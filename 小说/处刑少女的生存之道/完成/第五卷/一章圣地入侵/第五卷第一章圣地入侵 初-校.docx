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12A14" w14:textId="77777777" w:rsidR="00743069" w:rsidRDefault="00873996">
      <w:pPr>
        <w:widowControl/>
        <w:spacing w:before="100" w:beforeAutospacing="1" w:after="100" w:afterAutospacing="1"/>
        <w:jc w:val="left"/>
        <w:rPr>
          <w:del w:id="3" w:author="芙兰朵露" w:date="2022-05-22T01:45:00Z"/>
          <w:rFonts w:ascii="微软雅黑" w:eastAsia="微软雅黑" w:hAnsi="微软雅黑" w:cs="宋体"/>
          <w:color w:val="000000"/>
          <w:kern w:val="0"/>
          <w:sz w:val="27"/>
          <w:szCs w:val="27"/>
        </w:rPr>
      </w:pPr>
      <w:del w:id="4" w:author="芙兰朵露" w:date="2022-05-22T01:45:00Z">
        <w:r>
          <w:rPr>
            <w:rFonts w:ascii="微软雅黑" w:eastAsia="微软雅黑" w:hAnsi="微软雅黑" w:cs="宋体" w:hint="eastAsia"/>
            <w:color w:val="000000"/>
            <w:kern w:val="0"/>
            <w:sz w:val="27"/>
            <w:szCs w:val="27"/>
          </w:rPr>
          <w:delText>第一章</w:delText>
        </w:r>
        <w:r>
          <w:rPr>
            <w:rFonts w:ascii="微软雅黑" w:eastAsia="微软雅黑" w:hAnsi="微软雅黑" w:cs="宋体" w:hint="eastAsia"/>
            <w:color w:val="000000"/>
            <w:kern w:val="0"/>
            <w:sz w:val="27"/>
            <w:szCs w:val="27"/>
          </w:rPr>
          <w:delText xml:space="preserve"> </w:delText>
        </w:r>
        <w:r>
          <w:rPr>
            <w:rFonts w:ascii="微软雅黑" w:eastAsia="微软雅黑" w:hAnsi="微软雅黑" w:cs="宋体" w:hint="eastAsia"/>
            <w:color w:val="000000"/>
            <w:kern w:val="0"/>
            <w:sz w:val="27"/>
            <w:szCs w:val="27"/>
          </w:rPr>
          <w:delText>入侵圣地</w:delText>
        </w:r>
      </w:del>
    </w:p>
    <w:p w14:paraId="4FF80D2B" w14:textId="77777777" w:rsidR="00743069" w:rsidRDefault="00873996">
      <w:pPr>
        <w:ind w:firstLineChars="200" w:firstLine="420"/>
        <w:rPr>
          <w:del w:id="5" w:author="芙兰朵露" w:date="2022-05-22T01:45:00Z"/>
        </w:rPr>
      </w:pPr>
      <w:del w:id="6" w:author="芙兰朵露" w:date="2022-05-22T01:45:00Z">
        <w:r>
          <w:rPr>
            <w:rFonts w:hint="eastAsia"/>
          </w:rPr>
          <w:delText>雨水淅沥</w:delText>
        </w:r>
      </w:del>
    </w:p>
    <w:p w14:paraId="6AAA8592" w14:textId="77777777" w:rsidR="00483C78" w:rsidRPr="00750B60" w:rsidRDefault="00483C78" w:rsidP="00483C78">
      <w:pPr>
        <w:rPr>
          <w:ins w:id="7" w:author="芙兰朵露" w:date="2022-05-22T01:45:00Z"/>
        </w:rPr>
      </w:pPr>
      <w:ins w:id="8" w:author="芙兰朵露" w:date="2022-05-22T01:45:00Z">
        <w:r w:rsidRPr="00750B60">
          <w:rPr>
            <w:rFonts w:hint="eastAsia"/>
          </w:rPr>
          <w:t>骤雨初歇，天欲放晴。</w:t>
        </w:r>
      </w:ins>
    </w:p>
    <w:p w14:paraId="2AD3292D" w14:textId="602A0C7C" w:rsidR="00483C78" w:rsidRPr="00750B60" w:rsidRDefault="00483C78" w:rsidP="00483C78">
      <w:pPr>
        <w:pPrChange w:id="9" w:author="芙兰朵露" w:date="2022-05-22T01:45:00Z">
          <w:pPr>
            <w:ind w:firstLineChars="200" w:firstLine="420"/>
          </w:pPr>
        </w:pPrChange>
      </w:pPr>
      <w:ins w:id="10" w:author="芙兰朵露" w:date="2022-05-22T01:45:00Z">
        <w:r w:rsidRPr="00750B60">
          <w:rPr>
            <w:rFonts w:hint="eastAsia"/>
          </w:rPr>
          <w:t>此时，</w:t>
        </w:r>
      </w:ins>
      <w:r w:rsidRPr="00750B60">
        <w:rPr>
          <w:rFonts w:hint="eastAsia"/>
        </w:rPr>
        <w:t>东方</w:t>
      </w:r>
      <w:del w:id="11" w:author="芙兰朵露" w:date="2022-05-22T01:45:00Z">
        <w:r w:rsidR="00873996">
          <w:rPr>
            <w:rFonts w:hint="eastAsia"/>
          </w:rPr>
          <w:delText>刚刚</w:delText>
        </w:r>
      </w:del>
      <w:ins w:id="12" w:author="芙兰朵露" w:date="2022-05-22T01:45:00Z">
        <w:r w:rsidRPr="00750B60">
          <w:rPr>
            <w:rFonts w:hint="eastAsia"/>
          </w:rPr>
          <w:t>才</w:t>
        </w:r>
      </w:ins>
      <w:r w:rsidRPr="00750B60">
        <w:rPr>
          <w:rFonts w:hint="eastAsia"/>
        </w:rPr>
        <w:t>泛起</w:t>
      </w:r>
      <w:ins w:id="13" w:author="芙兰朵露" w:date="2022-05-22T01:45:00Z">
        <w:r w:rsidRPr="00750B60">
          <w:rPr>
            <w:rFonts w:hint="eastAsia"/>
          </w:rPr>
          <w:t>一抹</w:t>
        </w:r>
      </w:ins>
      <w:r w:rsidRPr="00750B60">
        <w:rPr>
          <w:rFonts w:hint="eastAsia"/>
        </w:rPr>
        <w:t>鱼肚白</w:t>
      </w:r>
      <w:del w:id="14" w:author="芙兰朵露" w:date="2022-05-22T01:45:00Z">
        <w:r w:rsidR="00873996">
          <w:rPr>
            <w:rFonts w:hint="eastAsia"/>
          </w:rPr>
          <w:delText>，仅有少数</w:delText>
        </w:r>
      </w:del>
      <w:ins w:id="15" w:author="芙兰朵露" w:date="2022-05-22T01:45:00Z">
        <w:r w:rsidRPr="00750B60">
          <w:rPr>
            <w:rFonts w:hint="eastAsia"/>
          </w:rPr>
          <w:t>。一缕一缕的淡淡</w:t>
        </w:r>
      </w:ins>
      <w:r w:rsidRPr="00750B60">
        <w:rPr>
          <w:rFonts w:hint="eastAsia"/>
        </w:rPr>
        <w:t>阳光</w:t>
      </w:r>
      <w:del w:id="16" w:author="芙兰朵露" w:date="2022-05-22T01:45:00Z">
        <w:r w:rsidR="00873996">
          <w:rPr>
            <w:rFonts w:hint="eastAsia"/>
          </w:rPr>
          <w:delText>可以突破积雨云的阻挡洒落地面</w:delText>
        </w:r>
      </w:del>
      <w:ins w:id="17" w:author="芙兰朵露" w:date="2022-05-22T01:45:00Z">
        <w:r w:rsidRPr="00750B60">
          <w:rPr>
            <w:rFonts w:hint="eastAsia"/>
          </w:rPr>
          <w:t>透过飘雨的云层</w:t>
        </w:r>
      </w:ins>
      <w:r w:rsidRPr="00750B60">
        <w:rPr>
          <w:rFonts w:hint="eastAsia"/>
        </w:rPr>
        <w:t>，再加上四处弥漫的晨雾，这是个视野条件很差的清晨。</w:t>
      </w:r>
      <w:ins w:id="18" w:author="芙兰朵露" w:date="2022-05-22T01:45:00Z">
        <w:r w:rsidRPr="00750B60">
          <w:rPr>
            <w:rFonts w:hint="eastAsia"/>
          </w:rPr>
          <w:t>这场细雨像是</w:t>
        </w:r>
      </w:ins>
      <w:r w:rsidRPr="00750B60">
        <w:rPr>
          <w:rFonts w:hint="eastAsia"/>
        </w:rPr>
        <w:t>雾一样</w:t>
      </w:r>
      <w:del w:id="19" w:author="芙兰朵露" w:date="2022-05-22T01:45:00Z">
        <w:r w:rsidR="00873996">
          <w:rPr>
            <w:rFonts w:hint="eastAsia"/>
          </w:rPr>
          <w:delText>细小的雨滴</w:delText>
        </w:r>
      </w:del>
      <w:r w:rsidRPr="00750B60">
        <w:rPr>
          <w:rFonts w:hint="eastAsia"/>
        </w:rPr>
        <w:t>拉成丝线，</w:t>
      </w:r>
      <w:del w:id="20" w:author="芙兰朵露" w:date="2022-05-22T01:45:00Z">
        <w:r w:rsidR="00873996">
          <w:rPr>
            <w:rFonts w:hint="eastAsia"/>
          </w:rPr>
          <w:delText>落</w:delText>
        </w:r>
      </w:del>
      <w:ins w:id="21" w:author="芙兰朵露" w:date="2022-05-22T01:45:00Z">
        <w:r w:rsidRPr="00750B60">
          <w:rPr>
            <w:rFonts w:hint="eastAsia"/>
          </w:rPr>
          <w:t>打湿了默默走</w:t>
        </w:r>
      </w:ins>
      <w:r w:rsidRPr="00750B60">
        <w:rPr>
          <w:rFonts w:hint="eastAsia"/>
        </w:rPr>
        <w:t>在</w:t>
      </w:r>
      <w:del w:id="22" w:author="芙兰朵露" w:date="2022-05-22T01:45:00Z">
        <w:r w:rsidR="00873996">
          <w:rPr>
            <w:rFonts w:hint="eastAsia"/>
          </w:rPr>
          <w:delText>一位沉默着赶路</w:delText>
        </w:r>
      </w:del>
      <w:ins w:id="23" w:author="芙兰朵露" w:date="2022-05-22T01:45:00Z">
        <w:r w:rsidRPr="00750B60">
          <w:rPr>
            <w:rFonts w:hint="eastAsia"/>
          </w:rPr>
          <w:t>雨中</w:t>
        </w:r>
      </w:ins>
      <w:r w:rsidRPr="00750B60">
        <w:rPr>
          <w:rFonts w:hint="eastAsia"/>
        </w:rPr>
        <w:t>的</w:t>
      </w:r>
      <w:del w:id="24" w:author="芙兰朵露" w:date="2022-05-22T01:45:00Z">
        <w:r w:rsidR="00873996">
          <w:rPr>
            <w:rFonts w:hint="eastAsia"/>
          </w:rPr>
          <w:delText>少女神</w:delText>
        </w:r>
      </w:del>
      <w:ins w:id="25" w:author="芙兰朵露" w:date="2022-05-22T01:45:00Z">
        <w:r w:rsidRPr="00750B60">
          <w:rPr>
            <w:rFonts w:hint="eastAsia"/>
          </w:rPr>
          <w:t>神</w:t>
        </w:r>
      </w:ins>
      <w:r w:rsidRPr="00750B60">
        <w:rPr>
          <w:rFonts w:hint="eastAsia"/>
        </w:rPr>
        <w:t>官</w:t>
      </w:r>
      <w:ins w:id="26" w:author="芙兰朵露" w:date="2022-05-22T01:45:00Z">
        <w:r w:rsidRPr="00750B60">
          <w:rPr>
            <w:rFonts w:hint="eastAsia"/>
          </w:rPr>
          <w:t>少女</w:t>
        </w:r>
      </w:ins>
      <w:r w:rsidRPr="00750B60">
        <w:rPr>
          <w:rFonts w:hint="eastAsia"/>
        </w:rPr>
        <w:t>身上</w:t>
      </w:r>
      <w:del w:id="27" w:author="芙兰朵露" w:date="2022-05-22T01:45:00Z">
        <w:r w:rsidR="00873996">
          <w:rPr>
            <w:rFonts w:hint="eastAsia"/>
          </w:rPr>
          <w:delText>，浸湿了她的身体</w:delText>
        </w:r>
      </w:del>
      <w:r w:rsidRPr="00750B60">
        <w:rPr>
          <w:rFonts w:hint="eastAsia"/>
        </w:rPr>
        <w:t>。</w:t>
      </w:r>
    </w:p>
    <w:p w14:paraId="01DF75D9" w14:textId="0AD87EB8" w:rsidR="00483C78" w:rsidRPr="00750B60" w:rsidRDefault="00873996" w:rsidP="00483C78">
      <w:pPr>
        <w:pPrChange w:id="28" w:author="芙兰朵露" w:date="2022-05-22T01:45:00Z">
          <w:pPr>
            <w:ind w:firstLineChars="200" w:firstLine="420"/>
          </w:pPr>
        </w:pPrChange>
      </w:pPr>
      <w:del w:id="29" w:author="芙兰朵露" w:date="2022-05-22T01:45:00Z">
        <w:r>
          <w:rPr>
            <w:rFonts w:hint="eastAsia"/>
          </w:rPr>
          <w:delText>用来避雨</w:delText>
        </w:r>
      </w:del>
      <w:ins w:id="30" w:author="芙兰朵露" w:date="2022-05-22T01:45:00Z">
        <w:r w:rsidR="00483C78" w:rsidRPr="00750B60">
          <w:rPr>
            <w:rFonts w:hint="eastAsia"/>
          </w:rPr>
          <w:t>她</w:t>
        </w:r>
      </w:ins>
      <w:r w:rsidR="00483C78" w:rsidRPr="00750B60">
        <w:rPr>
          <w:rFonts w:hint="eastAsia"/>
        </w:rPr>
        <w:t>的</w:t>
      </w:r>
      <w:del w:id="31" w:author="芙兰朵露" w:date="2022-05-22T01:45:00Z">
        <w:r>
          <w:rPr>
            <w:rFonts w:hint="eastAsia"/>
          </w:rPr>
          <w:delText>外套下面</w:delText>
        </w:r>
      </w:del>
      <w:ins w:id="32" w:author="芙兰朵露" w:date="2022-05-22T01:45:00Z">
        <w:r w:rsidR="00483C78" w:rsidRPr="00750B60">
          <w:rPr>
            <w:rFonts w:hint="eastAsia"/>
          </w:rPr>
          <w:t>雨衣下</w:t>
        </w:r>
      </w:ins>
      <w:r w:rsidR="00483C78" w:rsidRPr="00750B60">
        <w:rPr>
          <w:rFonts w:hint="eastAsia"/>
        </w:rPr>
        <w:t>是白色的神官服，这表示她目前还是一位辅佐神官。</w:t>
      </w:r>
      <w:del w:id="33" w:author="芙兰朵露" w:date="2022-05-22T01:45:00Z">
        <w:r>
          <w:rPr>
            <w:rFonts w:hint="eastAsia"/>
          </w:rPr>
          <w:delText>这个世界上</w:delText>
        </w:r>
      </w:del>
      <w:r w:rsidR="00483C78" w:rsidRPr="00750B60">
        <w:rPr>
          <w:rFonts w:hint="eastAsia"/>
        </w:rPr>
        <w:t>有许多神官</w:t>
      </w:r>
      <w:del w:id="34" w:author="芙兰朵露" w:date="2022-05-22T01:45:00Z">
        <w:r>
          <w:rPr>
            <w:rFonts w:hint="eastAsia"/>
          </w:rPr>
          <w:delText>都是这样，在</w:delText>
        </w:r>
      </w:del>
      <w:ins w:id="35" w:author="芙兰朵露" w:date="2022-05-22T01:45:00Z">
        <w:r w:rsidR="00483C78" w:rsidRPr="00750B60">
          <w:rPr>
            <w:rFonts w:hint="eastAsia"/>
          </w:rPr>
          <w:t>云游</w:t>
        </w:r>
      </w:ins>
      <w:r w:rsidR="00483C78" w:rsidRPr="00750B60">
        <w:rPr>
          <w:rFonts w:hint="eastAsia"/>
        </w:rPr>
        <w:t>大陆各地</w:t>
      </w:r>
      <w:del w:id="36" w:author="芙兰朵露" w:date="2022-05-22T01:45:00Z">
        <w:r>
          <w:rPr>
            <w:rFonts w:hint="eastAsia"/>
          </w:rPr>
          <w:delText>四处</w:delText>
        </w:r>
      </w:del>
      <w:ins w:id="37" w:author="芙兰朵露" w:date="2022-05-22T01:45:00Z">
        <w:r w:rsidR="00483C78" w:rsidRPr="00750B60">
          <w:rPr>
            <w:rFonts w:hint="eastAsia"/>
          </w:rPr>
          <w:t>，顺带</w:t>
        </w:r>
      </w:ins>
      <w:r w:rsidR="00483C78" w:rsidRPr="00750B60">
        <w:rPr>
          <w:rFonts w:hint="eastAsia"/>
        </w:rPr>
        <w:t>巡礼</w:t>
      </w:r>
      <w:del w:id="38" w:author="芙兰朵露" w:date="2022-05-22T01:45:00Z">
        <w:r>
          <w:rPr>
            <w:rFonts w:hint="eastAsia"/>
          </w:rPr>
          <w:delText>同时进行神官的</w:delText>
        </w:r>
      </w:del>
      <w:ins w:id="39" w:author="芙兰朵露" w:date="2022-05-22T01:45:00Z">
        <w:r w:rsidR="00483C78" w:rsidRPr="00750B60">
          <w:rPr>
            <w:rFonts w:hint="eastAsia"/>
          </w:rPr>
          <w:t>及</w:t>
        </w:r>
      </w:ins>
      <w:r w:rsidR="00483C78" w:rsidRPr="00750B60">
        <w:rPr>
          <w:rFonts w:hint="eastAsia"/>
        </w:rPr>
        <w:t>修行。少女如果穿着的是</w:t>
      </w:r>
      <w:del w:id="40" w:author="芙兰朵露" w:date="2022-05-22T01:45:00Z">
        <w:r>
          <w:rPr>
            <w:rFonts w:hint="eastAsia"/>
          </w:rPr>
          <w:delText>制式</w:delText>
        </w:r>
      </w:del>
      <w:ins w:id="41" w:author="芙兰朵露" w:date="2022-05-22T01:45:00Z">
        <w:r w:rsidR="00483C78" w:rsidRPr="00750B60">
          <w:rPr>
            <w:rFonts w:hint="eastAsia"/>
          </w:rPr>
          <w:t>平常的</w:t>
        </w:r>
      </w:ins>
      <w:r w:rsidR="00483C78" w:rsidRPr="00750B60">
        <w:rPr>
          <w:rFonts w:hint="eastAsia"/>
        </w:rPr>
        <w:t>神官服，</w:t>
      </w:r>
      <w:del w:id="42" w:author="芙兰朵露" w:date="2022-05-22T01:45:00Z">
        <w:r>
          <w:rPr>
            <w:rFonts w:hint="eastAsia"/>
          </w:rPr>
          <w:delText>再加上</w:delText>
        </w:r>
      </w:del>
      <w:ins w:id="43" w:author="芙兰朵露" w:date="2022-05-22T01:45:00Z">
        <w:r w:rsidR="00483C78" w:rsidRPr="00750B60">
          <w:rPr>
            <w:rFonts w:hint="eastAsia"/>
          </w:rPr>
          <w:t>并且用头上</w:t>
        </w:r>
      </w:ins>
      <w:r w:rsidR="00483C78" w:rsidRPr="00750B60">
        <w:rPr>
          <w:rFonts w:hint="eastAsia"/>
        </w:rPr>
        <w:t>防雨斗篷的兜帽遮住了脸部</w:t>
      </w:r>
      <w:ins w:id="44" w:author="芙兰朵露" w:date="2022-05-22T01:45:00Z">
        <w:r w:rsidR="00483C78" w:rsidRPr="00750B60">
          <w:rPr>
            <w:rFonts w:hint="eastAsia"/>
          </w:rPr>
          <w:t>的话</w:t>
        </w:r>
      </w:ins>
      <w:r w:rsidR="00483C78" w:rsidRPr="00750B60">
        <w:rPr>
          <w:rFonts w:hint="eastAsia"/>
        </w:rPr>
        <w:t>，那单从外表很难分辨出她到底是谁。</w:t>
      </w:r>
    </w:p>
    <w:p w14:paraId="74B8B8C8" w14:textId="1DDA8331" w:rsidR="00483C78" w:rsidRPr="00750B60" w:rsidRDefault="00483C78" w:rsidP="00483C78">
      <w:pPr>
        <w:pPrChange w:id="45" w:author="芙兰朵露" w:date="2022-05-22T01:45:00Z">
          <w:pPr>
            <w:ind w:firstLineChars="200" w:firstLine="420"/>
          </w:pPr>
        </w:pPrChange>
      </w:pPr>
      <w:r w:rsidRPr="00750B60">
        <w:rPr>
          <w:rFonts w:hint="eastAsia"/>
        </w:rPr>
        <w:t>但很</w:t>
      </w:r>
      <w:del w:id="46" w:author="芙兰朵露" w:date="2022-05-22T01:45:00Z">
        <w:r w:rsidR="00873996">
          <w:rPr>
            <w:rFonts w:hint="eastAsia"/>
          </w:rPr>
          <w:delText>明显这位少女对自己</w:delText>
        </w:r>
      </w:del>
      <w:ins w:id="47" w:author="芙兰朵露" w:date="2022-05-22T01:45:00Z">
        <w:r w:rsidRPr="00750B60">
          <w:rPr>
            <w:rFonts w:hint="eastAsia"/>
          </w:rPr>
          <w:t>她</w:t>
        </w:r>
      </w:ins>
      <w:r w:rsidRPr="00750B60">
        <w:rPr>
          <w:rFonts w:hint="eastAsia"/>
        </w:rPr>
        <w:t>的神官服</w:t>
      </w:r>
      <w:del w:id="48" w:author="芙兰朵露" w:date="2022-05-22T01:45:00Z">
        <w:r w:rsidR="00873996">
          <w:rPr>
            <w:rFonts w:hint="eastAsia"/>
          </w:rPr>
          <w:delText>进行了</w:delText>
        </w:r>
      </w:del>
      <w:ins w:id="49" w:author="芙兰朵露" w:date="2022-05-22T01:45:00Z">
        <w:r w:rsidRPr="00750B60">
          <w:rPr>
            <w:rFonts w:hint="eastAsia"/>
          </w:rPr>
          <w:t>经过</w:t>
        </w:r>
      </w:ins>
      <w:r w:rsidRPr="00750B60">
        <w:rPr>
          <w:rFonts w:hint="eastAsia"/>
        </w:rPr>
        <w:t>特征明显的大胆</w:t>
      </w:r>
      <w:del w:id="50" w:author="芙兰朵露" w:date="2022-05-22T01:45:00Z">
        <w:r w:rsidR="00873996">
          <w:rPr>
            <w:rFonts w:hint="eastAsia"/>
          </w:rPr>
          <w:delText>改造</w:delText>
        </w:r>
      </w:del>
      <w:ins w:id="51" w:author="芙兰朵露" w:date="2022-05-22T01:45:00Z">
        <w:r w:rsidRPr="00750B60">
          <w:rPr>
            <w:rFonts w:hint="eastAsia"/>
          </w:rPr>
          <w:t>改衣</w:t>
        </w:r>
      </w:ins>
      <w:r w:rsidRPr="00750B60">
        <w:rPr>
          <w:rFonts w:hint="eastAsia"/>
        </w:rPr>
        <w:t>：</w:t>
      </w:r>
    </w:p>
    <w:p w14:paraId="6D95BE47" w14:textId="7325A286" w:rsidR="00483C78" w:rsidRPr="00750B60" w:rsidRDefault="00483C78" w:rsidP="00483C78">
      <w:pPr>
        <w:pPrChange w:id="52" w:author="芙兰朵露" w:date="2022-05-22T01:45:00Z">
          <w:pPr>
            <w:ind w:firstLineChars="200" w:firstLine="420"/>
          </w:pPr>
        </w:pPrChange>
      </w:pPr>
      <w:r w:rsidRPr="00750B60">
        <w:rPr>
          <w:rFonts w:hint="eastAsia"/>
        </w:rPr>
        <w:t>本来长及脚踝的</w:t>
      </w:r>
      <w:del w:id="53" w:author="芙兰朵露" w:date="2022-05-22T01:45:00Z">
        <w:r w:rsidR="00873996">
          <w:rPr>
            <w:rFonts w:hint="eastAsia"/>
          </w:rPr>
          <w:delText>朴素</w:delText>
        </w:r>
      </w:del>
      <w:ins w:id="54" w:author="芙兰朵露" w:date="2022-05-22T01:45:00Z">
        <w:r w:rsidRPr="00750B60">
          <w:rPr>
            <w:rFonts w:hint="eastAsia"/>
          </w:rPr>
          <w:t>素雅的</w:t>
        </w:r>
      </w:ins>
      <w:r w:rsidRPr="00750B60">
        <w:rPr>
          <w:rFonts w:hint="eastAsia"/>
        </w:rPr>
        <w:t>神官服被裁减过半，裙子末端不及膝盖，</w:t>
      </w:r>
      <w:del w:id="55" w:author="芙兰朵露" w:date="2022-05-22T01:45:00Z">
        <w:r w:rsidR="00873996">
          <w:rPr>
            <w:rFonts w:hint="eastAsia"/>
          </w:rPr>
          <w:delText>同时还</w:delText>
        </w:r>
      </w:del>
      <w:r w:rsidRPr="00750B60">
        <w:rPr>
          <w:rFonts w:hint="eastAsia"/>
        </w:rPr>
        <w:t>缝</w:t>
      </w:r>
      <w:del w:id="56" w:author="芙兰朵露" w:date="2022-05-22T01:45:00Z">
        <w:r w:rsidR="00873996">
          <w:rPr>
            <w:rFonts w:hint="eastAsia"/>
          </w:rPr>
          <w:delText>上了</w:delText>
        </w:r>
      </w:del>
      <w:proofErr w:type="gramStart"/>
      <w:ins w:id="57" w:author="芙兰朵露" w:date="2022-05-22T01:45:00Z">
        <w:r w:rsidRPr="00750B60">
          <w:rPr>
            <w:rFonts w:hint="eastAsia"/>
          </w:rPr>
          <w:t>着</w:t>
        </w:r>
      </w:ins>
      <w:proofErr w:type="gramEnd"/>
      <w:r w:rsidRPr="00750B60">
        <w:rPr>
          <w:rFonts w:hint="eastAsia"/>
        </w:rPr>
        <w:t>大量可爱的褶边。</w:t>
      </w:r>
      <w:del w:id="58" w:author="芙兰朵露" w:date="2022-05-22T01:45:00Z">
        <w:r w:rsidR="00873996">
          <w:rPr>
            <w:rFonts w:hint="eastAsia"/>
          </w:rPr>
          <w:delText>从变成</w:delText>
        </w:r>
      </w:del>
      <w:ins w:id="59" w:author="芙兰朵露" w:date="2022-05-22T01:45:00Z">
        <w:r w:rsidRPr="00750B60">
          <w:rPr>
            <w:rFonts w:hint="eastAsia"/>
          </w:rPr>
          <w:t>被改成</w:t>
        </w:r>
      </w:ins>
      <w:r w:rsidRPr="00750B60">
        <w:rPr>
          <w:rFonts w:hint="eastAsia"/>
        </w:rPr>
        <w:t>迷你裙的神官服中伸出</w:t>
      </w:r>
      <w:del w:id="60" w:author="芙兰朵露" w:date="2022-05-22T01:45:00Z">
        <w:r w:rsidR="00873996">
          <w:rPr>
            <w:rFonts w:hint="eastAsia"/>
          </w:rPr>
          <w:delText>的</w:delText>
        </w:r>
      </w:del>
      <w:ins w:id="61" w:author="芙兰朵露" w:date="2022-05-22T01:45:00Z">
        <w:r w:rsidRPr="00750B60">
          <w:rPr>
            <w:rFonts w:hint="eastAsia"/>
          </w:rPr>
          <w:t>一双</w:t>
        </w:r>
      </w:ins>
      <w:r w:rsidRPr="00750B60">
        <w:rPr>
          <w:rFonts w:hint="eastAsia"/>
        </w:rPr>
        <w:t>健康的长腿</w:t>
      </w:r>
      <w:del w:id="62" w:author="芙兰朵露" w:date="2022-05-22T01:45:00Z">
        <w:r w:rsidR="00873996">
          <w:rPr>
            <w:rFonts w:hint="eastAsia"/>
          </w:rPr>
          <w:delText>上</w:delText>
        </w:r>
      </w:del>
      <w:ins w:id="63" w:author="芙兰朵露" w:date="2022-05-22T01:45:00Z">
        <w:r w:rsidRPr="00750B60">
          <w:rPr>
            <w:rFonts w:hint="eastAsia"/>
          </w:rPr>
          <w:t>，</w:t>
        </w:r>
      </w:ins>
      <w:r w:rsidRPr="00750B60">
        <w:rPr>
          <w:rFonts w:hint="eastAsia"/>
        </w:rPr>
        <w:t>穿着</w:t>
      </w:r>
      <w:ins w:id="64" w:author="芙兰朵露" w:date="2022-05-22T01:45:00Z">
        <w:r w:rsidRPr="00750B60">
          <w:rPr>
            <w:rFonts w:hint="eastAsia"/>
          </w:rPr>
          <w:t>一层</w:t>
        </w:r>
      </w:ins>
      <w:r w:rsidRPr="00750B60">
        <w:rPr>
          <w:rFonts w:hint="eastAsia"/>
        </w:rPr>
        <w:t>黑色</w:t>
      </w:r>
      <w:del w:id="65" w:author="芙兰朵露" w:date="2022-05-22T01:45:00Z">
        <w:r w:rsidR="00873996">
          <w:rPr>
            <w:rFonts w:hint="eastAsia"/>
          </w:rPr>
          <w:delText>的紧身裤。</w:delText>
        </w:r>
      </w:del>
      <w:ins w:id="66" w:author="芙兰朵露" w:date="2022-05-22T01:45:00Z">
        <w:r w:rsidRPr="00750B60">
          <w:rPr>
            <w:rFonts w:hint="eastAsia"/>
          </w:rPr>
          <w:t>连裤袜。说到打扮成这样的第一身份，</w:t>
        </w:r>
      </w:ins>
      <w:r w:rsidRPr="00750B60">
        <w:rPr>
          <w:rFonts w:hint="eastAsia"/>
        </w:rPr>
        <w:t>在这广阔的大陆中</w:t>
      </w:r>
      <w:del w:id="67" w:author="芙兰朵露" w:date="2022-05-22T01:45:00Z">
        <w:r w:rsidR="00873996">
          <w:rPr>
            <w:rFonts w:hint="eastAsia"/>
          </w:rPr>
          <w:delText>会穿成这样的第一身份</w:delText>
        </w:r>
      </w:del>
      <w:r w:rsidRPr="00750B60">
        <w:rPr>
          <w:rFonts w:hint="eastAsia"/>
        </w:rPr>
        <w:t>只有一人：</w:t>
      </w:r>
    </w:p>
    <w:p w14:paraId="24B190AC" w14:textId="533A44BE" w:rsidR="00483C78" w:rsidRPr="00750B60" w:rsidRDefault="00873996" w:rsidP="00483C78">
      <w:pPr>
        <w:pPrChange w:id="68" w:author="芙兰朵露" w:date="2022-05-22T01:45:00Z">
          <w:pPr>
            <w:ind w:firstLineChars="200" w:firstLine="420"/>
          </w:pPr>
        </w:pPrChange>
      </w:pPr>
      <w:del w:id="69" w:author="芙兰朵露" w:date="2022-05-22T01:45:00Z">
        <w:r>
          <w:rPr>
            <w:rFonts w:hint="eastAsia"/>
          </w:rPr>
          <w:delText>那就是大胆地将自己称为</w:delText>
        </w:r>
      </w:del>
      <w:ins w:id="70" w:author="芙兰朵露" w:date="2022-05-22T01:45:00Z">
        <w:r w:rsidR="00483C78" w:rsidRPr="00750B60">
          <w:rPr>
            <w:rFonts w:hint="eastAsia"/>
          </w:rPr>
          <w:t>她叫</w:t>
        </w:r>
        <w:proofErr w:type="gramStart"/>
        <w:r w:rsidR="00483C78" w:rsidRPr="00750B60">
          <w:rPr>
            <w:rFonts w:hint="eastAsia"/>
          </w:rPr>
          <w:t>茉茉</w:t>
        </w:r>
        <w:proofErr w:type="gramEnd"/>
        <w:r w:rsidR="00483C78" w:rsidRPr="00750B60">
          <w:rPr>
            <w:rFonts w:hint="eastAsia"/>
          </w:rPr>
          <w:t>，自称是</w:t>
        </w:r>
      </w:ins>
      <w:r w:rsidR="00483C78" w:rsidRPr="00750B60">
        <w:rPr>
          <w:rFonts w:hint="eastAsia"/>
        </w:rPr>
        <w:t>梅诺</w:t>
      </w:r>
      <w:del w:id="71" w:author="芙兰朵露" w:date="2022-05-22T01:45:00Z">
        <w:r>
          <w:rPr>
            <w:rFonts w:hint="eastAsia"/>
          </w:rPr>
          <w:delText>最</w:delText>
        </w:r>
      </w:del>
      <w:r w:rsidR="00483C78" w:rsidRPr="00750B60">
        <w:rPr>
          <w:rFonts w:hint="eastAsia"/>
        </w:rPr>
        <w:t>忠实</w:t>
      </w:r>
      <w:del w:id="72" w:author="芙兰朵露" w:date="2022-05-22T01:45:00Z">
        <w:r>
          <w:rPr>
            <w:rFonts w:hint="eastAsia"/>
          </w:rPr>
          <w:delText>的</w:delText>
        </w:r>
      </w:del>
      <w:r w:rsidR="00483C78" w:rsidRPr="00750B60">
        <w:rPr>
          <w:rFonts w:hint="eastAsia"/>
        </w:rPr>
        <w:t>仆人的</w:t>
      </w:r>
      <w:del w:id="73" w:author="芙兰朵露" w:date="2022-05-22T01:45:00Z">
        <w:r>
          <w:rPr>
            <w:rFonts w:hint="eastAsia"/>
          </w:rPr>
          <w:delText>茉茉</w:delText>
        </w:r>
      </w:del>
      <w:ins w:id="74" w:author="芙兰朵露" w:date="2022-05-22T01:45:00Z">
        <w:r w:rsidR="00483C78" w:rsidRPr="00750B60">
          <w:rPr>
            <w:rFonts w:hint="eastAsia"/>
          </w:rPr>
          <w:t>神官辅佐</w:t>
        </w:r>
      </w:ins>
      <w:r w:rsidR="00483C78" w:rsidRPr="00750B60">
        <w:rPr>
          <w:rFonts w:hint="eastAsia"/>
        </w:rPr>
        <w:t>。</w:t>
      </w:r>
    </w:p>
    <w:p w14:paraId="4B07D918" w14:textId="5C8B5BB7" w:rsidR="00483C78" w:rsidRPr="00750B60" w:rsidRDefault="00873996" w:rsidP="00483C78">
      <w:pPr>
        <w:pPrChange w:id="75" w:author="芙兰朵露" w:date="2022-05-22T01:45:00Z">
          <w:pPr>
            <w:ind w:firstLineChars="200" w:firstLine="420"/>
          </w:pPr>
        </w:pPrChange>
      </w:pPr>
      <w:del w:id="76" w:author="芙兰朵露" w:date="2022-05-22T01:45:00Z">
        <w:r>
          <w:rPr>
            <w:rFonts w:hint="eastAsia"/>
          </w:rPr>
          <w:delText>“</w:delText>
        </w:r>
        <w:r>
          <w:rPr>
            <w:rFonts w:hint="eastAsia"/>
          </w:rPr>
          <w:delText>......</w:delText>
        </w:r>
      </w:del>
      <w:ins w:id="77" w:author="芙兰朵露" w:date="2022-05-22T01:45:00Z">
        <w:r w:rsidR="00483C78" w:rsidRPr="00750B60">
          <w:rPr>
            <w:rFonts w:hint="eastAsia"/>
          </w:rPr>
          <w:t>「</w:t>
        </w:r>
        <w:r w:rsidR="00675838" w:rsidRPr="00750B60">
          <w:t>……</w:t>
        </w:r>
      </w:ins>
      <w:r w:rsidR="00483C78" w:rsidRPr="00750B60">
        <w:t>真是</w:t>
      </w:r>
      <w:del w:id="78" w:author="芙兰朵露" w:date="2022-05-22T01:45:00Z">
        <w:r>
          <w:rPr>
            <w:rFonts w:hint="eastAsia"/>
          </w:rPr>
          <w:delText>麻烦</w:delText>
        </w:r>
      </w:del>
      <w:ins w:id="79" w:author="芙兰朵露" w:date="2022-05-22T01:45:00Z">
        <w:r w:rsidR="00483C78" w:rsidRPr="00750B60">
          <w:t>讨厌</w:t>
        </w:r>
      </w:ins>
      <w:r w:rsidR="00483C78" w:rsidRPr="00750B60">
        <w:t>的雨</w:t>
      </w:r>
      <w:del w:id="80" w:author="芙兰朵露" w:date="2022-05-22T01:45:00Z">
        <w:r>
          <w:rPr>
            <w:rFonts w:hint="eastAsia"/>
          </w:rPr>
          <w:delText>。”</w:delText>
        </w:r>
      </w:del>
      <w:ins w:id="81" w:author="芙兰朵露" w:date="2022-05-22T01:45:00Z">
        <w:r w:rsidR="00483C78" w:rsidRPr="00750B60">
          <w:t>」</w:t>
        </w:r>
      </w:ins>
    </w:p>
    <w:p w14:paraId="072059EB" w14:textId="1BE68DB5" w:rsidR="00483C78" w:rsidRPr="00750B60" w:rsidRDefault="00873996" w:rsidP="00483C78">
      <w:pPr>
        <w:pPrChange w:id="82" w:author="芙兰朵露" w:date="2022-05-22T01:45:00Z">
          <w:pPr>
            <w:ind w:firstLineChars="200" w:firstLine="420"/>
          </w:pPr>
        </w:pPrChange>
      </w:pPr>
      <w:del w:id="83" w:author="芙兰朵露" w:date="2022-05-22T01:45:00Z">
        <w:r>
          <w:rPr>
            <w:rFonts w:hint="eastAsia"/>
          </w:rPr>
          <w:delText>她抬起</w:delText>
        </w:r>
        <w:r>
          <w:rPr>
            <w:rFonts w:hint="eastAsia"/>
          </w:rPr>
          <w:delText>14</w:delText>
        </w:r>
      </w:del>
      <w:ins w:id="84" w:author="芙兰朵露" w:date="2022-05-22T01:45:00Z">
        <w:r w:rsidR="00483C78" w:rsidRPr="00750B60">
          <w:rPr>
            <w:rFonts w:hint="eastAsia"/>
          </w:rPr>
          <w:t>十四</w:t>
        </w:r>
      </w:ins>
      <w:r w:rsidR="00483C78" w:rsidRPr="00750B60">
        <w:rPr>
          <w:rFonts w:hint="eastAsia"/>
        </w:rPr>
        <w:t>岁</w:t>
      </w:r>
      <w:del w:id="85" w:author="芙兰朵露" w:date="2022-05-22T01:45:00Z">
        <w:r>
          <w:rPr>
            <w:rFonts w:hint="eastAsia"/>
          </w:rPr>
          <w:delText>年轻</w:delText>
        </w:r>
      </w:del>
      <w:r w:rsidR="00483C78" w:rsidRPr="00750B60">
        <w:rPr>
          <w:rFonts w:hint="eastAsia"/>
        </w:rPr>
        <w:t>的</w:t>
      </w:r>
      <w:del w:id="86" w:author="芙兰朵露" w:date="2022-05-22T01:45:00Z">
        <w:r>
          <w:rPr>
            <w:rFonts w:hint="eastAsia"/>
          </w:rPr>
          <w:delText>小脸看了看被积雨云遮蔽</w:delText>
        </w:r>
      </w:del>
      <w:ins w:id="87" w:author="芙兰朵露" w:date="2022-05-22T01:45:00Z">
        <w:r w:rsidR="00483C78" w:rsidRPr="00750B60">
          <w:rPr>
            <w:rFonts w:hint="eastAsia"/>
          </w:rPr>
          <w:t>她用着与她年龄相称</w:t>
        </w:r>
      </w:ins>
      <w:r w:rsidR="00483C78" w:rsidRPr="00750B60">
        <w:rPr>
          <w:rFonts w:hint="eastAsia"/>
        </w:rPr>
        <w:t>的</w:t>
      </w:r>
      <w:del w:id="88" w:author="芙兰朵露" w:date="2022-05-22T01:45:00Z">
        <w:r>
          <w:rPr>
            <w:rFonts w:hint="eastAsia"/>
          </w:rPr>
          <w:delText>天空</w:delText>
        </w:r>
      </w:del>
      <w:ins w:id="89" w:author="芙兰朵露" w:date="2022-05-22T01:45:00Z">
        <w:r w:rsidR="00483C78" w:rsidRPr="00750B60">
          <w:rPr>
            <w:rFonts w:hint="eastAsia"/>
          </w:rPr>
          <w:t>稚嫩脸庞，观察着雨云</w:t>
        </w:r>
      </w:ins>
      <w:r w:rsidR="00483C78" w:rsidRPr="00750B60">
        <w:rPr>
          <w:rFonts w:hint="eastAsia"/>
        </w:rPr>
        <w:t>。</w:t>
      </w:r>
    </w:p>
    <w:p w14:paraId="7F264AEF" w14:textId="3458D575" w:rsidR="00483C78" w:rsidRPr="00750B60" w:rsidRDefault="00873996" w:rsidP="00483C78">
      <w:pPr>
        <w:pPrChange w:id="90" w:author="芙兰朵露" w:date="2022-05-22T01:45:00Z">
          <w:pPr>
            <w:ind w:firstLineChars="200" w:firstLine="420"/>
          </w:pPr>
        </w:pPrChange>
      </w:pPr>
      <w:del w:id="91" w:author="芙兰朵露" w:date="2022-05-22T01:45:00Z">
        <w:r>
          <w:rPr>
            <w:rFonts w:hint="eastAsia"/>
          </w:rPr>
          <w:delText>昨晚开始云的流向就觉得不太对劲</w:delText>
        </w:r>
      </w:del>
      <w:proofErr w:type="gramStart"/>
      <w:ins w:id="92" w:author="芙兰朵露" w:date="2022-05-22T01:45:00Z">
        <w:r w:rsidR="00483C78" w:rsidRPr="00750B60">
          <w:rPr>
            <w:rFonts w:hint="eastAsia"/>
          </w:rPr>
          <w:t>昨夜</w:t>
        </w:r>
        <w:r w:rsidR="00E30826" w:rsidRPr="00750B60">
          <w:rPr>
            <w:rFonts w:hint="eastAsia"/>
          </w:rPr>
          <w:t>就</w:t>
        </w:r>
        <w:proofErr w:type="gramEnd"/>
        <w:r w:rsidR="00E30826" w:rsidRPr="00750B60">
          <w:rPr>
            <w:rFonts w:hint="eastAsia"/>
          </w:rPr>
          <w:t>见乌云密布而担忧</w:t>
        </w:r>
      </w:ins>
      <w:r w:rsidR="00483C78" w:rsidRPr="00750B60">
        <w:rPr>
          <w:rFonts w:hint="eastAsia"/>
        </w:rPr>
        <w:t>，早上一看果然不出所料</w:t>
      </w:r>
      <w:del w:id="93" w:author="芙兰朵露" w:date="2022-05-22T01:45:00Z">
        <w:r>
          <w:rPr>
            <w:rFonts w:hint="eastAsia"/>
          </w:rPr>
          <w:delText>。在天将亮的时候漆黑的积雨云接过黑夜的气氛，开始向下方肆意倾泻</w:delText>
        </w:r>
      </w:del>
      <w:ins w:id="94" w:author="芙兰朵露" w:date="2022-05-22T01:45:00Z">
        <w:r w:rsidR="00E30826" w:rsidRPr="00750B60">
          <w:rPr>
            <w:rFonts w:hint="eastAsia"/>
          </w:rPr>
          <w:t>，发生了不希望发生的事</w:t>
        </w:r>
        <w:r w:rsidR="00483C78" w:rsidRPr="00750B60">
          <w:rPr>
            <w:rFonts w:hint="eastAsia"/>
          </w:rPr>
          <w:t>。在黎明前，天上的云朵相比白色，更接近黑色，倾泻</w:t>
        </w:r>
        <w:r w:rsidR="00E30826" w:rsidRPr="00750B60">
          <w:rPr>
            <w:rFonts w:hint="eastAsia"/>
          </w:rPr>
          <w:t>着</w:t>
        </w:r>
        <w:r w:rsidR="00483C78" w:rsidRPr="00750B60">
          <w:rPr>
            <w:rFonts w:hint="eastAsia"/>
          </w:rPr>
          <w:t>积攒的</w:t>
        </w:r>
      </w:ins>
      <w:r w:rsidR="00483C78" w:rsidRPr="00750B60">
        <w:rPr>
          <w:rFonts w:hint="eastAsia"/>
        </w:rPr>
        <w:t>雨水。</w:t>
      </w:r>
    </w:p>
    <w:p w14:paraId="7B15A65C" w14:textId="68FD3D67" w:rsidR="00483C78" w:rsidRPr="00750B60" w:rsidRDefault="00873996" w:rsidP="00483C78">
      <w:pPr>
        <w:pPrChange w:id="95" w:author="芙兰朵露" w:date="2022-05-22T01:45:00Z">
          <w:pPr>
            <w:ind w:firstLineChars="200" w:firstLine="420"/>
          </w:pPr>
        </w:pPrChange>
      </w:pPr>
      <w:del w:id="96" w:author="芙兰朵露" w:date="2022-05-22T01:45:00Z">
        <w:r>
          <w:rPr>
            <w:rFonts w:hint="eastAsia"/>
          </w:rPr>
          <w:delText>于是这</w:delText>
        </w:r>
      </w:del>
      <w:ins w:id="97" w:author="芙兰朵露" w:date="2022-05-22T01:45:00Z">
        <w:r w:rsidR="00483C78" w:rsidRPr="00750B60">
          <w:rPr>
            <w:rFonts w:hint="eastAsia"/>
          </w:rPr>
          <w:t>对于</w:t>
        </w:r>
      </w:ins>
      <w:r w:rsidR="00483C78" w:rsidRPr="00750B60">
        <w:rPr>
          <w:rFonts w:hint="eastAsia"/>
        </w:rPr>
        <w:t>徒步的</w:t>
      </w:r>
      <w:del w:id="98" w:author="芙兰朵露" w:date="2022-05-22T01:45:00Z">
        <w:r>
          <w:rPr>
            <w:rFonts w:hint="eastAsia"/>
          </w:rPr>
          <w:delText>旅程中雨之</w:delText>
        </w:r>
      </w:del>
      <w:ins w:id="99" w:author="芙兰朵露" w:date="2022-05-22T01:45:00Z">
        <w:r w:rsidR="00483C78" w:rsidRPr="00750B60">
          <w:rPr>
            <w:rFonts w:hint="eastAsia"/>
          </w:rPr>
          <w:t>路程来说，下雨</w:t>
        </w:r>
        <w:r w:rsidR="00E30826" w:rsidRPr="00750B60">
          <w:rPr>
            <w:rFonts w:hint="eastAsia"/>
          </w:rPr>
          <w:t>无疑是</w:t>
        </w:r>
        <w:r w:rsidR="00483C78" w:rsidRPr="00750B60">
          <w:rPr>
            <w:rFonts w:hint="eastAsia"/>
          </w:rPr>
          <w:t>一场磨人的</w:t>
        </w:r>
      </w:ins>
      <w:r w:rsidR="00483C78" w:rsidRPr="00750B60">
        <w:rPr>
          <w:rFonts w:hint="eastAsia"/>
        </w:rPr>
        <w:t>试炼</w:t>
      </w:r>
      <w:del w:id="100" w:author="芙兰朵露" w:date="2022-05-22T01:45:00Z">
        <w:r>
          <w:rPr>
            <w:rFonts w:hint="eastAsia"/>
          </w:rPr>
          <w:delText>开始了</w:delText>
        </w:r>
      </w:del>
      <w:r w:rsidR="00483C78" w:rsidRPr="00750B60">
        <w:rPr>
          <w:rFonts w:hint="eastAsia"/>
        </w:rPr>
        <w:t>。</w:t>
      </w:r>
    </w:p>
    <w:p w14:paraId="089C1B39" w14:textId="77777777" w:rsidR="00483C78" w:rsidRPr="00750B60" w:rsidRDefault="00483C78" w:rsidP="00483C78">
      <w:pPr>
        <w:pPrChange w:id="101" w:author="芙兰朵露" w:date="2022-05-22T01:45:00Z">
          <w:pPr>
            <w:ind w:firstLineChars="200" w:firstLine="420"/>
          </w:pPr>
        </w:pPrChange>
      </w:pPr>
      <w:r w:rsidRPr="00750B60">
        <w:rPr>
          <w:rFonts w:hint="eastAsia"/>
        </w:rPr>
        <w:t>与城镇里面使用石头的铺装路面完全不一样，没有石板覆盖的地面随着雨水变得泥泞，泥水逐渐沾染上双脚。落到身上的雨滴浸透到衣服中，水分不由分说地将身体的热量夺走。降雨带来的影响还不止于体力的问题。四处</w:t>
      </w:r>
      <w:proofErr w:type="gramStart"/>
      <w:r w:rsidRPr="00750B60">
        <w:rPr>
          <w:rFonts w:hint="eastAsia"/>
        </w:rPr>
        <w:t>淅沥淅沥</w:t>
      </w:r>
      <w:proofErr w:type="gramEnd"/>
      <w:r w:rsidRPr="00750B60">
        <w:rPr>
          <w:rFonts w:hint="eastAsia"/>
        </w:rPr>
        <w:t>的雨声会掩盖身边的危险，比如说以冒险者为目标的盗贼或者变成</w:t>
      </w:r>
      <w:proofErr w:type="gramStart"/>
      <w:r w:rsidRPr="00750B60">
        <w:rPr>
          <w:rFonts w:hint="eastAsia"/>
        </w:rPr>
        <w:t>魔物的魔导兵</w:t>
      </w:r>
      <w:proofErr w:type="gramEnd"/>
      <w:r w:rsidRPr="00750B60">
        <w:rPr>
          <w:rFonts w:hint="eastAsia"/>
        </w:rPr>
        <w:t>。感知危机的能力也会因下雨而变得迟钝。</w:t>
      </w:r>
    </w:p>
    <w:p w14:paraId="67CD20A9" w14:textId="12D9D412" w:rsidR="00483C78" w:rsidRPr="00750B60" w:rsidRDefault="00873996" w:rsidP="00483C78">
      <w:pPr>
        <w:pPrChange w:id="102" w:author="芙兰朵露" w:date="2022-05-22T01:45:00Z">
          <w:pPr>
            <w:ind w:firstLineChars="200" w:firstLine="420"/>
          </w:pPr>
        </w:pPrChange>
      </w:pPr>
      <w:del w:id="103" w:author="芙兰朵露" w:date="2022-05-22T01:45:00Z">
        <w:r>
          <w:rPr>
            <w:rFonts w:hint="eastAsia"/>
          </w:rPr>
          <w:delText>冒雨赶路的难度是</w:delText>
        </w:r>
      </w:del>
      <w:ins w:id="104" w:author="芙兰朵露" w:date="2022-05-22T01:45:00Z">
        <w:r w:rsidR="00483C78" w:rsidRPr="00750B60">
          <w:rPr>
            <w:rFonts w:hint="eastAsia"/>
          </w:rPr>
          <w:t>雨天要比</w:t>
        </w:r>
      </w:ins>
      <w:r w:rsidR="00483C78" w:rsidRPr="00750B60">
        <w:rPr>
          <w:rFonts w:hint="eastAsia"/>
        </w:rPr>
        <w:t>晴天</w:t>
      </w:r>
      <w:del w:id="105" w:author="芙兰朵露" w:date="2022-05-22T01:45:00Z">
        <w:r>
          <w:rPr>
            <w:rFonts w:hint="eastAsia"/>
          </w:rPr>
          <w:delText>所不能比拟的</w:delText>
        </w:r>
      </w:del>
      <w:ins w:id="106" w:author="芙兰朵露" w:date="2022-05-22T01:45:00Z">
        <w:r w:rsidR="00483C78" w:rsidRPr="00750B60">
          <w:rPr>
            <w:rFonts w:hint="eastAsia"/>
          </w:rPr>
          <w:t>难走得多</w:t>
        </w:r>
      </w:ins>
      <w:r w:rsidR="00483C78" w:rsidRPr="00750B60">
        <w:rPr>
          <w:rFonts w:hint="eastAsia"/>
        </w:rPr>
        <w:t>。</w:t>
      </w:r>
    </w:p>
    <w:p w14:paraId="436AF41F" w14:textId="781EA7EE" w:rsidR="00483C78" w:rsidRPr="00750B60" w:rsidRDefault="00873996" w:rsidP="00483C78">
      <w:pPr>
        <w:rPr>
          <w:ins w:id="107" w:author="芙兰朵露" w:date="2022-05-22T01:45:00Z"/>
        </w:rPr>
      </w:pPr>
      <w:del w:id="108" w:author="芙兰朵露" w:date="2022-05-22T01:45:00Z">
        <w:r>
          <w:rPr>
            <w:rFonts w:hint="eastAsia"/>
          </w:rPr>
          <w:delText>因此离开</w:delText>
        </w:r>
      </w:del>
      <w:ins w:id="109" w:author="芙兰朵露" w:date="2022-05-22T01:45:00Z">
        <w:r w:rsidR="00483C78" w:rsidRPr="00750B60">
          <w:rPr>
            <w:rFonts w:hint="eastAsia"/>
          </w:rPr>
          <w:t>旅行者踏入远离</w:t>
        </w:r>
      </w:ins>
      <w:r w:rsidR="00483C78" w:rsidRPr="00750B60">
        <w:rPr>
          <w:rFonts w:hint="eastAsia"/>
        </w:rPr>
        <w:t>文明</w:t>
      </w:r>
      <w:del w:id="110" w:author="芙兰朵露" w:date="2022-05-22T01:45:00Z">
        <w:r>
          <w:rPr>
            <w:rFonts w:hint="eastAsia"/>
          </w:rPr>
          <w:delText>社会踏足</w:delText>
        </w:r>
      </w:del>
      <w:ins w:id="111" w:author="芙兰朵露" w:date="2022-05-22T01:45:00Z">
        <w:r w:rsidR="00483C78" w:rsidRPr="00750B60">
          <w:rPr>
            <w:rFonts w:hint="eastAsia"/>
          </w:rPr>
          <w:t>的</w:t>
        </w:r>
      </w:ins>
      <w:r w:rsidR="00483C78" w:rsidRPr="00750B60">
        <w:rPr>
          <w:rFonts w:hint="eastAsia"/>
        </w:rPr>
        <w:t>未开拓领域</w:t>
      </w:r>
      <w:del w:id="112" w:author="芙兰朵露" w:date="2022-05-22T01:45:00Z">
        <w:r>
          <w:rPr>
            <w:rFonts w:hint="eastAsia"/>
          </w:rPr>
          <w:delText>的旅行者们，没有人会看轻雨天这种平常看似普通的</w:delText>
        </w:r>
      </w:del>
      <w:ins w:id="113" w:author="芙兰朵露" w:date="2022-05-22T01:45:00Z">
        <w:r w:rsidR="00483C78" w:rsidRPr="00750B60">
          <w:rPr>
            <w:rFonts w:hint="eastAsia"/>
          </w:rPr>
          <w:t>，面对区区雨天不敢有任何怠慢。</w:t>
        </w:r>
      </w:ins>
    </w:p>
    <w:p w14:paraId="4B1D4794" w14:textId="77777777" w:rsidR="00743069" w:rsidRDefault="00483C78">
      <w:pPr>
        <w:ind w:firstLineChars="200" w:firstLine="420"/>
        <w:rPr>
          <w:del w:id="114" w:author="芙兰朵露" w:date="2022-05-22T01:45:00Z"/>
        </w:rPr>
      </w:pPr>
      <w:ins w:id="115" w:author="芙兰朵露" w:date="2022-05-22T01:45:00Z">
        <w:r w:rsidRPr="00750B60">
          <w:rPr>
            <w:rFonts w:hint="eastAsia"/>
          </w:rPr>
          <w:t>虽然这</w:t>
        </w:r>
      </w:ins>
      <w:r w:rsidRPr="00750B60">
        <w:rPr>
          <w:rFonts w:hint="eastAsia"/>
        </w:rPr>
        <w:t>天气</w:t>
      </w:r>
      <w:del w:id="116" w:author="芙兰朵露" w:date="2022-05-22T01:45:00Z">
        <w:r w:rsidR="00873996">
          <w:rPr>
            <w:rFonts w:hint="eastAsia"/>
          </w:rPr>
          <w:delText>。</w:delText>
        </w:r>
      </w:del>
    </w:p>
    <w:p w14:paraId="79242558" w14:textId="5164A95D" w:rsidR="00483C78" w:rsidRPr="00750B60" w:rsidRDefault="00873996" w:rsidP="00483C78">
      <w:pPr>
        <w:pPrChange w:id="117" w:author="芙兰朵露" w:date="2022-05-22T01:45:00Z">
          <w:pPr>
            <w:ind w:firstLineChars="200" w:firstLine="420"/>
          </w:pPr>
        </w:pPrChange>
      </w:pPr>
      <w:del w:id="118" w:author="芙兰朵露" w:date="2022-05-22T01:45:00Z">
        <w:r>
          <w:rPr>
            <w:rFonts w:hint="eastAsia"/>
          </w:rPr>
          <w:delText>尽管</w:delText>
        </w:r>
      </w:del>
      <w:ins w:id="119" w:author="芙兰朵露" w:date="2022-05-22T01:45:00Z">
        <w:r w:rsidR="00483C78" w:rsidRPr="00750B60">
          <w:rPr>
            <w:rFonts w:hint="eastAsia"/>
          </w:rPr>
          <w:t>会让</w:t>
        </w:r>
      </w:ins>
      <w:r w:rsidR="00483C78" w:rsidRPr="00750B60">
        <w:rPr>
          <w:rFonts w:hint="eastAsia"/>
        </w:rPr>
        <w:t>多数旅行者</w:t>
      </w:r>
      <w:del w:id="120" w:author="芙兰朵露" w:date="2022-05-22T01:45:00Z">
        <w:r>
          <w:rPr>
            <w:rFonts w:hint="eastAsia"/>
          </w:rPr>
          <w:delText>会因雨天困扰</w:delText>
        </w:r>
      </w:del>
      <w:ins w:id="121" w:author="芙兰朵露" w:date="2022-05-22T01:45:00Z">
        <w:r w:rsidR="00483C78" w:rsidRPr="00750B60">
          <w:rPr>
            <w:rFonts w:hint="eastAsia"/>
          </w:rPr>
          <w:t>头疼</w:t>
        </w:r>
      </w:ins>
      <w:r w:rsidR="00483C78" w:rsidRPr="00750B60">
        <w:rPr>
          <w:rFonts w:hint="eastAsia"/>
        </w:rPr>
        <w:t>或</w:t>
      </w:r>
      <w:del w:id="122" w:author="芙兰朵露" w:date="2022-05-22T01:45:00Z">
        <w:r>
          <w:rPr>
            <w:rFonts w:hint="eastAsia"/>
          </w:rPr>
          <w:delText>暂时停止</w:delText>
        </w:r>
      </w:del>
      <w:ins w:id="123" w:author="芙兰朵露" w:date="2022-05-22T01:45:00Z">
        <w:r w:rsidR="00483C78" w:rsidRPr="00750B60">
          <w:rPr>
            <w:rFonts w:hint="eastAsia"/>
          </w:rPr>
          <w:t>暂缓</w:t>
        </w:r>
      </w:ins>
      <w:r w:rsidR="00483C78" w:rsidRPr="00750B60">
        <w:rPr>
          <w:rFonts w:hint="eastAsia"/>
        </w:rPr>
        <w:t>旅程，但是</w:t>
      </w:r>
      <w:proofErr w:type="gramStart"/>
      <w:r w:rsidR="00483C78" w:rsidRPr="00750B60">
        <w:rPr>
          <w:rFonts w:hint="eastAsia"/>
        </w:rPr>
        <w:t>茉茉</w:t>
      </w:r>
      <w:proofErr w:type="gramEnd"/>
      <w:r w:rsidR="00483C78" w:rsidRPr="00750B60">
        <w:rPr>
          <w:rFonts w:hint="eastAsia"/>
        </w:rPr>
        <w:t>却认为这是</w:t>
      </w:r>
      <w:del w:id="124" w:author="芙兰朵露" w:date="2022-05-22T01:45:00Z">
        <w:r>
          <w:rPr>
            <w:rFonts w:hint="eastAsia"/>
          </w:rPr>
          <w:delText>上天的祝福</w:delText>
        </w:r>
      </w:del>
      <w:ins w:id="125" w:author="芙兰朵露" w:date="2022-05-22T01:45:00Z">
        <w:r w:rsidR="00483C78" w:rsidRPr="00750B60">
          <w:rPr>
            <w:rFonts w:hint="eastAsia"/>
          </w:rPr>
          <w:t>天赐良机</w:t>
        </w:r>
      </w:ins>
      <w:r w:rsidR="00483C78" w:rsidRPr="00750B60">
        <w:rPr>
          <w:rFonts w:hint="eastAsia"/>
        </w:rPr>
        <w:t>。</w:t>
      </w:r>
    </w:p>
    <w:p w14:paraId="7AB9AA3C" w14:textId="77777777" w:rsidR="00483C78" w:rsidRPr="00750B60" w:rsidRDefault="00483C78" w:rsidP="00483C78">
      <w:pPr>
        <w:pPrChange w:id="126" w:author="芙兰朵露" w:date="2022-05-22T01:45:00Z">
          <w:pPr>
            <w:ind w:firstLineChars="200" w:firstLine="420"/>
          </w:pPr>
        </w:pPrChange>
      </w:pPr>
      <w:r w:rsidRPr="00750B60">
        <w:rPr>
          <w:rFonts w:hint="eastAsia"/>
        </w:rPr>
        <w:t>从天上落下的雨声非常适合隐藏气息，而对于隐藏身形有利就等于对逃亡有利。</w:t>
      </w:r>
    </w:p>
    <w:p w14:paraId="3FC4B702" w14:textId="7019833D" w:rsidR="00483C78" w:rsidRPr="00750B60" w:rsidRDefault="00483C78" w:rsidP="00483C78">
      <w:pPr>
        <w:pPrChange w:id="127" w:author="芙兰朵露" w:date="2022-05-22T01:45:00Z">
          <w:pPr>
            <w:ind w:firstLineChars="200" w:firstLine="420"/>
          </w:pPr>
        </w:pPrChange>
      </w:pPr>
      <w:proofErr w:type="gramStart"/>
      <w:r w:rsidRPr="00750B60">
        <w:rPr>
          <w:rFonts w:hint="eastAsia"/>
        </w:rPr>
        <w:t>茉茉</w:t>
      </w:r>
      <w:proofErr w:type="gramEnd"/>
      <w:del w:id="128" w:author="芙兰朵露" w:date="2022-05-22T01:45:00Z">
        <w:r w:rsidR="00873996">
          <w:rPr>
            <w:rFonts w:hint="eastAsia"/>
          </w:rPr>
          <w:delText>在开始</w:delText>
        </w:r>
      </w:del>
      <w:ins w:id="129" w:author="芙兰朵露" w:date="2022-05-22T01:45:00Z">
        <w:r w:rsidR="00D53CB9" w:rsidRPr="00750B60">
          <w:rPr>
            <w:rFonts w:hint="eastAsia"/>
          </w:rPr>
          <w:t>一</w:t>
        </w:r>
      </w:ins>
      <w:r w:rsidRPr="00750B60">
        <w:rPr>
          <w:rFonts w:hint="eastAsia"/>
        </w:rPr>
        <w:t>下雨</w:t>
      </w:r>
      <w:del w:id="130" w:author="芙兰朵露" w:date="2022-05-22T01:45:00Z">
        <w:r w:rsidR="00873996">
          <w:rPr>
            <w:rFonts w:hint="eastAsia"/>
          </w:rPr>
          <w:delText>的同时</w:delText>
        </w:r>
      </w:del>
      <w:r w:rsidRPr="00750B60">
        <w:rPr>
          <w:rFonts w:hint="eastAsia"/>
        </w:rPr>
        <w:t>就做好了出发的准备，伴随着</w:t>
      </w:r>
      <w:ins w:id="131" w:author="芙兰朵露" w:date="2022-05-22T01:45:00Z">
        <w:r w:rsidR="00D53CB9" w:rsidRPr="00750B60">
          <w:rPr>
            <w:rFonts w:hint="eastAsia"/>
          </w:rPr>
          <w:t>嘀嗒的</w:t>
        </w:r>
      </w:ins>
      <w:r w:rsidRPr="00750B60">
        <w:rPr>
          <w:rFonts w:hint="eastAsia"/>
        </w:rPr>
        <w:t>雨声</w:t>
      </w:r>
      <w:ins w:id="132" w:author="芙兰朵露" w:date="2022-05-22T01:45:00Z">
        <w:r w:rsidR="00D53CB9" w:rsidRPr="00750B60">
          <w:rPr>
            <w:rFonts w:hint="eastAsia"/>
          </w:rPr>
          <w:t>，</w:t>
        </w:r>
      </w:ins>
      <w:r w:rsidR="00D53CB9" w:rsidRPr="00750B60">
        <w:rPr>
          <w:rFonts w:hint="eastAsia"/>
        </w:rPr>
        <w:t>离开</w:t>
      </w:r>
      <w:del w:id="133" w:author="芙兰朵露" w:date="2022-05-22T01:45:00Z">
        <w:r w:rsidR="00873996">
          <w:rPr>
            <w:rFonts w:hint="eastAsia"/>
          </w:rPr>
          <w:delText>了</w:delText>
        </w:r>
      </w:del>
      <w:ins w:id="134" w:author="芙兰朵露" w:date="2022-05-22T01:45:00Z">
        <w:r w:rsidR="00D53CB9" w:rsidRPr="00750B60">
          <w:rPr>
            <w:rFonts w:hint="eastAsia"/>
          </w:rPr>
          <w:t>提供给</w:t>
        </w:r>
      </w:ins>
      <w:r w:rsidR="004C70DD" w:rsidRPr="00750B60">
        <w:rPr>
          <w:rFonts w:hint="eastAsia"/>
        </w:rPr>
        <w:t>朝圣</w:t>
      </w:r>
      <w:del w:id="135" w:author="芙兰朵露" w:date="2022-05-22T01:45:00Z">
        <w:r w:rsidR="00873996">
          <w:rPr>
            <w:rFonts w:hint="eastAsia"/>
          </w:rPr>
          <w:delText>用</w:delText>
        </w:r>
      </w:del>
      <w:ins w:id="136" w:author="芙兰朵露" w:date="2022-05-22T01:45:00Z">
        <w:r w:rsidR="004C70DD" w:rsidRPr="00750B60">
          <w:rPr>
            <w:rFonts w:hint="eastAsia"/>
          </w:rPr>
          <w:t>者</w:t>
        </w:r>
        <w:r w:rsidR="00D53CB9" w:rsidRPr="00750B60">
          <w:rPr>
            <w:rFonts w:hint="eastAsia"/>
          </w:rPr>
          <w:t>休憩</w:t>
        </w:r>
      </w:ins>
      <w:r w:rsidRPr="00750B60">
        <w:rPr>
          <w:rFonts w:hint="eastAsia"/>
        </w:rPr>
        <w:t>的</w:t>
      </w:r>
      <w:del w:id="137" w:author="芙兰朵露" w:date="2022-05-22T01:45:00Z">
        <w:r w:rsidR="00873996">
          <w:rPr>
            <w:rFonts w:hint="eastAsia"/>
          </w:rPr>
          <w:delText>住宿点</w:delText>
        </w:r>
      </w:del>
      <w:ins w:id="138" w:author="芙兰朵露" w:date="2022-05-22T01:45:00Z">
        <w:r w:rsidR="00D53CB9" w:rsidRPr="00750B60">
          <w:rPr>
            <w:rFonts w:hint="eastAsia"/>
          </w:rPr>
          <w:t>下榻，动身出发</w:t>
        </w:r>
      </w:ins>
      <w:r w:rsidRPr="00750B60">
        <w:rPr>
          <w:rFonts w:hint="eastAsia"/>
        </w:rPr>
        <w:t>。</w:t>
      </w:r>
    </w:p>
    <w:p w14:paraId="78ADA143" w14:textId="4ECA3829" w:rsidR="00483C78" w:rsidRPr="00750B60" w:rsidRDefault="00483C78" w:rsidP="00483C78">
      <w:pPr>
        <w:pPrChange w:id="139" w:author="芙兰朵露" w:date="2022-05-22T01:45:00Z">
          <w:pPr>
            <w:ind w:firstLineChars="200" w:firstLine="420"/>
          </w:pPr>
        </w:pPrChange>
      </w:pPr>
      <w:r w:rsidRPr="00750B60">
        <w:rPr>
          <w:rFonts w:hint="eastAsia"/>
        </w:rPr>
        <w:t>对</w:t>
      </w:r>
      <w:proofErr w:type="gramStart"/>
      <w:r w:rsidRPr="00750B60">
        <w:rPr>
          <w:rFonts w:hint="eastAsia"/>
        </w:rPr>
        <w:t>茉茉</w:t>
      </w:r>
      <w:proofErr w:type="gramEnd"/>
      <w:r w:rsidRPr="00750B60">
        <w:rPr>
          <w:rFonts w:hint="eastAsia"/>
        </w:rPr>
        <w:t>来说，</w:t>
      </w:r>
      <w:del w:id="140" w:author="芙兰朵露" w:date="2022-05-22T01:45:00Z">
        <w:r w:rsidR="00873996">
          <w:rPr>
            <w:rFonts w:hint="eastAsia"/>
          </w:rPr>
          <w:delText>就是有这么迫切的理由，以至于</w:delText>
        </w:r>
      </w:del>
      <w:r w:rsidR="00D53CB9" w:rsidRPr="00750B60">
        <w:rPr>
          <w:rFonts w:hint="eastAsia"/>
        </w:rPr>
        <w:t>她</w:t>
      </w:r>
      <w:del w:id="141" w:author="芙兰朵露" w:date="2022-05-22T01:45:00Z">
        <w:r w:rsidR="00873996">
          <w:rPr>
            <w:rFonts w:hint="eastAsia"/>
          </w:rPr>
          <w:delText>要顶着这种</w:delText>
        </w:r>
      </w:del>
      <w:ins w:id="142" w:author="芙兰朵露" w:date="2022-05-22T01:45:00Z">
        <w:r w:rsidR="00D53CB9" w:rsidRPr="00750B60">
          <w:rPr>
            <w:rFonts w:hint="eastAsia"/>
          </w:rPr>
          <w:t>之所以冒着这</w:t>
        </w:r>
      </w:ins>
      <w:r w:rsidR="00D53CB9" w:rsidRPr="00750B60">
        <w:rPr>
          <w:rFonts w:hint="eastAsia"/>
        </w:rPr>
        <w:t>恶劣的天气赶路</w:t>
      </w:r>
      <w:ins w:id="143" w:author="芙兰朵露" w:date="2022-05-22T01:45:00Z">
        <w:r w:rsidR="00D53CB9" w:rsidRPr="00750B60">
          <w:rPr>
            <w:rFonts w:hint="eastAsia"/>
          </w:rPr>
          <w:t>，</w:t>
        </w:r>
        <w:r w:rsidRPr="00750B60">
          <w:rPr>
            <w:rFonts w:hint="eastAsia"/>
          </w:rPr>
          <w:t>是</w:t>
        </w:r>
        <w:r w:rsidR="000F63BD" w:rsidRPr="00750B60">
          <w:rPr>
            <w:rFonts w:hint="eastAsia"/>
          </w:rPr>
          <w:t>因为她</w:t>
        </w:r>
        <w:r w:rsidR="00D53CB9" w:rsidRPr="00750B60">
          <w:rPr>
            <w:rFonts w:hint="eastAsia"/>
          </w:rPr>
          <w:t>有一个</w:t>
        </w:r>
        <w:r w:rsidRPr="00750B60">
          <w:rPr>
            <w:rFonts w:hint="eastAsia"/>
          </w:rPr>
          <w:t>迫切的理由</w:t>
        </w:r>
      </w:ins>
      <w:r w:rsidRPr="00750B60">
        <w:rPr>
          <w:rFonts w:hint="eastAsia"/>
        </w:rPr>
        <w:t>。</w:t>
      </w:r>
    </w:p>
    <w:p w14:paraId="381089DE" w14:textId="711179D3" w:rsidR="00483C78" w:rsidRPr="00750B60" w:rsidRDefault="00873996" w:rsidP="00483C78">
      <w:pPr>
        <w:pPrChange w:id="144" w:author="芙兰朵露" w:date="2022-05-22T01:45:00Z">
          <w:pPr>
            <w:ind w:firstLineChars="200" w:firstLine="420"/>
          </w:pPr>
        </w:pPrChange>
      </w:pPr>
      <w:del w:id="145" w:author="芙兰朵露" w:date="2022-05-22T01:45:00Z">
        <w:r>
          <w:rPr>
            <w:rFonts w:hint="eastAsia"/>
          </w:rPr>
          <w:delText>自从</w:delText>
        </w:r>
      </w:del>
      <w:ins w:id="146" w:author="芙兰朵露" w:date="2022-05-22T01:45:00Z">
        <w:r w:rsidR="00483C78" w:rsidRPr="00750B60">
          <w:rPr>
            <w:rFonts w:hint="eastAsia"/>
          </w:rPr>
          <w:t>自</w:t>
        </w:r>
      </w:ins>
      <w:r w:rsidR="00483C78" w:rsidRPr="00750B60">
        <w:rPr>
          <w:rFonts w:hint="eastAsia"/>
        </w:rPr>
        <w:t>她在之前的</w:t>
      </w:r>
      <w:r w:rsidR="006A1E69" w:rsidRPr="00750B60">
        <w:rPr>
          <w:rFonts w:hint="eastAsia"/>
        </w:rPr>
        <w:t>温泉</w:t>
      </w:r>
      <w:del w:id="147" w:author="芙兰朵露" w:date="2022-05-22T01:45:00Z">
        <w:r>
          <w:rPr>
            <w:rFonts w:hint="eastAsia"/>
          </w:rPr>
          <w:delText>街</w:delText>
        </w:r>
      </w:del>
      <w:ins w:id="148" w:author="芙兰朵露" w:date="2022-05-22T01:45:00Z">
        <w:r w:rsidR="006A1E69" w:rsidRPr="00750B60">
          <w:rPr>
            <w:rFonts w:hint="eastAsia"/>
          </w:rPr>
          <w:t>镇</w:t>
        </w:r>
      </w:ins>
      <w:r w:rsidR="00483C78" w:rsidRPr="00750B60">
        <w:rPr>
          <w:rFonts w:hint="eastAsia"/>
        </w:rPr>
        <w:t>决定与梅诺分开，独自旅行开始，就有一个</w:t>
      </w:r>
      <w:del w:id="149" w:author="芙兰朵露" w:date="2022-05-22T01:45:00Z">
        <w:r>
          <w:rPr>
            <w:rFonts w:hint="eastAsia"/>
          </w:rPr>
          <w:delText>令人厌恶</w:delText>
        </w:r>
      </w:del>
      <w:ins w:id="150" w:author="芙兰朵露" w:date="2022-05-22T01:45:00Z">
        <w:r w:rsidR="00B37939" w:rsidRPr="00750B60">
          <w:rPr>
            <w:rFonts w:hint="eastAsia"/>
          </w:rPr>
          <w:t>居心不良</w:t>
        </w:r>
      </w:ins>
      <w:r w:rsidR="00483C78" w:rsidRPr="00750B60">
        <w:rPr>
          <w:rFonts w:hint="eastAsia"/>
        </w:rPr>
        <w:t>的跟踪</w:t>
      </w:r>
      <w:del w:id="151" w:author="芙兰朵露" w:date="2022-05-22T01:45:00Z">
        <w:r>
          <w:rPr>
            <w:rFonts w:hint="eastAsia"/>
          </w:rPr>
          <w:delText>者</w:delText>
        </w:r>
      </w:del>
      <w:proofErr w:type="gramStart"/>
      <w:ins w:id="152" w:author="芙兰朵露" w:date="2022-05-22T01:45:00Z">
        <w:r w:rsidR="00B37939" w:rsidRPr="00750B60">
          <w:rPr>
            <w:rFonts w:hint="eastAsia"/>
          </w:rPr>
          <w:t>狂</w:t>
        </w:r>
      </w:ins>
      <w:r w:rsidR="00483C78" w:rsidRPr="00750B60">
        <w:rPr>
          <w:rFonts w:hint="eastAsia"/>
        </w:rPr>
        <w:t>一直</w:t>
      </w:r>
      <w:proofErr w:type="gramEnd"/>
      <w:r w:rsidR="00483C78" w:rsidRPr="00750B60">
        <w:rPr>
          <w:rFonts w:hint="eastAsia"/>
        </w:rPr>
        <w:t>试图和她一起前往圣地。</w:t>
      </w:r>
    </w:p>
    <w:p w14:paraId="467B74E9" w14:textId="77777777" w:rsidR="00743069" w:rsidRDefault="00873996">
      <w:pPr>
        <w:ind w:firstLineChars="200" w:firstLine="420"/>
        <w:rPr>
          <w:del w:id="153" w:author="芙兰朵露" w:date="2022-05-22T01:45:00Z"/>
        </w:rPr>
      </w:pPr>
      <w:del w:id="154" w:author="芙兰朵露" w:date="2022-05-22T01:45:00Z">
        <w:r>
          <w:rPr>
            <w:rFonts w:hint="eastAsia"/>
          </w:rPr>
          <w:delText>“啧”</w:delText>
        </w:r>
      </w:del>
    </w:p>
    <w:p w14:paraId="6D85CD4E" w14:textId="77777777" w:rsidR="00483C78" w:rsidRPr="00750B60" w:rsidRDefault="00483C78" w:rsidP="00483C78">
      <w:pPr>
        <w:rPr>
          <w:ins w:id="155" w:author="芙兰朵露" w:date="2022-05-22T01:45:00Z"/>
        </w:rPr>
      </w:pPr>
      <w:ins w:id="156" w:author="芙兰朵露" w:date="2022-05-22T01:45:00Z">
        <w:r w:rsidRPr="00750B60">
          <w:rPr>
            <w:rFonts w:hint="eastAsia"/>
          </w:rPr>
          <w:t>「啧」</w:t>
        </w:r>
      </w:ins>
    </w:p>
    <w:p w14:paraId="41222A5D" w14:textId="77777777" w:rsidR="00483C78" w:rsidRPr="00750B60" w:rsidRDefault="00483C78" w:rsidP="00483C78">
      <w:pPr>
        <w:pPrChange w:id="157" w:author="芙兰朵露" w:date="2022-05-22T01:45:00Z">
          <w:pPr>
            <w:ind w:firstLineChars="200" w:firstLine="420"/>
          </w:pPr>
        </w:pPrChange>
      </w:pPr>
      <w:r w:rsidRPr="00750B60">
        <w:rPr>
          <w:rFonts w:hint="eastAsia"/>
        </w:rPr>
        <w:t>一想起跟踪者的样子，</w:t>
      </w:r>
      <w:proofErr w:type="gramStart"/>
      <w:r w:rsidRPr="00750B60">
        <w:rPr>
          <w:rFonts w:hint="eastAsia"/>
        </w:rPr>
        <w:t>茉茉</w:t>
      </w:r>
      <w:proofErr w:type="gramEnd"/>
      <w:r w:rsidRPr="00750B60">
        <w:rPr>
          <w:rFonts w:hint="eastAsia"/>
        </w:rPr>
        <w:t>就忍不住发出一声与可爱的脸庞不相符的巨大咋舌声。</w:t>
      </w:r>
    </w:p>
    <w:p w14:paraId="56C00388" w14:textId="23136A71" w:rsidR="00483C78" w:rsidRPr="00750B60" w:rsidRDefault="00483C78" w:rsidP="00483C78">
      <w:pPr>
        <w:pPrChange w:id="158" w:author="芙兰朵露" w:date="2022-05-22T01:45:00Z">
          <w:pPr>
            <w:ind w:firstLineChars="200" w:firstLine="420"/>
          </w:pPr>
        </w:pPrChange>
      </w:pPr>
      <w:r w:rsidRPr="00750B60">
        <w:rPr>
          <w:rFonts w:hint="eastAsia"/>
        </w:rPr>
        <w:t>因为</w:t>
      </w:r>
      <w:ins w:id="159" w:author="芙兰朵露" w:date="2022-05-22T01:45:00Z">
        <w:r w:rsidR="00262CA5" w:rsidRPr="00750B60">
          <w:rPr>
            <w:rFonts w:hint="eastAsia"/>
          </w:rPr>
          <w:t>在没有文明荒芜的未开拓领域</w:t>
        </w:r>
      </w:ins>
      <w:r w:rsidRPr="00750B60">
        <w:rPr>
          <w:rFonts w:hint="eastAsia"/>
        </w:rPr>
        <w:t>不存在打击犯罪</w:t>
      </w:r>
      <w:del w:id="160" w:author="芙兰朵露" w:date="2022-05-22T01:45:00Z">
        <w:r w:rsidR="00873996">
          <w:rPr>
            <w:rFonts w:hint="eastAsia"/>
          </w:rPr>
          <w:delText>，</w:delText>
        </w:r>
      </w:del>
      <w:ins w:id="161" w:author="芙兰朵露" w:date="2022-05-22T01:45:00Z">
        <w:r w:rsidR="00262CA5" w:rsidRPr="00750B60">
          <w:rPr>
            <w:rFonts w:hint="eastAsia"/>
          </w:rPr>
          <w:t>、</w:t>
        </w:r>
      </w:ins>
      <w:r w:rsidRPr="00750B60">
        <w:rPr>
          <w:rFonts w:hint="eastAsia"/>
        </w:rPr>
        <w:t>管理秩序的骑士，所以</w:t>
      </w:r>
      <w:del w:id="162" w:author="芙兰朵露" w:date="2022-05-22T01:45:00Z">
        <w:r w:rsidR="00873996">
          <w:rPr>
            <w:rFonts w:hint="eastAsia"/>
          </w:rPr>
          <w:delText>在没有文明荒芜的未开拓领域存在着</w:delText>
        </w:r>
      </w:del>
      <w:ins w:id="163" w:author="芙兰朵露" w:date="2022-05-22T01:45:00Z">
        <w:r w:rsidR="00262CA5" w:rsidRPr="00750B60">
          <w:rPr>
            <w:rFonts w:hint="eastAsia"/>
          </w:rPr>
          <w:t>这里有</w:t>
        </w:r>
      </w:ins>
      <w:r w:rsidRPr="00750B60">
        <w:rPr>
          <w:rFonts w:hint="eastAsia"/>
        </w:rPr>
        <w:t>大量恶劣的犯罪事件：</w:t>
      </w:r>
      <w:del w:id="164" w:author="芙兰朵露" w:date="2022-05-22T01:45:00Z">
        <w:r w:rsidR="00873996">
          <w:rPr>
            <w:rFonts w:hint="eastAsia"/>
          </w:rPr>
          <w:delText>为了</w:delText>
        </w:r>
      </w:del>
      <w:r w:rsidRPr="00750B60">
        <w:rPr>
          <w:rFonts w:hint="eastAsia"/>
        </w:rPr>
        <w:t>进行</w:t>
      </w:r>
      <w:del w:id="165" w:author="芙兰朵露" w:date="2022-05-22T01:45:00Z">
        <w:r w:rsidR="00873996">
          <w:rPr>
            <w:rFonts w:hint="eastAsia"/>
          </w:rPr>
          <w:delText>拐骗路人而设计的</w:delText>
        </w:r>
      </w:del>
      <w:ins w:id="166" w:author="芙兰朵露" w:date="2022-05-22T01:45:00Z">
        <w:r w:rsidRPr="00750B60">
          <w:rPr>
            <w:rFonts w:hint="eastAsia"/>
          </w:rPr>
          <w:t>拐</w:t>
        </w:r>
        <w:r w:rsidR="00262CA5" w:rsidRPr="00750B60">
          <w:rPr>
            <w:rFonts w:hint="eastAsia"/>
          </w:rPr>
          <w:t>卖以及</w:t>
        </w:r>
      </w:ins>
      <w:r w:rsidRPr="00750B60">
        <w:rPr>
          <w:rFonts w:hint="eastAsia"/>
        </w:rPr>
        <w:t>违禁物品交易现场、沉迷进行</w:t>
      </w:r>
      <w:proofErr w:type="gramStart"/>
      <w:r w:rsidRPr="00750B60">
        <w:rPr>
          <w:rFonts w:hint="eastAsia"/>
        </w:rPr>
        <w:t>禁忌魔导的</w:t>
      </w:r>
      <w:proofErr w:type="gramEnd"/>
      <w:r w:rsidRPr="00750B60">
        <w:rPr>
          <w:rFonts w:hint="eastAsia"/>
        </w:rPr>
        <w:t>罪人</w:t>
      </w:r>
      <w:del w:id="167" w:author="芙兰朵露" w:date="2022-05-22T01:45:00Z">
        <w:r w:rsidR="00873996">
          <w:rPr>
            <w:rFonts w:hint="eastAsia"/>
          </w:rPr>
          <w:delText>......</w:delText>
        </w:r>
      </w:del>
      <w:ins w:id="168" w:author="芙兰朵露" w:date="2022-05-22T01:45:00Z">
        <w:r w:rsidR="00675838" w:rsidRPr="00750B60">
          <w:t>……</w:t>
        </w:r>
        <w:r w:rsidR="00262CA5" w:rsidRPr="00750B60">
          <w:rPr>
            <w:rFonts w:hint="eastAsia"/>
          </w:rPr>
          <w:t>在</w:t>
        </w:r>
      </w:ins>
      <w:r w:rsidRPr="00750B60">
        <w:t>国家领域中</w:t>
      </w:r>
      <w:del w:id="169" w:author="芙兰朵露" w:date="2022-05-22T01:45:00Z">
        <w:r w:rsidR="00873996">
          <w:rPr>
            <w:rFonts w:hint="eastAsia"/>
          </w:rPr>
          <w:delText>被禁止</w:delText>
        </w:r>
      </w:del>
      <w:ins w:id="170" w:author="芙兰朵露" w:date="2022-05-22T01:45:00Z">
        <w:r w:rsidR="00262CA5" w:rsidRPr="00750B60">
          <w:rPr>
            <w:rFonts w:hint="eastAsia"/>
          </w:rPr>
          <w:t>明令</w:t>
        </w:r>
        <w:r w:rsidRPr="00750B60">
          <w:t>禁止</w:t>
        </w:r>
      </w:ins>
      <w:r w:rsidRPr="00750B60">
        <w:t>的恶行在</w:t>
      </w:r>
      <w:del w:id="171" w:author="芙兰朵露" w:date="2022-05-22T01:45:00Z">
        <w:r w:rsidR="00873996">
          <w:rPr>
            <w:rFonts w:hint="eastAsia"/>
          </w:rPr>
          <w:delText>此地四处泛滥</w:delText>
        </w:r>
      </w:del>
      <w:ins w:id="172" w:author="芙兰朵露" w:date="2022-05-22T01:45:00Z">
        <w:r w:rsidR="00262CA5" w:rsidRPr="00750B60">
          <w:rPr>
            <w:rFonts w:hint="eastAsia"/>
          </w:rPr>
          <w:t>此处比比皆是</w:t>
        </w:r>
      </w:ins>
      <w:r w:rsidRPr="00750B60">
        <w:t>。</w:t>
      </w:r>
    </w:p>
    <w:p w14:paraId="1F5458C4" w14:textId="3AE72880" w:rsidR="00483C78" w:rsidRPr="00750B60" w:rsidRDefault="00483C78" w:rsidP="00483C78">
      <w:pPr>
        <w:pPrChange w:id="173" w:author="芙兰朵露" w:date="2022-05-22T01:45:00Z">
          <w:pPr>
            <w:ind w:firstLineChars="200" w:firstLine="420"/>
          </w:pPr>
        </w:pPrChange>
      </w:pPr>
      <w:r w:rsidRPr="00750B60">
        <w:rPr>
          <w:rFonts w:hint="eastAsia"/>
        </w:rPr>
        <w:t>但即使</w:t>
      </w:r>
      <w:proofErr w:type="gramStart"/>
      <w:r w:rsidRPr="00750B60">
        <w:rPr>
          <w:rFonts w:hint="eastAsia"/>
        </w:rPr>
        <w:t>是手染禁忌</w:t>
      </w:r>
      <w:proofErr w:type="gramEnd"/>
      <w:r w:rsidRPr="00750B60">
        <w:rPr>
          <w:rFonts w:hint="eastAsia"/>
        </w:rPr>
        <w:t>的罪人，多半也不想招惹第一身份的神官。不如说身处暗处的这些人面对有正当理由将他们消灭的神官自然是敬而远之，但</w:t>
      </w:r>
      <w:del w:id="174" w:author="芙兰朵露" w:date="2022-05-22T01:45:00Z">
        <w:r w:rsidR="00873996">
          <w:rPr>
            <w:rFonts w:hint="eastAsia"/>
          </w:rPr>
          <w:delText>人间凡事总会有</w:delText>
        </w:r>
      </w:del>
      <w:ins w:id="175" w:author="芙兰朵露" w:date="2022-05-22T01:45:00Z">
        <w:r w:rsidR="00675838" w:rsidRPr="00750B60">
          <w:rPr>
            <w:rFonts w:hint="eastAsia"/>
          </w:rPr>
          <w:t>总有人是</w:t>
        </w:r>
      </w:ins>
      <w:r w:rsidR="00675838" w:rsidRPr="00750B60">
        <w:rPr>
          <w:rFonts w:hint="eastAsia"/>
        </w:rPr>
        <w:t>例外</w:t>
      </w:r>
      <w:ins w:id="176" w:author="芙兰朵露" w:date="2022-05-22T01:45:00Z">
        <w:r w:rsidR="00675838" w:rsidRPr="00750B60">
          <w:rPr>
            <w:rFonts w:hint="eastAsia"/>
          </w:rPr>
          <w:t>的</w:t>
        </w:r>
      </w:ins>
      <w:r w:rsidRPr="00750B60">
        <w:rPr>
          <w:rFonts w:hint="eastAsia"/>
        </w:rPr>
        <w:t>。</w:t>
      </w:r>
    </w:p>
    <w:p w14:paraId="01DE2150" w14:textId="7394D212" w:rsidR="00483C78" w:rsidRPr="00750B60" w:rsidRDefault="00483C78" w:rsidP="00483C78">
      <w:pPr>
        <w:pPrChange w:id="177" w:author="芙兰朵露" w:date="2022-05-22T01:45:00Z">
          <w:pPr>
            <w:ind w:firstLineChars="200" w:firstLine="420"/>
          </w:pPr>
        </w:pPrChange>
      </w:pPr>
      <w:r w:rsidRPr="00750B60">
        <w:rPr>
          <w:rFonts w:hint="eastAsia"/>
        </w:rPr>
        <w:t>现在跟在</w:t>
      </w:r>
      <w:proofErr w:type="gramStart"/>
      <w:r w:rsidRPr="00750B60">
        <w:rPr>
          <w:rFonts w:hint="eastAsia"/>
        </w:rPr>
        <w:t>茉茉</w:t>
      </w:r>
      <w:proofErr w:type="gramEnd"/>
      <w:r w:rsidRPr="00750B60">
        <w:rPr>
          <w:rFonts w:hint="eastAsia"/>
        </w:rPr>
        <w:t>身后的那个人，</w:t>
      </w:r>
      <w:del w:id="178" w:author="芙兰朵露" w:date="2022-05-22T01:45:00Z">
        <w:r w:rsidR="00873996">
          <w:rPr>
            <w:rFonts w:hint="eastAsia"/>
          </w:rPr>
          <w:delText>刚</w:delText>
        </w:r>
        <w:r w:rsidR="00873996">
          <w:rPr>
            <w:rFonts w:hint="eastAsia"/>
          </w:rPr>
          <w:delText>巧</w:delText>
        </w:r>
      </w:del>
      <w:r w:rsidR="00675838" w:rsidRPr="00750B60">
        <w:rPr>
          <w:rFonts w:hint="eastAsia"/>
        </w:rPr>
        <w:t>就是</w:t>
      </w:r>
      <w:del w:id="179" w:author="芙兰朵露" w:date="2022-05-22T01:45:00Z">
        <w:r w:rsidR="00873996">
          <w:rPr>
            <w:rFonts w:hint="eastAsia"/>
          </w:rPr>
          <w:delText>其中代表</w:delText>
        </w:r>
      </w:del>
      <w:ins w:id="180" w:author="芙兰朵露" w:date="2022-05-22T01:45:00Z">
        <w:r w:rsidR="00675838" w:rsidRPr="00750B60">
          <w:rPr>
            <w:rFonts w:hint="eastAsia"/>
          </w:rPr>
          <w:t>最大的例外</w:t>
        </w:r>
      </w:ins>
      <w:r w:rsidRPr="00750B60">
        <w:rPr>
          <w:rFonts w:hint="eastAsia"/>
        </w:rPr>
        <w:t>。</w:t>
      </w:r>
    </w:p>
    <w:p w14:paraId="41B09FD4" w14:textId="1268088C" w:rsidR="00483C78" w:rsidRPr="00750B60" w:rsidRDefault="00873996" w:rsidP="00483C78">
      <w:pPr>
        <w:pPrChange w:id="181" w:author="芙兰朵露" w:date="2022-05-22T01:45:00Z">
          <w:pPr>
            <w:ind w:firstLineChars="200" w:firstLine="420"/>
          </w:pPr>
        </w:pPrChange>
      </w:pPr>
      <w:del w:id="182" w:author="芙兰朵露" w:date="2022-05-22T01:45:00Z">
        <w:r>
          <w:rPr>
            <w:rFonts w:hint="eastAsia"/>
          </w:rPr>
          <w:delText>“</w:delText>
        </w:r>
      </w:del>
      <w:ins w:id="183" w:author="芙兰朵露" w:date="2022-05-22T01:45:00Z">
        <w:r w:rsidR="00483C78" w:rsidRPr="00750B60">
          <w:rPr>
            <w:rFonts w:hint="eastAsia"/>
          </w:rPr>
          <w:t>「</w:t>
        </w:r>
      </w:ins>
      <w:r w:rsidR="00483C78" w:rsidRPr="00750B60">
        <w:rPr>
          <w:rFonts w:hint="eastAsia"/>
        </w:rPr>
        <w:t>那家伙，真的是</w:t>
      </w:r>
      <w:del w:id="184" w:author="芙兰朵露" w:date="2022-05-22T01:45:00Z">
        <w:r>
          <w:rPr>
            <w:rFonts w:hint="eastAsia"/>
          </w:rPr>
          <w:delText>......</w:delText>
        </w:r>
        <w:r>
          <w:rPr>
            <w:rFonts w:hint="eastAsia"/>
          </w:rPr>
          <w:delText>！”</w:delText>
        </w:r>
      </w:del>
      <w:ins w:id="185" w:author="芙兰朵露" w:date="2022-05-22T01:45:00Z">
        <w:r w:rsidR="00675838" w:rsidRPr="00750B60">
          <w:t>……</w:t>
        </w:r>
        <w:r w:rsidR="00483C78" w:rsidRPr="00750B60">
          <w:t>！」</w:t>
        </w:r>
      </w:ins>
    </w:p>
    <w:p w14:paraId="2FF0507A" w14:textId="7336F29B" w:rsidR="00483C78" w:rsidRPr="00750B60" w:rsidRDefault="005F3982" w:rsidP="00483C78">
      <w:pPr>
        <w:pPrChange w:id="186" w:author="芙兰朵露" w:date="2022-05-22T01:45:00Z">
          <w:pPr>
            <w:ind w:firstLineChars="200" w:firstLine="420"/>
          </w:pPr>
        </w:pPrChange>
      </w:pPr>
      <w:proofErr w:type="gramStart"/>
      <w:ins w:id="187" w:author="芙兰朵露" w:date="2022-05-22T01:45:00Z">
        <w:r w:rsidRPr="00750B60">
          <w:rPr>
            <w:rFonts w:hint="eastAsia"/>
          </w:rPr>
          <w:t>茉茉</w:t>
        </w:r>
      </w:ins>
      <w:proofErr w:type="gramEnd"/>
      <w:r w:rsidR="00483C78" w:rsidRPr="00750B60">
        <w:rPr>
          <w:rFonts w:hint="eastAsia"/>
        </w:rPr>
        <w:t>对跟踪者的</w:t>
      </w:r>
      <w:del w:id="188" w:author="芙兰朵露" w:date="2022-05-22T01:45:00Z">
        <w:r w:rsidR="00873996">
          <w:rPr>
            <w:rFonts w:hint="eastAsia"/>
          </w:rPr>
          <w:delText>诅咒</w:delText>
        </w:r>
      </w:del>
      <w:ins w:id="189" w:author="芙兰朵露" w:date="2022-05-22T01:45:00Z">
        <w:r w:rsidRPr="00750B60">
          <w:rPr>
            <w:rFonts w:hint="eastAsia"/>
          </w:rPr>
          <w:t>恶劣态度</w:t>
        </w:r>
      </w:ins>
      <w:r w:rsidR="00483C78" w:rsidRPr="00750B60">
        <w:rPr>
          <w:rFonts w:hint="eastAsia"/>
        </w:rPr>
        <w:t>自然地从口中流出。</w:t>
      </w:r>
      <w:del w:id="190" w:author="芙兰朵露" w:date="2022-05-22T01:45:00Z">
        <w:r w:rsidR="00873996">
          <w:rPr>
            <w:rFonts w:hint="eastAsia"/>
          </w:rPr>
          <w:delText>茉茉</w:delText>
        </w:r>
      </w:del>
      <w:ins w:id="191" w:author="芙兰朵露" w:date="2022-05-22T01:45:00Z">
        <w:r w:rsidRPr="00750B60">
          <w:rPr>
            <w:rFonts w:hint="eastAsia"/>
          </w:rPr>
          <w:t>她</w:t>
        </w:r>
      </w:ins>
      <w:r w:rsidR="00483C78" w:rsidRPr="00750B60">
        <w:rPr>
          <w:rFonts w:hint="eastAsia"/>
        </w:rPr>
        <w:t>觉得单单是想起</w:t>
      </w:r>
      <w:del w:id="192" w:author="芙兰朵露" w:date="2022-05-22T01:45:00Z">
        <w:r w:rsidR="00873996">
          <w:rPr>
            <w:rFonts w:hint="eastAsia"/>
          </w:rPr>
          <w:delText>她</w:delText>
        </w:r>
      </w:del>
      <w:ins w:id="193" w:author="芙兰朵露" w:date="2022-05-22T01:45:00Z">
        <w:r w:rsidRPr="00750B60">
          <w:rPr>
            <w:rFonts w:hint="eastAsia"/>
          </w:rPr>
          <w:t>这人</w:t>
        </w:r>
      </w:ins>
      <w:r w:rsidR="00483C78" w:rsidRPr="00750B60">
        <w:rPr>
          <w:rFonts w:hint="eastAsia"/>
        </w:rPr>
        <w:t>的脸都会对自己身心有害，于是摇摇头将跟踪者的样貌从脑海中一脚踢开。</w:t>
      </w:r>
    </w:p>
    <w:p w14:paraId="314C153D" w14:textId="699FEAC5" w:rsidR="00483C78" w:rsidRPr="00750B60" w:rsidRDefault="00483C78" w:rsidP="00483C78">
      <w:pPr>
        <w:pPrChange w:id="194" w:author="芙兰朵露" w:date="2022-05-22T01:45:00Z">
          <w:pPr>
            <w:ind w:firstLineChars="200" w:firstLine="420"/>
          </w:pPr>
        </w:pPrChange>
      </w:pPr>
      <w:r w:rsidRPr="00750B60">
        <w:rPr>
          <w:rFonts w:hint="eastAsia"/>
        </w:rPr>
        <w:t>为了可以快点甩掉身后的跟踪者，</w:t>
      </w:r>
      <w:proofErr w:type="gramStart"/>
      <w:r w:rsidRPr="00750B60">
        <w:rPr>
          <w:rFonts w:hint="eastAsia"/>
        </w:rPr>
        <w:t>茉茉</w:t>
      </w:r>
      <w:proofErr w:type="gramEnd"/>
      <w:r w:rsidRPr="00750B60">
        <w:rPr>
          <w:rFonts w:hint="eastAsia"/>
        </w:rPr>
        <w:t>选择在夜间和雨天也进行高强度的赶路，尽管如此</w:t>
      </w:r>
      <w:proofErr w:type="gramStart"/>
      <w:r w:rsidRPr="00750B60">
        <w:rPr>
          <w:rFonts w:hint="eastAsia"/>
        </w:rPr>
        <w:t>茉茉</w:t>
      </w:r>
      <w:proofErr w:type="gramEnd"/>
      <w:r w:rsidRPr="00750B60">
        <w:rPr>
          <w:rFonts w:hint="eastAsia"/>
        </w:rPr>
        <w:t>还是凭借自己与生俱来的直觉感受到了跟踪者的气息。看来对方也和</w:t>
      </w:r>
      <w:proofErr w:type="gramStart"/>
      <w:r w:rsidRPr="00750B60">
        <w:rPr>
          <w:rFonts w:hint="eastAsia"/>
        </w:rPr>
        <w:t>茉茉</w:t>
      </w:r>
      <w:proofErr w:type="gramEnd"/>
      <w:r w:rsidRPr="00750B60">
        <w:rPr>
          <w:rFonts w:hint="eastAsia"/>
        </w:rPr>
        <w:t>一样不介意雨天，同时也拥有</w:t>
      </w:r>
      <w:del w:id="195" w:author="芙兰朵露" w:date="2022-05-22T01:45:00Z">
        <w:r w:rsidR="00873996">
          <w:rPr>
            <w:rFonts w:hint="eastAsia"/>
          </w:rPr>
          <w:delText>着</w:delText>
        </w:r>
      </w:del>
      <w:r w:rsidRPr="00750B60">
        <w:rPr>
          <w:rFonts w:hint="eastAsia"/>
        </w:rPr>
        <w:t>在雨天也不会降低行进速度的</w:t>
      </w:r>
      <w:del w:id="196" w:author="芙兰朵露" w:date="2022-05-22T01:45:00Z">
        <w:r w:rsidR="00873996">
          <w:rPr>
            <w:rFonts w:hint="eastAsia"/>
          </w:rPr>
          <w:delText>强健身体</w:delText>
        </w:r>
      </w:del>
      <w:ins w:id="197" w:author="芙兰朵露" w:date="2022-05-22T01:45:00Z">
        <w:r w:rsidR="005F3982" w:rsidRPr="00750B60">
          <w:rPr>
            <w:rFonts w:hint="eastAsia"/>
          </w:rPr>
          <w:t>强韧体格</w:t>
        </w:r>
      </w:ins>
      <w:r w:rsidRPr="00750B60">
        <w:rPr>
          <w:rFonts w:hint="eastAsia"/>
        </w:rPr>
        <w:t>。</w:t>
      </w:r>
    </w:p>
    <w:p w14:paraId="4ED7927C" w14:textId="16834461" w:rsidR="00483C78" w:rsidRPr="00750B60" w:rsidRDefault="00483C78" w:rsidP="00483C78">
      <w:pPr>
        <w:pPrChange w:id="198" w:author="芙兰朵露" w:date="2022-05-22T01:45:00Z">
          <w:pPr>
            <w:ind w:firstLineChars="200" w:firstLine="420"/>
          </w:pPr>
        </w:pPrChange>
      </w:pPr>
      <w:r w:rsidRPr="00750B60">
        <w:rPr>
          <w:rFonts w:hint="eastAsia"/>
        </w:rPr>
        <w:lastRenderedPageBreak/>
        <w:t>再这样下去</w:t>
      </w:r>
      <w:del w:id="199" w:author="芙兰朵露" w:date="2022-05-22T01:45:00Z">
        <w:r w:rsidR="00873996">
          <w:rPr>
            <w:rFonts w:hint="eastAsia"/>
          </w:rPr>
          <w:delText>就要</w:delText>
        </w:r>
      </w:del>
      <w:ins w:id="200" w:author="芙兰朵露" w:date="2022-05-22T01:45:00Z">
        <w:r w:rsidR="0060081C" w:rsidRPr="00750B60">
          <w:rPr>
            <w:rFonts w:hint="eastAsia"/>
          </w:rPr>
          <w:t>会</w:t>
        </w:r>
      </w:ins>
      <w:r w:rsidRPr="00750B60">
        <w:rPr>
          <w:rFonts w:hint="eastAsia"/>
        </w:rPr>
        <w:t>被追上</w:t>
      </w:r>
      <w:del w:id="201" w:author="芙兰朵露" w:date="2022-05-22T01:45:00Z">
        <w:r w:rsidR="00873996">
          <w:rPr>
            <w:rFonts w:hint="eastAsia"/>
          </w:rPr>
          <w:delText>了</w:delText>
        </w:r>
      </w:del>
      <w:r w:rsidRPr="00750B60">
        <w:rPr>
          <w:rFonts w:hint="eastAsia"/>
        </w:rPr>
        <w:t>。</w:t>
      </w:r>
      <w:proofErr w:type="gramStart"/>
      <w:r w:rsidRPr="00750B60">
        <w:rPr>
          <w:rFonts w:hint="eastAsia"/>
        </w:rPr>
        <w:t>茉茉</w:t>
      </w:r>
      <w:proofErr w:type="gramEnd"/>
      <w:r w:rsidRPr="00750B60">
        <w:rPr>
          <w:rFonts w:hint="eastAsia"/>
        </w:rPr>
        <w:t>察觉到在自己赶路的速度比不上对方，</w:t>
      </w:r>
      <w:del w:id="202" w:author="芙兰朵露" w:date="2022-05-22T01:45:00Z">
        <w:r w:rsidR="00873996">
          <w:rPr>
            <w:rFonts w:hint="eastAsia"/>
          </w:rPr>
          <w:delText>于是</w:delText>
        </w:r>
      </w:del>
      <w:ins w:id="203" w:author="芙兰朵露" w:date="2022-05-22T01:45:00Z">
        <w:r w:rsidR="0060081C" w:rsidRPr="00750B60">
          <w:rPr>
            <w:rFonts w:hint="eastAsia"/>
          </w:rPr>
          <w:t>脑海中在思考</w:t>
        </w:r>
      </w:ins>
      <w:r w:rsidRPr="00750B60">
        <w:rPr>
          <w:rFonts w:hint="eastAsia"/>
        </w:rPr>
        <w:t>一个</w:t>
      </w:r>
      <w:del w:id="204" w:author="芙兰朵露" w:date="2022-05-22T01:45:00Z">
        <w:r w:rsidR="00873996">
          <w:rPr>
            <w:rFonts w:hint="eastAsia"/>
          </w:rPr>
          <w:delText>阻止</w:delText>
        </w:r>
      </w:del>
      <w:ins w:id="205" w:author="芙兰朵露" w:date="2022-05-22T01:45:00Z">
        <w:r w:rsidR="00E91B0E" w:rsidRPr="00750B60">
          <w:rPr>
            <w:rFonts w:hint="eastAsia"/>
          </w:rPr>
          <w:t>如何</w:t>
        </w:r>
        <w:proofErr w:type="gramStart"/>
        <w:r w:rsidR="00E91B0E" w:rsidRPr="00750B60">
          <w:rPr>
            <w:rFonts w:hint="eastAsia"/>
          </w:rPr>
          <w:t>困</w:t>
        </w:r>
      </w:ins>
      <w:r w:rsidRPr="00750B60">
        <w:rPr>
          <w:rFonts w:hint="eastAsia"/>
        </w:rPr>
        <w:t>对方</w:t>
      </w:r>
      <w:proofErr w:type="gramEnd"/>
      <w:del w:id="206" w:author="芙兰朵露" w:date="2022-05-22T01:45:00Z">
        <w:r w:rsidR="00873996">
          <w:rPr>
            <w:rFonts w:hint="eastAsia"/>
          </w:rPr>
          <w:delText>继续追赶</w:delText>
        </w:r>
      </w:del>
      <w:ins w:id="207" w:author="芙兰朵露" w:date="2022-05-22T01:45:00Z">
        <w:r w:rsidR="00E91B0E" w:rsidRPr="00750B60">
          <w:rPr>
            <w:rFonts w:hint="eastAsia"/>
          </w:rPr>
          <w:t>在原地</w:t>
        </w:r>
      </w:ins>
      <w:r w:rsidR="00E91B0E" w:rsidRPr="00750B60">
        <w:rPr>
          <w:rFonts w:hint="eastAsia"/>
        </w:rPr>
        <w:t>的</w:t>
      </w:r>
      <w:del w:id="208" w:author="芙兰朵露" w:date="2022-05-22T01:45:00Z">
        <w:r w:rsidR="00873996">
          <w:rPr>
            <w:rFonts w:hint="eastAsia"/>
          </w:rPr>
          <w:delText>把戏浮现在脑海中</w:delText>
        </w:r>
      </w:del>
      <w:ins w:id="209" w:author="芙兰朵露" w:date="2022-05-22T01:45:00Z">
        <w:r w:rsidR="00E91B0E" w:rsidRPr="00750B60">
          <w:rPr>
            <w:rFonts w:hint="eastAsia"/>
          </w:rPr>
          <w:t>奸计</w:t>
        </w:r>
      </w:ins>
      <w:r w:rsidRPr="00750B60">
        <w:rPr>
          <w:rFonts w:hint="eastAsia"/>
        </w:rPr>
        <w:t>。</w:t>
      </w:r>
    </w:p>
    <w:p w14:paraId="3F1B8A45" w14:textId="52C90A8B" w:rsidR="00483C78" w:rsidRPr="00750B60" w:rsidRDefault="00873996" w:rsidP="00483C78">
      <w:pPr>
        <w:pPrChange w:id="210" w:author="芙兰朵露" w:date="2022-05-22T01:45:00Z">
          <w:pPr>
            <w:ind w:firstLineChars="200" w:firstLine="420"/>
          </w:pPr>
        </w:pPrChange>
      </w:pPr>
      <w:del w:id="211" w:author="芙兰朵露" w:date="2022-05-22T01:45:00Z">
        <w:r>
          <w:rPr>
            <w:rFonts w:hint="eastAsia"/>
          </w:rPr>
          <w:delText>稍微</w:delText>
        </w:r>
      </w:del>
      <w:ins w:id="212" w:author="芙兰朵露" w:date="2022-05-22T01:45:00Z">
        <w:r w:rsidR="00E91B0E" w:rsidRPr="00750B60">
          <w:rPr>
            <w:rFonts w:hint="eastAsia"/>
          </w:rPr>
          <w:t>她</w:t>
        </w:r>
      </w:ins>
      <w:r w:rsidR="00483C78" w:rsidRPr="00750B60">
        <w:rPr>
          <w:rFonts w:hint="eastAsia"/>
        </w:rPr>
        <w:t>瞥一眼来路</w:t>
      </w:r>
      <w:del w:id="213" w:author="芙兰朵露" w:date="2022-05-22T01:45:00Z">
        <w:r>
          <w:rPr>
            <w:rFonts w:hint="eastAsia"/>
          </w:rPr>
          <w:delText>的样子：</w:delText>
        </w:r>
      </w:del>
      <w:ins w:id="214" w:author="芙兰朵露" w:date="2022-05-22T01:45:00Z">
        <w:r w:rsidR="00E91B0E" w:rsidRPr="00750B60">
          <w:rPr>
            <w:rFonts w:hint="eastAsia"/>
          </w:rPr>
          <w:t>。</w:t>
        </w:r>
      </w:ins>
    </w:p>
    <w:p w14:paraId="1E945023" w14:textId="592DFBDC" w:rsidR="00483C78" w:rsidRPr="00750B60" w:rsidRDefault="00E91B0E" w:rsidP="00483C78">
      <w:pPr>
        <w:pPrChange w:id="215" w:author="芙兰朵露" w:date="2022-05-22T01:45:00Z">
          <w:pPr>
            <w:ind w:firstLineChars="200" w:firstLine="420"/>
          </w:pPr>
        </w:pPrChange>
      </w:pPr>
      <w:ins w:id="216" w:author="芙兰朵露" w:date="2022-05-22T01:45:00Z">
        <w:r w:rsidRPr="00750B60">
          <w:rPr>
            <w:rFonts w:hint="eastAsia"/>
          </w:rPr>
          <w:t>这里</w:t>
        </w:r>
      </w:ins>
      <w:r w:rsidR="00483C78" w:rsidRPr="00750B60">
        <w:rPr>
          <w:rFonts w:hint="eastAsia"/>
        </w:rPr>
        <w:t>到处都掺杂着雨水的泥泞道路上清晰地留下了</w:t>
      </w:r>
      <w:proofErr w:type="gramStart"/>
      <w:r w:rsidR="00483C78" w:rsidRPr="00750B60">
        <w:rPr>
          <w:rFonts w:hint="eastAsia"/>
        </w:rPr>
        <w:t>茉茉</w:t>
      </w:r>
      <w:proofErr w:type="gramEnd"/>
      <w:r w:rsidR="00483C78" w:rsidRPr="00750B60">
        <w:rPr>
          <w:rFonts w:hint="eastAsia"/>
        </w:rPr>
        <w:t>的足迹。又因为</w:t>
      </w:r>
      <w:del w:id="217" w:author="芙兰朵露" w:date="2022-05-22T01:45:00Z">
        <w:r w:rsidR="00873996">
          <w:rPr>
            <w:rFonts w:hint="eastAsia"/>
          </w:rPr>
          <w:delText>时间很早</w:delText>
        </w:r>
      </w:del>
      <w:ins w:id="218" w:author="芙兰朵露" w:date="2022-05-22T01:45:00Z">
        <w:r w:rsidRPr="00750B60">
          <w:rPr>
            <w:rFonts w:hint="eastAsia"/>
          </w:rPr>
          <w:t>是早上的雨天</w:t>
        </w:r>
      </w:ins>
      <w:r w:rsidR="00483C78" w:rsidRPr="00750B60">
        <w:rPr>
          <w:rFonts w:hint="eastAsia"/>
        </w:rPr>
        <w:t>，这条路上并没有其它</w:t>
      </w:r>
      <w:del w:id="219" w:author="芙兰朵露" w:date="2022-05-22T01:45:00Z">
        <w:r w:rsidR="00873996">
          <w:rPr>
            <w:rFonts w:hint="eastAsia"/>
          </w:rPr>
          <w:delText>的旅行者</w:delText>
        </w:r>
      </w:del>
      <w:ins w:id="220" w:author="芙兰朵露" w:date="2022-05-22T01:45:00Z">
        <w:r w:rsidRPr="00750B60">
          <w:rPr>
            <w:rFonts w:hint="eastAsia"/>
          </w:rPr>
          <w:t>人来往</w:t>
        </w:r>
      </w:ins>
      <w:r w:rsidR="00483C78" w:rsidRPr="00750B60">
        <w:rPr>
          <w:rFonts w:hint="eastAsia"/>
        </w:rPr>
        <w:t>。跟踪者可以轻易地沿着</w:t>
      </w:r>
      <w:proofErr w:type="gramStart"/>
      <w:r w:rsidR="00483C78" w:rsidRPr="00750B60">
        <w:rPr>
          <w:rFonts w:hint="eastAsia"/>
        </w:rPr>
        <w:t>茉茉</w:t>
      </w:r>
      <w:proofErr w:type="gramEnd"/>
      <w:r w:rsidR="00483C78" w:rsidRPr="00750B60">
        <w:rPr>
          <w:rFonts w:hint="eastAsia"/>
        </w:rPr>
        <w:t>留下的脚印一路追踪过来。</w:t>
      </w:r>
    </w:p>
    <w:p w14:paraId="3AD304BD" w14:textId="542412BE" w:rsidR="00483C78" w:rsidRPr="00750B60" w:rsidRDefault="00483C78" w:rsidP="00483C78">
      <w:pPr>
        <w:pPrChange w:id="221" w:author="芙兰朵露" w:date="2022-05-22T01:45:00Z">
          <w:pPr>
            <w:ind w:firstLineChars="200" w:firstLine="420"/>
          </w:pPr>
        </w:pPrChange>
      </w:pPr>
      <w:r w:rsidRPr="00750B60">
        <w:rPr>
          <w:rFonts w:hint="eastAsia"/>
        </w:rPr>
        <w:t>于是</w:t>
      </w:r>
      <w:proofErr w:type="gramStart"/>
      <w:r w:rsidRPr="00750B60">
        <w:rPr>
          <w:rFonts w:hint="eastAsia"/>
        </w:rPr>
        <w:t>茉茉</w:t>
      </w:r>
      <w:proofErr w:type="gramEnd"/>
      <w:r w:rsidRPr="00750B60">
        <w:rPr>
          <w:rFonts w:hint="eastAsia"/>
        </w:rPr>
        <w:t>将计就计，</w:t>
      </w:r>
      <w:ins w:id="222" w:author="芙兰朵露" w:date="2022-05-22T01:45:00Z">
        <w:r w:rsidR="00D34288" w:rsidRPr="00750B60">
          <w:rPr>
            <w:rFonts w:hint="eastAsia"/>
          </w:rPr>
          <w:t>小心地</w:t>
        </w:r>
      </w:ins>
      <w:r w:rsidRPr="00750B60">
        <w:rPr>
          <w:rFonts w:hint="eastAsia"/>
        </w:rPr>
        <w:t>踩着自己来时的脚印往回走了大约</w:t>
      </w:r>
      <w:del w:id="223" w:author="芙兰朵露" w:date="2022-05-22T01:45:00Z">
        <w:r w:rsidR="00873996">
          <w:rPr>
            <w:rFonts w:hint="eastAsia"/>
          </w:rPr>
          <w:delText>50</w:delText>
        </w:r>
      </w:del>
      <w:ins w:id="224" w:author="芙兰朵露" w:date="2022-05-22T01:45:00Z">
        <w:r w:rsidR="00E91B0E" w:rsidRPr="00750B60">
          <w:rPr>
            <w:rFonts w:hint="eastAsia"/>
          </w:rPr>
          <w:t>五十</w:t>
        </w:r>
      </w:ins>
      <w:r w:rsidRPr="00750B60">
        <w:t>步。这里的路边刚好长着一棵可以遮蔽雨水的树木。</w:t>
      </w:r>
    </w:p>
    <w:p w14:paraId="4C699F13" w14:textId="3D2962BD" w:rsidR="00483C78" w:rsidRPr="00750B60" w:rsidRDefault="00873996" w:rsidP="00483C78">
      <w:pPr>
        <w:pPrChange w:id="225" w:author="芙兰朵露" w:date="2022-05-22T01:45:00Z">
          <w:pPr>
            <w:ind w:firstLineChars="200" w:firstLine="420"/>
          </w:pPr>
        </w:pPrChange>
      </w:pPr>
      <w:del w:id="226" w:author="芙兰朵露" w:date="2022-05-22T01:45:00Z">
        <w:r>
          <w:rPr>
            <w:rFonts w:hint="eastAsia"/>
          </w:rPr>
          <w:delText>“</w:delText>
        </w:r>
      </w:del>
      <w:ins w:id="227" w:author="芙兰朵露" w:date="2022-05-22T01:45:00Z">
        <w:r w:rsidR="00483C78" w:rsidRPr="00750B60">
          <w:rPr>
            <w:rFonts w:hint="eastAsia"/>
          </w:rPr>
          <w:t>「</w:t>
        </w:r>
      </w:ins>
      <w:r w:rsidR="00483C78" w:rsidRPr="00750B60">
        <w:rPr>
          <w:rFonts w:hint="eastAsia"/>
        </w:rPr>
        <w:t>这样就行了吧</w:t>
      </w:r>
      <w:del w:id="228" w:author="芙兰朵露" w:date="2022-05-22T01:45:00Z">
        <w:r>
          <w:rPr>
            <w:rFonts w:hint="eastAsia"/>
          </w:rPr>
          <w:delText>”</w:delText>
        </w:r>
      </w:del>
      <w:ins w:id="229" w:author="芙兰朵露" w:date="2022-05-22T01:45:00Z">
        <w:r w:rsidR="00483C78" w:rsidRPr="00750B60">
          <w:rPr>
            <w:rFonts w:hint="eastAsia"/>
          </w:rPr>
          <w:t>」</w:t>
        </w:r>
      </w:ins>
    </w:p>
    <w:p w14:paraId="0B0882A2" w14:textId="46B14B75" w:rsidR="00483C78" w:rsidRPr="00750B60" w:rsidRDefault="00483C78" w:rsidP="00483C78">
      <w:pPr>
        <w:pPrChange w:id="230" w:author="芙兰朵露" w:date="2022-05-22T01:45:00Z">
          <w:pPr>
            <w:ind w:firstLineChars="200" w:firstLine="420"/>
          </w:pPr>
        </w:pPrChange>
      </w:pPr>
      <w:proofErr w:type="gramStart"/>
      <w:r w:rsidRPr="00750B60">
        <w:rPr>
          <w:rFonts w:hint="eastAsia"/>
        </w:rPr>
        <w:t>茉茉</w:t>
      </w:r>
      <w:proofErr w:type="gramEnd"/>
      <w:r w:rsidRPr="00750B60">
        <w:rPr>
          <w:rFonts w:hint="eastAsia"/>
        </w:rPr>
        <w:t>从裙下的褶边里拿出自己平时作为武器的线锯。</w:t>
      </w:r>
      <w:del w:id="231" w:author="芙兰朵露" w:date="2022-05-22T01:45:00Z">
        <w:r w:rsidR="00873996">
          <w:rPr>
            <w:rFonts w:hint="eastAsia"/>
          </w:rPr>
          <w:delText>这是一条</w:delText>
        </w:r>
      </w:del>
      <w:ins w:id="232" w:author="芙兰朵露" w:date="2022-05-22T01:45:00Z">
        <w:r w:rsidR="00D34288" w:rsidRPr="00750B60">
          <w:rPr>
            <w:rFonts w:hint="eastAsia"/>
          </w:rPr>
          <w:t>武器上</w:t>
        </w:r>
      </w:ins>
      <w:r w:rsidR="00D34288" w:rsidRPr="00750B60">
        <w:rPr>
          <w:rFonts w:hint="eastAsia"/>
        </w:rPr>
        <w:t>刻有</w:t>
      </w:r>
      <w:proofErr w:type="gramStart"/>
      <w:ins w:id="233" w:author="芙兰朵露" w:date="2022-05-22T01:45:00Z">
        <w:r w:rsidR="00D34288" w:rsidRPr="00750B60">
          <w:rPr>
            <w:rFonts w:hint="eastAsia"/>
          </w:rPr>
          <w:t>以</w:t>
        </w:r>
      </w:ins>
      <w:r w:rsidR="00D34288" w:rsidRPr="00750B60">
        <w:rPr>
          <w:rFonts w:hint="eastAsia"/>
        </w:rPr>
        <w:t>魔导</w:t>
      </w:r>
      <w:proofErr w:type="gramEnd"/>
      <w:ins w:id="234" w:author="芙兰朵露" w:date="2022-05-22T01:45:00Z">
        <w:r w:rsidR="00D34288" w:rsidRPr="00750B60">
          <w:rPr>
            <w:rFonts w:hint="eastAsia"/>
          </w:rPr>
          <w:t>为发动媒介的</w:t>
        </w:r>
      </w:ins>
      <w:r w:rsidR="00D34288" w:rsidRPr="00750B60">
        <w:rPr>
          <w:rFonts w:hint="eastAsia"/>
        </w:rPr>
        <w:t>纹章</w:t>
      </w:r>
      <w:del w:id="235" w:author="芙兰朵露" w:date="2022-05-22T01:45:00Z">
        <w:r w:rsidR="00873996">
          <w:rPr>
            <w:rFonts w:hint="eastAsia"/>
          </w:rPr>
          <w:delText>的线锯，茉茉就是依靠它发动魔导进行战斗</w:delText>
        </w:r>
      </w:del>
      <w:r w:rsidR="00D34288" w:rsidRPr="00750B60">
        <w:rPr>
          <w:rFonts w:hint="eastAsia"/>
        </w:rPr>
        <w:t>。</w:t>
      </w:r>
    </w:p>
    <w:p w14:paraId="60883573" w14:textId="50BB903A" w:rsidR="00483C78" w:rsidRPr="00750B60" w:rsidRDefault="00483C78" w:rsidP="00483C78">
      <w:pPr>
        <w:pPrChange w:id="236" w:author="芙兰朵露" w:date="2022-05-22T01:45:00Z">
          <w:pPr>
            <w:ind w:firstLineChars="200" w:firstLine="420"/>
          </w:pPr>
        </w:pPrChange>
      </w:pPr>
      <w:r w:rsidRPr="00750B60">
        <w:rPr>
          <w:rFonts w:hint="eastAsia"/>
        </w:rPr>
        <w:t>随后，</w:t>
      </w:r>
      <w:proofErr w:type="gramStart"/>
      <w:r w:rsidRPr="00750B60">
        <w:rPr>
          <w:rFonts w:hint="eastAsia"/>
        </w:rPr>
        <w:t>茉茉</w:t>
      </w:r>
      <w:proofErr w:type="gramEnd"/>
      <w:r w:rsidRPr="00750B60">
        <w:rPr>
          <w:rFonts w:hint="eastAsia"/>
        </w:rPr>
        <w:t>把这根线锯</w:t>
      </w:r>
      <w:proofErr w:type="gramStart"/>
      <w:r w:rsidRPr="00750B60">
        <w:rPr>
          <w:rFonts w:hint="eastAsia"/>
        </w:rPr>
        <w:t>当做</w:t>
      </w:r>
      <w:proofErr w:type="gramEnd"/>
      <w:r w:rsidRPr="00750B60">
        <w:rPr>
          <w:rFonts w:hint="eastAsia"/>
        </w:rPr>
        <w:t>鞭子一样</w:t>
      </w:r>
      <w:del w:id="237" w:author="芙兰朵露" w:date="2022-05-22T01:45:00Z">
        <w:r w:rsidR="00873996">
          <w:rPr>
            <w:rFonts w:hint="eastAsia"/>
          </w:rPr>
          <w:delText>甩到</w:delText>
        </w:r>
      </w:del>
      <w:ins w:id="238" w:author="芙兰朵露" w:date="2022-05-22T01:45:00Z">
        <w:r w:rsidR="00A01536" w:rsidRPr="00750B60">
          <w:rPr>
            <w:rFonts w:hint="eastAsia"/>
          </w:rPr>
          <w:t>缠住</w:t>
        </w:r>
      </w:ins>
      <w:r w:rsidRPr="00750B60">
        <w:rPr>
          <w:rFonts w:hint="eastAsia"/>
        </w:rPr>
        <w:t>旁边的树枝</w:t>
      </w:r>
      <w:del w:id="239" w:author="芙兰朵露" w:date="2022-05-22T01:45:00Z">
        <w:r w:rsidR="00873996">
          <w:rPr>
            <w:rFonts w:hint="eastAsia"/>
          </w:rPr>
          <w:delText>并缠住</w:delText>
        </w:r>
      </w:del>
      <w:r w:rsidRPr="00750B60">
        <w:rPr>
          <w:rFonts w:hint="eastAsia"/>
        </w:rPr>
        <w:t>。</w:t>
      </w:r>
    </w:p>
    <w:p w14:paraId="64776A3F" w14:textId="6D726845" w:rsidR="00483C78" w:rsidRPr="00750B60" w:rsidRDefault="002C41AB" w:rsidP="00483C78">
      <w:pPr>
        <w:pPrChange w:id="240" w:author="芙兰朵露" w:date="2022-05-22T01:45:00Z">
          <w:pPr>
            <w:ind w:firstLineChars="200" w:firstLine="420"/>
          </w:pPr>
        </w:pPrChange>
      </w:pPr>
      <w:ins w:id="241" w:author="芙兰朵露" w:date="2022-05-22T01:45:00Z">
        <w:r w:rsidRPr="00750B60">
          <w:rPr>
            <w:rFonts w:hint="eastAsia"/>
          </w:rPr>
          <w:t>她反复</w:t>
        </w:r>
      </w:ins>
      <w:r w:rsidR="00483C78" w:rsidRPr="00750B60">
        <w:rPr>
          <w:rFonts w:hint="eastAsia"/>
        </w:rPr>
        <w:t>拉扯几次，确定树枝</w:t>
      </w:r>
      <w:del w:id="242" w:author="芙兰朵露" w:date="2022-05-22T01:45:00Z">
        <w:r w:rsidR="00873996">
          <w:rPr>
            <w:rFonts w:hint="eastAsia"/>
          </w:rPr>
          <w:delText>即使断掉几根也</w:delText>
        </w:r>
      </w:del>
      <w:r w:rsidR="00483C78" w:rsidRPr="00750B60">
        <w:rPr>
          <w:rFonts w:hint="eastAsia"/>
        </w:rPr>
        <w:t>可以支撑自己的体重</w:t>
      </w:r>
      <w:del w:id="243" w:author="芙兰朵露" w:date="2022-05-22T01:45:00Z">
        <w:r w:rsidR="00873996">
          <w:rPr>
            <w:rFonts w:hint="eastAsia"/>
          </w:rPr>
          <w:delText>之后，茉茉慎重</w:delText>
        </w:r>
      </w:del>
      <w:ins w:id="244" w:author="芙兰朵露" w:date="2022-05-22T01:45:00Z">
        <w:r w:rsidRPr="00750B60">
          <w:rPr>
            <w:rFonts w:hint="eastAsia"/>
          </w:rPr>
          <w:t>不会断掉后</w:t>
        </w:r>
        <w:r w:rsidR="00483C78" w:rsidRPr="00750B60">
          <w:rPr>
            <w:rFonts w:hint="eastAsia"/>
          </w:rPr>
          <w:t>，</w:t>
        </w:r>
        <w:r w:rsidR="00AD6602" w:rsidRPr="00750B60">
          <w:rPr>
            <w:rFonts w:hint="eastAsia"/>
          </w:rPr>
          <w:t>小心</w:t>
        </w:r>
      </w:ins>
      <w:r w:rsidR="00AD6602" w:rsidRPr="00750B60">
        <w:rPr>
          <w:rFonts w:hint="eastAsia"/>
        </w:rPr>
        <w:t>地</w:t>
      </w:r>
      <w:del w:id="245" w:author="芙兰朵露" w:date="2022-05-22T01:45:00Z">
        <w:r w:rsidR="00873996">
          <w:rPr>
            <w:rFonts w:hint="eastAsia"/>
          </w:rPr>
          <w:delText>把自己吊</w:delText>
        </w:r>
      </w:del>
      <w:ins w:id="246" w:author="芙兰朵露" w:date="2022-05-22T01:45:00Z">
        <w:r w:rsidR="00AD6602" w:rsidRPr="00750B60">
          <w:rPr>
            <w:rFonts w:hint="eastAsia"/>
          </w:rPr>
          <w:t>跳</w:t>
        </w:r>
      </w:ins>
      <w:r w:rsidR="00AD6602" w:rsidRPr="00750B60">
        <w:rPr>
          <w:rFonts w:hint="eastAsia"/>
        </w:rPr>
        <w:t>起，</w:t>
      </w:r>
      <w:del w:id="247" w:author="芙兰朵露" w:date="2022-05-22T01:45:00Z">
        <w:r w:rsidR="00873996">
          <w:rPr>
            <w:rFonts w:hint="eastAsia"/>
          </w:rPr>
          <w:delText>只用手臂的力量</w:delText>
        </w:r>
      </w:del>
      <w:ins w:id="248" w:author="芙兰朵露" w:date="2022-05-22T01:45:00Z">
        <w:r w:rsidRPr="00750B60">
          <w:rPr>
            <w:rFonts w:hint="eastAsia"/>
          </w:rPr>
          <w:t>仅凭腕力迅速</w:t>
        </w:r>
      </w:ins>
      <w:r w:rsidR="00483C78" w:rsidRPr="00750B60">
        <w:rPr>
          <w:rFonts w:hint="eastAsia"/>
        </w:rPr>
        <w:t>爬到了树上。</w:t>
      </w:r>
    </w:p>
    <w:p w14:paraId="5433DB30" w14:textId="65821E1F" w:rsidR="00483C78" w:rsidRPr="00750B60" w:rsidRDefault="002C41AB" w:rsidP="00483C78">
      <w:pPr>
        <w:pPrChange w:id="249" w:author="芙兰朵露" w:date="2022-05-22T01:45:00Z">
          <w:pPr>
            <w:ind w:firstLineChars="200" w:firstLine="420"/>
          </w:pPr>
        </w:pPrChange>
      </w:pPr>
      <w:ins w:id="250" w:author="芙兰朵露" w:date="2022-05-22T01:45:00Z">
        <w:r w:rsidRPr="00750B60">
          <w:rPr>
            <w:rFonts w:hint="eastAsia"/>
          </w:rPr>
          <w:t>在爬的</w:t>
        </w:r>
      </w:ins>
      <w:r w:rsidR="00483C78" w:rsidRPr="00750B60">
        <w:rPr>
          <w:rFonts w:hint="eastAsia"/>
        </w:rPr>
        <w:t>中途往下看到自己的足迹</w:t>
      </w:r>
      <w:del w:id="251" w:author="芙兰朵露" w:date="2022-05-22T01:45:00Z">
        <w:r w:rsidR="00873996">
          <w:rPr>
            <w:rFonts w:hint="eastAsia"/>
          </w:rPr>
          <w:delText>并未被这一系列动作搅乱，</w:delText>
        </w:r>
      </w:del>
      <w:ins w:id="252" w:author="芙兰朵露" w:date="2022-05-22T01:45:00Z">
        <w:r w:rsidRPr="00750B60">
          <w:rPr>
            <w:rFonts w:hint="eastAsia"/>
          </w:rPr>
          <w:t>整整齐齐。</w:t>
        </w:r>
      </w:ins>
      <w:r w:rsidR="00483C78" w:rsidRPr="00750B60">
        <w:rPr>
          <w:rFonts w:hint="eastAsia"/>
        </w:rPr>
        <w:t>计划</w:t>
      </w:r>
      <w:del w:id="253" w:author="芙兰朵露" w:date="2022-05-22T01:45:00Z">
        <w:r w:rsidR="00873996">
          <w:rPr>
            <w:rFonts w:hint="eastAsia"/>
          </w:rPr>
          <w:delText>的第一步</w:delText>
        </w:r>
      </w:del>
      <w:r w:rsidR="00483C78" w:rsidRPr="00750B60">
        <w:rPr>
          <w:rFonts w:hint="eastAsia"/>
        </w:rPr>
        <w:t>成功了。</w:t>
      </w:r>
    </w:p>
    <w:p w14:paraId="646C9448" w14:textId="0CEB9A69" w:rsidR="00483C78" w:rsidRPr="00750B60" w:rsidRDefault="00873996" w:rsidP="00483C78">
      <w:pPr>
        <w:pPrChange w:id="254" w:author="芙兰朵露" w:date="2022-05-22T01:45:00Z">
          <w:pPr>
            <w:ind w:firstLineChars="200" w:firstLine="420"/>
          </w:pPr>
        </w:pPrChange>
      </w:pPr>
      <w:del w:id="255" w:author="芙兰朵露" w:date="2022-05-22T01:45:00Z">
        <w:r>
          <w:rPr>
            <w:rFonts w:hint="eastAsia"/>
          </w:rPr>
          <w:delText>“</w:delText>
        </w:r>
      </w:del>
      <w:ins w:id="256" w:author="芙兰朵露" w:date="2022-05-22T01:45:00Z">
        <w:r w:rsidR="00483C78" w:rsidRPr="00750B60">
          <w:rPr>
            <w:rFonts w:hint="eastAsia"/>
          </w:rPr>
          <w:t>「</w:t>
        </w:r>
        <w:r w:rsidR="00D34288" w:rsidRPr="00750B60">
          <w:rPr>
            <w:rFonts w:hint="eastAsia"/>
          </w:rPr>
          <w:t>……</w:t>
        </w:r>
      </w:ins>
      <w:r w:rsidR="00483C78" w:rsidRPr="00750B60">
        <w:rPr>
          <w:rFonts w:hint="eastAsia"/>
        </w:rPr>
        <w:t>嗯</w:t>
      </w:r>
      <w:del w:id="257" w:author="芙兰朵露" w:date="2022-05-22T01:45:00Z">
        <w:r>
          <w:rPr>
            <w:rFonts w:hint="eastAsia"/>
          </w:rPr>
          <w:delText>~</w:delText>
        </w:r>
      </w:del>
      <w:ins w:id="258" w:author="芙兰朵露" w:date="2022-05-22T01:45:00Z">
        <w:r w:rsidR="00D34288" w:rsidRPr="00750B60">
          <w:rPr>
            <w:rFonts w:hint="eastAsia"/>
          </w:rPr>
          <w:t>，</w:t>
        </w:r>
      </w:ins>
      <w:r w:rsidR="00483C78" w:rsidRPr="00750B60">
        <w:t>真不愧是我</w:t>
      </w:r>
      <w:del w:id="259" w:author="芙兰朵露" w:date="2022-05-22T01:45:00Z">
        <w:r>
          <w:rPr>
            <w:rFonts w:hint="eastAsia"/>
          </w:rPr>
          <w:delText>”</w:delText>
        </w:r>
      </w:del>
      <w:ins w:id="260" w:author="芙兰朵露" w:date="2022-05-22T01:45:00Z">
        <w:r w:rsidR="00483C78" w:rsidRPr="00750B60">
          <w:t>」</w:t>
        </w:r>
      </w:ins>
    </w:p>
    <w:p w14:paraId="348171D0" w14:textId="458F68D0" w:rsidR="00483C78" w:rsidRPr="00750B60" w:rsidRDefault="00483C78" w:rsidP="00483C78">
      <w:pPr>
        <w:pPrChange w:id="261" w:author="芙兰朵露" w:date="2022-05-22T01:45:00Z">
          <w:pPr>
            <w:ind w:firstLineChars="200" w:firstLine="420"/>
          </w:pPr>
        </w:pPrChange>
      </w:pPr>
      <w:proofErr w:type="gramStart"/>
      <w:r w:rsidRPr="00750B60">
        <w:rPr>
          <w:rFonts w:hint="eastAsia"/>
        </w:rPr>
        <w:t>茉茉</w:t>
      </w:r>
      <w:proofErr w:type="gramEnd"/>
      <w:r w:rsidRPr="00750B60">
        <w:rPr>
          <w:rFonts w:hint="eastAsia"/>
        </w:rPr>
        <w:t>就这样在树上注视着自己</w:t>
      </w:r>
      <w:ins w:id="262" w:author="芙兰朵露" w:date="2022-05-22T01:45:00Z">
        <w:r w:rsidR="00DE5C01" w:rsidRPr="00750B60">
          <w:rPr>
            <w:rFonts w:hint="eastAsia"/>
          </w:rPr>
          <w:t>走过</w:t>
        </w:r>
      </w:ins>
      <w:r w:rsidR="00DE5C01" w:rsidRPr="00750B60">
        <w:rPr>
          <w:rFonts w:hint="eastAsia"/>
        </w:rPr>
        <w:t>的</w:t>
      </w:r>
      <w:del w:id="263" w:author="芙兰朵露" w:date="2022-05-22T01:45:00Z">
        <w:r w:rsidR="00873996">
          <w:rPr>
            <w:rFonts w:hint="eastAsia"/>
          </w:rPr>
          <w:delText>来路</w:delText>
        </w:r>
      </w:del>
      <w:ins w:id="264" w:author="芙兰朵露" w:date="2022-05-22T01:45:00Z">
        <w:r w:rsidR="00DE5C01" w:rsidRPr="00750B60">
          <w:rPr>
            <w:rFonts w:hint="eastAsia"/>
          </w:rPr>
          <w:t>道路</w:t>
        </w:r>
      </w:ins>
      <w:r w:rsidRPr="00750B60">
        <w:rPr>
          <w:rFonts w:hint="eastAsia"/>
        </w:rPr>
        <w:t>。</w:t>
      </w:r>
    </w:p>
    <w:p w14:paraId="64F8025D" w14:textId="29B4D605" w:rsidR="00483C78" w:rsidRPr="00750B60" w:rsidRDefault="00483C78" w:rsidP="00483C78">
      <w:pPr>
        <w:pPrChange w:id="265" w:author="芙兰朵露" w:date="2022-05-22T01:45:00Z">
          <w:pPr>
            <w:ind w:firstLineChars="200" w:firstLine="420"/>
          </w:pPr>
        </w:pPrChange>
      </w:pPr>
      <w:r w:rsidRPr="00750B60">
        <w:rPr>
          <w:rFonts w:hint="eastAsia"/>
        </w:rPr>
        <w:t>所有的足迹确实都是自己的。而且因为是踩着来时的脚印返回，因此</w:t>
      </w:r>
      <w:del w:id="266" w:author="芙兰朵露" w:date="2022-05-22T01:45:00Z">
        <w:r w:rsidR="00873996">
          <w:rPr>
            <w:rFonts w:hint="eastAsia"/>
          </w:rPr>
          <w:delText>跟踪者一路追下去的话足迹就会</w:delText>
        </w:r>
      </w:del>
      <w:ins w:id="267" w:author="芙兰朵露" w:date="2022-05-22T01:45:00Z">
        <w:r w:rsidR="00DE5C01" w:rsidRPr="00750B60">
          <w:rPr>
            <w:rFonts w:hint="eastAsia"/>
          </w:rPr>
          <w:t>脚印看上去</w:t>
        </w:r>
        <w:r w:rsidRPr="00750B60">
          <w:rPr>
            <w:rFonts w:hint="eastAsia"/>
          </w:rPr>
          <w:t>就</w:t>
        </w:r>
      </w:ins>
      <w:r w:rsidRPr="00750B60">
        <w:rPr>
          <w:rFonts w:hint="eastAsia"/>
        </w:rPr>
        <w:t>像突然消失了一样。</w:t>
      </w:r>
    </w:p>
    <w:p w14:paraId="197FA6C5" w14:textId="480A1163" w:rsidR="00483C78" w:rsidRPr="00750B60" w:rsidRDefault="00873996" w:rsidP="00483C78">
      <w:pPr>
        <w:pPrChange w:id="268" w:author="芙兰朵露" w:date="2022-05-22T01:45:00Z">
          <w:pPr>
            <w:ind w:firstLineChars="200" w:firstLine="420"/>
          </w:pPr>
        </w:pPrChange>
      </w:pPr>
      <w:del w:id="269" w:author="芙兰朵露" w:date="2022-05-22T01:45:00Z">
        <w:r>
          <w:rPr>
            <w:rFonts w:hint="eastAsia"/>
          </w:rPr>
          <w:delText>这就是</w:delText>
        </w:r>
      </w:del>
      <w:r w:rsidR="00483C78" w:rsidRPr="00750B60">
        <w:rPr>
          <w:rFonts w:hint="eastAsia"/>
        </w:rPr>
        <w:t>利用路上残留的足迹进行</w:t>
      </w:r>
      <w:del w:id="270" w:author="芙兰朵露" w:date="2022-05-22T01:45:00Z">
        <w:r>
          <w:rPr>
            <w:rFonts w:hint="eastAsia"/>
          </w:rPr>
          <w:delText>的</w:delText>
        </w:r>
      </w:del>
      <w:r w:rsidR="00483C78" w:rsidRPr="00750B60">
        <w:rPr>
          <w:rFonts w:hint="eastAsia"/>
        </w:rPr>
        <w:t>伪装</w:t>
      </w:r>
      <w:del w:id="271" w:author="芙兰朵露" w:date="2022-05-22T01:45:00Z">
        <w:r>
          <w:rPr>
            <w:rFonts w:hint="eastAsia"/>
          </w:rPr>
          <w:delText>工作。</w:delText>
        </w:r>
      </w:del>
      <w:ins w:id="272" w:author="芙兰朵露" w:date="2022-05-22T01:45:00Z">
        <w:r w:rsidR="00DE5C01" w:rsidRPr="00750B60">
          <w:rPr>
            <w:rFonts w:hint="eastAsia"/>
          </w:rPr>
          <w:t>——</w:t>
        </w:r>
      </w:ins>
      <w:r w:rsidR="00483C78" w:rsidRPr="00750B60">
        <w:rPr>
          <w:rFonts w:hint="eastAsia"/>
        </w:rPr>
        <w:t>这</w:t>
      </w:r>
      <w:del w:id="273" w:author="芙兰朵露" w:date="2022-05-22T01:45:00Z">
        <w:r>
          <w:rPr>
            <w:rFonts w:hint="eastAsia"/>
          </w:rPr>
          <w:delText>就是被</w:delText>
        </w:r>
      </w:del>
      <w:ins w:id="274" w:author="芙兰朵露" w:date="2022-05-22T01:45:00Z">
        <w:r w:rsidR="00483C78" w:rsidRPr="00750B60">
          <w:rPr>
            <w:rFonts w:hint="eastAsia"/>
          </w:rPr>
          <w:t>是</w:t>
        </w:r>
        <w:r w:rsidR="00DE5C01" w:rsidRPr="00750B60">
          <w:rPr>
            <w:rFonts w:hint="eastAsia"/>
          </w:rPr>
          <w:t>一种</w:t>
        </w:r>
      </w:ins>
      <w:r w:rsidR="00483C78" w:rsidRPr="00750B60">
        <w:rPr>
          <w:rFonts w:hint="eastAsia"/>
        </w:rPr>
        <w:t>叫做</w:t>
      </w:r>
      <w:del w:id="275" w:author="芙兰朵露" w:date="2022-05-22T01:45:00Z">
        <w:r>
          <w:rPr>
            <w:rFonts w:hint="eastAsia"/>
          </w:rPr>
          <w:delText>“回溯”伪装</w:delText>
        </w:r>
      </w:del>
      <w:ins w:id="276" w:author="芙兰朵露" w:date="2022-05-22T01:45:00Z">
        <w:r w:rsidR="00483C78" w:rsidRPr="00750B60">
          <w:rPr>
            <w:rFonts w:hint="eastAsia"/>
          </w:rPr>
          <w:t>「回溯」</w:t>
        </w:r>
        <w:r w:rsidR="00DE5C01" w:rsidRPr="00750B60">
          <w:rPr>
            <w:rFonts w:hint="eastAsia"/>
          </w:rPr>
          <w:t>的反追踪</w:t>
        </w:r>
      </w:ins>
      <w:r w:rsidR="00483C78" w:rsidRPr="00750B60">
        <w:rPr>
          <w:rFonts w:hint="eastAsia"/>
        </w:rPr>
        <w:t>技巧，哪怕是</w:t>
      </w:r>
      <w:del w:id="277" w:author="芙兰朵露" w:date="2022-05-22T01:45:00Z">
        <w:r>
          <w:rPr>
            <w:rFonts w:hint="eastAsia"/>
          </w:rPr>
          <w:delText>动物</w:delText>
        </w:r>
      </w:del>
      <w:ins w:id="278" w:author="芙兰朵露" w:date="2022-05-22T01:45:00Z">
        <w:r w:rsidR="00DE5C01" w:rsidRPr="00750B60">
          <w:rPr>
            <w:rFonts w:hint="eastAsia"/>
          </w:rPr>
          <w:t>野生</w:t>
        </w:r>
        <w:r w:rsidR="00483C78" w:rsidRPr="00750B60">
          <w:rPr>
            <w:rFonts w:hint="eastAsia"/>
          </w:rPr>
          <w:t>动物</w:t>
        </w:r>
      </w:ins>
      <w:r w:rsidR="00483C78" w:rsidRPr="00750B60">
        <w:rPr>
          <w:rFonts w:hint="eastAsia"/>
        </w:rPr>
        <w:t>也会使用这样的技巧躲避天敌追踪，</w:t>
      </w:r>
      <w:del w:id="279" w:author="芙兰朵露" w:date="2022-05-22T01:45:00Z">
        <w:r>
          <w:rPr>
            <w:rFonts w:hint="eastAsia"/>
          </w:rPr>
          <w:delText>简单却</w:delText>
        </w:r>
      </w:del>
      <w:ins w:id="280" w:author="芙兰朵露" w:date="2022-05-22T01:45:00Z">
        <w:r w:rsidR="00DE5C01" w:rsidRPr="00750B60">
          <w:rPr>
            <w:rFonts w:hint="eastAsia"/>
          </w:rPr>
          <w:t>因为</w:t>
        </w:r>
      </w:ins>
      <w:r w:rsidR="00483C78" w:rsidRPr="00750B60">
        <w:rPr>
          <w:rFonts w:hint="eastAsia"/>
        </w:rPr>
        <w:t>有效</w:t>
      </w:r>
      <w:del w:id="281" w:author="芙兰朵露" w:date="2022-05-22T01:45:00Z">
        <w:r>
          <w:rPr>
            <w:rFonts w:hint="eastAsia"/>
          </w:rPr>
          <w:delText>的方法</w:delText>
        </w:r>
      </w:del>
      <w:ins w:id="282" w:author="芙兰朵露" w:date="2022-05-22T01:45:00Z">
        <w:r w:rsidR="00DE5C01" w:rsidRPr="00750B60">
          <w:rPr>
            <w:rFonts w:hint="eastAsia"/>
          </w:rPr>
          <w:t>所以它们常常会使用</w:t>
        </w:r>
      </w:ins>
      <w:r w:rsidR="00483C78" w:rsidRPr="00750B60">
        <w:rPr>
          <w:rFonts w:hint="eastAsia"/>
        </w:rPr>
        <w:t>。</w:t>
      </w:r>
    </w:p>
    <w:p w14:paraId="512D8624" w14:textId="3BE270F1" w:rsidR="00483C78" w:rsidRPr="00750B60" w:rsidRDefault="00483C78" w:rsidP="00483C78">
      <w:pPr>
        <w:pPrChange w:id="283" w:author="芙兰朵露" w:date="2022-05-22T01:45:00Z">
          <w:pPr>
            <w:ind w:firstLineChars="200" w:firstLine="420"/>
          </w:pPr>
        </w:pPrChange>
      </w:pPr>
      <w:proofErr w:type="gramStart"/>
      <w:r w:rsidRPr="00750B60">
        <w:rPr>
          <w:rFonts w:hint="eastAsia"/>
        </w:rPr>
        <w:t>茉茉</w:t>
      </w:r>
      <w:proofErr w:type="gramEnd"/>
      <w:del w:id="284" w:author="芙兰朵露" w:date="2022-05-22T01:45:00Z">
        <w:r w:rsidR="00873996">
          <w:rPr>
            <w:rFonts w:hint="eastAsia"/>
          </w:rPr>
          <w:delText>就这样</w:delText>
        </w:r>
      </w:del>
      <w:ins w:id="285" w:author="芙兰朵露" w:date="2022-05-22T01:45:00Z">
        <w:r w:rsidR="00AD6602" w:rsidRPr="00750B60">
          <w:rPr>
            <w:rFonts w:hint="eastAsia"/>
          </w:rPr>
          <w:t>虽然还可以选择</w:t>
        </w:r>
      </w:ins>
      <w:r w:rsidRPr="00750B60">
        <w:rPr>
          <w:rFonts w:hint="eastAsia"/>
        </w:rPr>
        <w:t>离开</w:t>
      </w:r>
      <w:del w:id="286" w:author="芙兰朵露" w:date="2022-05-22T01:45:00Z">
        <w:r w:rsidR="00873996">
          <w:rPr>
            <w:rFonts w:hint="eastAsia"/>
          </w:rPr>
          <w:delText>大路，找到了一个地方</w:delText>
        </w:r>
      </w:del>
      <w:ins w:id="287" w:author="芙兰朵露" w:date="2022-05-22T01:45:00Z">
        <w:r w:rsidR="00AD6602" w:rsidRPr="00750B60">
          <w:rPr>
            <w:rFonts w:hint="eastAsia"/>
          </w:rPr>
          <w:t>这条道路，选择其他的路线</w:t>
        </w:r>
        <w:r w:rsidRPr="00750B60">
          <w:rPr>
            <w:rFonts w:hint="eastAsia"/>
          </w:rPr>
          <w:t>，</w:t>
        </w:r>
        <w:r w:rsidR="00AD6602" w:rsidRPr="00750B60">
          <w:rPr>
            <w:rFonts w:hint="eastAsia"/>
          </w:rPr>
          <w:t>但她还是在这里</w:t>
        </w:r>
      </w:ins>
      <w:r w:rsidRPr="00750B60">
        <w:rPr>
          <w:rFonts w:hint="eastAsia"/>
        </w:rPr>
        <w:t>潜伏起来。</w:t>
      </w:r>
    </w:p>
    <w:p w14:paraId="5A800438" w14:textId="22F388BA" w:rsidR="00483C78" w:rsidRPr="00750B60" w:rsidRDefault="00483C78" w:rsidP="00483C78">
      <w:pPr>
        <w:pPrChange w:id="288" w:author="芙兰朵露" w:date="2022-05-22T01:45:00Z">
          <w:pPr>
            <w:ind w:firstLineChars="200" w:firstLine="420"/>
          </w:pPr>
        </w:pPrChange>
      </w:pPr>
      <w:r w:rsidRPr="00750B60">
        <w:rPr>
          <w:rFonts w:hint="eastAsia"/>
        </w:rPr>
        <w:t>她打算在一路追来的人看到半路消失的足迹感到疑惑</w:t>
      </w:r>
      <w:del w:id="289" w:author="芙兰朵露" w:date="2022-05-22T01:45:00Z">
        <w:r w:rsidR="00873996">
          <w:rPr>
            <w:rFonts w:hint="eastAsia"/>
          </w:rPr>
          <w:delText>的那个瞬间，</w:delText>
        </w:r>
      </w:del>
      <w:ins w:id="290" w:author="芙兰朵露" w:date="2022-05-22T01:45:00Z">
        <w:r w:rsidR="00C82C09" w:rsidRPr="00750B60">
          <w:rPr>
            <w:rFonts w:hint="eastAsia"/>
          </w:rPr>
          <w:t>时</w:t>
        </w:r>
        <w:r w:rsidRPr="00750B60">
          <w:rPr>
            <w:rFonts w:hint="eastAsia"/>
          </w:rPr>
          <w:t>，</w:t>
        </w:r>
        <w:r w:rsidR="00C82C09" w:rsidRPr="00750B60">
          <w:rPr>
            <w:rFonts w:hint="eastAsia"/>
          </w:rPr>
          <w:t>趁其不备</w:t>
        </w:r>
      </w:ins>
      <w:r w:rsidRPr="00750B60">
        <w:rPr>
          <w:rFonts w:hint="eastAsia"/>
        </w:rPr>
        <w:t>发动突袭并借机</w:t>
      </w:r>
      <w:del w:id="291" w:author="芙兰朵露" w:date="2022-05-22T01:45:00Z">
        <w:r w:rsidR="00873996">
          <w:rPr>
            <w:rFonts w:hint="eastAsia"/>
          </w:rPr>
          <w:delText>将</w:delText>
        </w:r>
      </w:del>
      <w:ins w:id="292" w:author="芙兰朵露" w:date="2022-05-22T01:45:00Z">
        <w:r w:rsidR="00C82C09" w:rsidRPr="00750B60">
          <w:rPr>
            <w:rFonts w:hint="eastAsia"/>
          </w:rPr>
          <w:t>杀死</w:t>
        </w:r>
      </w:ins>
      <w:r w:rsidRPr="00750B60">
        <w:rPr>
          <w:rFonts w:hint="eastAsia"/>
        </w:rPr>
        <w:t>跟踪者</w:t>
      </w:r>
      <w:del w:id="293" w:author="芙兰朵露" w:date="2022-05-22T01:45:00Z">
        <w:r w:rsidR="00873996">
          <w:rPr>
            <w:rFonts w:hint="eastAsia"/>
          </w:rPr>
          <w:delText>杀死</w:delText>
        </w:r>
      </w:del>
      <w:r w:rsidRPr="00750B60">
        <w:rPr>
          <w:rFonts w:hint="eastAsia"/>
        </w:rPr>
        <w:t>。</w:t>
      </w:r>
    </w:p>
    <w:p w14:paraId="7C2EBCD2" w14:textId="38354ABE" w:rsidR="00483C78" w:rsidRPr="00750B60" w:rsidRDefault="00873996" w:rsidP="00483C78">
      <w:pPr>
        <w:pPrChange w:id="294" w:author="芙兰朵露" w:date="2022-05-22T01:45:00Z">
          <w:pPr>
            <w:ind w:firstLineChars="200" w:firstLine="420"/>
          </w:pPr>
        </w:pPrChange>
      </w:pPr>
      <w:del w:id="295" w:author="芙兰朵露" w:date="2022-05-22T01:45:00Z">
        <w:r>
          <w:rPr>
            <w:rFonts w:hint="eastAsia"/>
          </w:rPr>
          <w:delText>仅仅是隐藏起自己的气息躲避跟踪者</w:delText>
        </w:r>
      </w:del>
      <w:ins w:id="296" w:author="芙兰朵露" w:date="2022-05-22T01:45:00Z">
        <w:r w:rsidR="00C82C09" w:rsidRPr="00750B60">
          <w:rPr>
            <w:rFonts w:hint="eastAsia"/>
          </w:rPr>
          <w:t>光是躲起来</w:t>
        </w:r>
      </w:ins>
      <w:r w:rsidR="00483C78" w:rsidRPr="00750B60">
        <w:rPr>
          <w:rFonts w:hint="eastAsia"/>
        </w:rPr>
        <w:t>并不能</w:t>
      </w:r>
      <w:del w:id="297" w:author="芙兰朵露" w:date="2022-05-22T01:45:00Z">
        <w:r>
          <w:rPr>
            <w:rFonts w:hint="eastAsia"/>
          </w:rPr>
          <w:delText>解决根本问题</w:delText>
        </w:r>
      </w:del>
      <w:ins w:id="298" w:author="芙兰朵露" w:date="2022-05-22T01:45:00Z">
        <w:r w:rsidR="00C82C09" w:rsidRPr="00750B60">
          <w:rPr>
            <w:rFonts w:hint="eastAsia"/>
          </w:rPr>
          <w:t>从</w:t>
        </w:r>
        <w:r w:rsidR="00483C78" w:rsidRPr="00750B60">
          <w:rPr>
            <w:rFonts w:hint="eastAsia"/>
          </w:rPr>
          <w:t>根本</w:t>
        </w:r>
        <w:r w:rsidR="00C82C09" w:rsidRPr="00750B60">
          <w:rPr>
            <w:rFonts w:hint="eastAsia"/>
          </w:rPr>
          <w:t>上解决</w:t>
        </w:r>
        <w:r w:rsidR="00483C78" w:rsidRPr="00750B60">
          <w:rPr>
            <w:rFonts w:hint="eastAsia"/>
          </w:rPr>
          <w:t>问题</w:t>
        </w:r>
      </w:ins>
      <w:r w:rsidR="00483C78" w:rsidRPr="00750B60">
        <w:rPr>
          <w:rFonts w:hint="eastAsia"/>
        </w:rPr>
        <w:t>，因此</w:t>
      </w:r>
      <w:proofErr w:type="gramStart"/>
      <w:r w:rsidR="00483C78" w:rsidRPr="00750B60">
        <w:rPr>
          <w:rFonts w:hint="eastAsia"/>
        </w:rPr>
        <w:t>茉茉</w:t>
      </w:r>
      <w:proofErr w:type="gramEnd"/>
      <w:r w:rsidR="00483C78" w:rsidRPr="00750B60">
        <w:rPr>
          <w:rFonts w:hint="eastAsia"/>
        </w:rPr>
        <w:t>决定就在此地做出一个了断。</w:t>
      </w:r>
    </w:p>
    <w:p w14:paraId="280EB462" w14:textId="7088E0E6" w:rsidR="00483C78" w:rsidRPr="00750B60" w:rsidRDefault="00873996" w:rsidP="00483C78">
      <w:pPr>
        <w:pPrChange w:id="299" w:author="芙兰朵露" w:date="2022-05-22T01:45:00Z">
          <w:pPr>
            <w:ind w:firstLineChars="200" w:firstLine="420"/>
          </w:pPr>
        </w:pPrChange>
      </w:pPr>
      <w:del w:id="300" w:author="芙兰朵露" w:date="2022-05-22T01:45:00Z">
        <w:r>
          <w:rPr>
            <w:rFonts w:hint="eastAsia"/>
          </w:rPr>
          <w:delText>为了接下来的刺杀，</w:delText>
        </w:r>
      </w:del>
      <w:proofErr w:type="gramStart"/>
      <w:r w:rsidR="00483C78" w:rsidRPr="00750B60">
        <w:rPr>
          <w:rFonts w:hint="eastAsia"/>
        </w:rPr>
        <w:t>茉茉</w:t>
      </w:r>
      <w:proofErr w:type="gramEnd"/>
      <w:r w:rsidR="00483C78" w:rsidRPr="00750B60">
        <w:rPr>
          <w:rFonts w:hint="eastAsia"/>
        </w:rPr>
        <w:t>静静地</w:t>
      </w:r>
      <w:del w:id="301" w:author="芙兰朵露" w:date="2022-05-22T01:45:00Z">
        <w:r>
          <w:rPr>
            <w:rFonts w:hint="eastAsia"/>
          </w:rPr>
          <w:delText>在心中</w:delText>
        </w:r>
      </w:del>
      <w:r w:rsidR="00483C78" w:rsidRPr="00750B60">
        <w:rPr>
          <w:rFonts w:hint="eastAsia"/>
        </w:rPr>
        <w:t>酝酿杀意。</w:t>
      </w:r>
      <w:del w:id="302" w:author="芙兰朵露" w:date="2022-05-22T01:45:00Z">
        <w:r>
          <w:rPr>
            <w:rFonts w:hint="eastAsia"/>
          </w:rPr>
          <w:delText>但是却并不是</w:delText>
        </w:r>
      </w:del>
      <w:ins w:id="303" w:author="芙兰朵露" w:date="2022-05-22T01:45:00Z">
        <w:r w:rsidR="00C82C09" w:rsidRPr="00750B60">
          <w:rPr>
            <w:rFonts w:hint="eastAsia"/>
          </w:rPr>
          <w:t>她</w:t>
        </w:r>
        <w:r w:rsidR="00483C78" w:rsidRPr="00750B60">
          <w:rPr>
            <w:rFonts w:hint="eastAsia"/>
          </w:rPr>
          <w:t>并</w:t>
        </w:r>
        <w:r w:rsidR="00C82C09" w:rsidRPr="00750B60">
          <w:rPr>
            <w:rFonts w:hint="eastAsia"/>
          </w:rPr>
          <w:t>没有蠢到</w:t>
        </w:r>
      </w:ins>
      <w:r w:rsidR="00C82C09" w:rsidRPr="00750B60">
        <w:rPr>
          <w:rFonts w:hint="eastAsia"/>
        </w:rPr>
        <w:t>让</w:t>
      </w:r>
      <w:ins w:id="304" w:author="芙兰朵露" w:date="2022-05-22T01:45:00Z">
        <w:r w:rsidR="00C82C09" w:rsidRPr="00750B60">
          <w:rPr>
            <w:rFonts w:hint="eastAsia"/>
          </w:rPr>
          <w:t>人能感知自己的</w:t>
        </w:r>
      </w:ins>
      <w:r w:rsidR="00C82C09" w:rsidRPr="00750B60">
        <w:rPr>
          <w:rFonts w:hint="eastAsia"/>
        </w:rPr>
        <w:t>杀</w:t>
      </w:r>
      <w:del w:id="305" w:author="芙兰朵露" w:date="2022-05-22T01:45:00Z">
        <w:r>
          <w:rPr>
            <w:rFonts w:hint="eastAsia"/>
          </w:rPr>
          <w:delText>意向四处随意扩散</w:delText>
        </w:r>
      </w:del>
      <w:ins w:id="306" w:author="芙兰朵露" w:date="2022-05-22T01:45:00Z">
        <w:r w:rsidR="00C82C09" w:rsidRPr="00750B60">
          <w:rPr>
            <w:rFonts w:hint="eastAsia"/>
          </w:rPr>
          <w:t>意</w:t>
        </w:r>
      </w:ins>
      <w:r w:rsidR="00483C78" w:rsidRPr="00750B60">
        <w:rPr>
          <w:rFonts w:hint="eastAsia"/>
        </w:rPr>
        <w:t>，而是把这股杀意变成</w:t>
      </w:r>
      <w:proofErr w:type="gramStart"/>
      <w:r w:rsidR="00483C78" w:rsidRPr="00750B60">
        <w:rPr>
          <w:rFonts w:hint="eastAsia"/>
        </w:rPr>
        <w:t>比线锯更</w:t>
      </w:r>
      <w:proofErr w:type="gramEnd"/>
      <w:r w:rsidR="00483C78" w:rsidRPr="00750B60">
        <w:rPr>
          <w:rFonts w:hint="eastAsia"/>
        </w:rPr>
        <w:t>细长，比刀剑更加锐利的战意</w:t>
      </w:r>
      <w:del w:id="307" w:author="芙兰朵露" w:date="2022-05-22T01:45:00Z">
        <w:r>
          <w:rPr>
            <w:rFonts w:hint="eastAsia"/>
          </w:rPr>
          <w:delText>。在等待对手的时候让杀意集中</w:delText>
        </w:r>
        <w:r>
          <w:rPr>
            <w:rFonts w:hint="eastAsia"/>
          </w:rPr>
          <w:delText>起来也有助于隐蔽自己的气息</w:delText>
        </w:r>
      </w:del>
      <w:ins w:id="308" w:author="芙兰朵露" w:date="2022-05-22T01:45:00Z">
        <w:r w:rsidR="00C82C09" w:rsidRPr="00750B60">
          <w:rPr>
            <w:rFonts w:hint="eastAsia"/>
          </w:rPr>
          <w:t>，一边</w:t>
        </w:r>
        <w:r w:rsidR="00474111" w:rsidRPr="00750B60">
          <w:rPr>
            <w:rFonts w:hint="eastAsia"/>
          </w:rPr>
          <w:t>隐匿气息，一边等待</w:t>
        </w:r>
      </w:ins>
      <w:r w:rsidR="00474111" w:rsidRPr="00750B60">
        <w:rPr>
          <w:rFonts w:hint="eastAsia"/>
        </w:rPr>
        <w:t>。</w:t>
      </w:r>
    </w:p>
    <w:p w14:paraId="572AE340" w14:textId="2F9F6E78" w:rsidR="00483C78" w:rsidRPr="00750B60" w:rsidRDefault="00873996" w:rsidP="00483C78">
      <w:pPr>
        <w:pPrChange w:id="309" w:author="芙兰朵露" w:date="2022-05-22T01:45:00Z">
          <w:pPr>
            <w:ind w:firstLineChars="200" w:firstLine="420"/>
          </w:pPr>
        </w:pPrChange>
      </w:pPr>
      <w:del w:id="310" w:author="芙兰朵露" w:date="2022-05-22T01:45:00Z">
        <w:r>
          <w:rPr>
            <w:rFonts w:hint="eastAsia"/>
          </w:rPr>
          <w:delText>没过多久</w:delText>
        </w:r>
      </w:del>
      <w:ins w:id="311" w:author="芙兰朵露" w:date="2022-05-22T01:45:00Z">
        <w:r w:rsidR="00C71D36" w:rsidRPr="00750B60">
          <w:rPr>
            <w:rFonts w:hint="eastAsia"/>
          </w:rPr>
          <w:t>不久</w:t>
        </w:r>
      </w:ins>
      <w:r w:rsidR="00483C78" w:rsidRPr="00750B60">
        <w:rPr>
          <w:rFonts w:hint="eastAsia"/>
        </w:rPr>
        <w:t>，来路</w:t>
      </w:r>
      <w:del w:id="312" w:author="芙兰朵露" w:date="2022-05-22T01:45:00Z">
        <w:r>
          <w:rPr>
            <w:rFonts w:hint="eastAsia"/>
          </w:rPr>
          <w:delText>上就出现</w:delText>
        </w:r>
      </w:del>
      <w:ins w:id="313" w:author="芙兰朵露" w:date="2022-05-22T01:45:00Z">
        <w:r w:rsidR="00483C78" w:rsidRPr="00750B60">
          <w:rPr>
            <w:rFonts w:hint="eastAsia"/>
          </w:rPr>
          <w:t>现</w:t>
        </w:r>
      </w:ins>
      <w:r w:rsidR="00483C78" w:rsidRPr="00750B60">
        <w:rPr>
          <w:rFonts w:hint="eastAsia"/>
        </w:rPr>
        <w:t>了跟踪者的身影。</w:t>
      </w:r>
      <w:del w:id="314" w:author="芙兰朵露" w:date="2022-05-22T01:45:00Z">
        <w:r>
          <w:rPr>
            <w:rFonts w:hint="eastAsia"/>
          </w:rPr>
          <w:delText>昏暗的</w:delText>
        </w:r>
      </w:del>
      <w:r w:rsidR="00483C78" w:rsidRPr="00750B60">
        <w:rPr>
          <w:rFonts w:hint="eastAsia"/>
        </w:rPr>
        <w:t>清晨与</w:t>
      </w:r>
      <w:del w:id="315" w:author="芙兰朵露" w:date="2022-05-22T01:45:00Z">
        <w:r>
          <w:rPr>
            <w:rFonts w:hint="eastAsia"/>
          </w:rPr>
          <w:delText>淅沥的</w:delText>
        </w:r>
      </w:del>
      <w:r w:rsidR="00483C78" w:rsidRPr="00750B60">
        <w:rPr>
          <w:rFonts w:hint="eastAsia"/>
        </w:rPr>
        <w:t>雨幕</w:t>
      </w:r>
      <w:ins w:id="316" w:author="芙兰朵露" w:date="2022-05-22T01:45:00Z">
        <w:r w:rsidR="00C71D36" w:rsidRPr="00750B60">
          <w:rPr>
            <w:rFonts w:hint="eastAsia"/>
          </w:rPr>
          <w:t>交织的昏暗，只能</w:t>
        </w:r>
      </w:ins>
      <w:r w:rsidR="00483C78" w:rsidRPr="00750B60">
        <w:rPr>
          <w:rFonts w:hint="eastAsia"/>
        </w:rPr>
        <w:t>让</w:t>
      </w:r>
      <w:proofErr w:type="gramStart"/>
      <w:r w:rsidR="00483C78" w:rsidRPr="00750B60">
        <w:rPr>
          <w:rFonts w:hint="eastAsia"/>
        </w:rPr>
        <w:t>茉茉</w:t>
      </w:r>
      <w:proofErr w:type="gramEnd"/>
      <w:del w:id="317" w:author="芙兰朵露" w:date="2022-05-22T01:45:00Z">
        <w:r>
          <w:rPr>
            <w:rFonts w:hint="eastAsia"/>
          </w:rPr>
          <w:delText>只能</w:delText>
        </w:r>
      </w:del>
      <w:r w:rsidR="00483C78" w:rsidRPr="00750B60">
        <w:rPr>
          <w:rFonts w:hint="eastAsia"/>
        </w:rPr>
        <w:t>看到远处有一个人</w:t>
      </w:r>
      <w:proofErr w:type="gramStart"/>
      <w:r w:rsidR="00483C78" w:rsidRPr="00750B60">
        <w:rPr>
          <w:rFonts w:hint="eastAsia"/>
        </w:rPr>
        <w:t>影逐渐</w:t>
      </w:r>
      <w:proofErr w:type="gramEnd"/>
      <w:r w:rsidR="00483C78" w:rsidRPr="00750B60">
        <w:rPr>
          <w:rFonts w:hint="eastAsia"/>
        </w:rPr>
        <w:t>靠近，但从体格</w:t>
      </w:r>
      <w:del w:id="318" w:author="芙兰朵露" w:date="2022-05-22T01:45:00Z">
        <w:r>
          <w:rPr>
            <w:rFonts w:hint="eastAsia"/>
          </w:rPr>
          <w:delText>大小</w:delText>
        </w:r>
      </w:del>
      <w:r w:rsidR="00483C78" w:rsidRPr="00750B60">
        <w:rPr>
          <w:rFonts w:hint="eastAsia"/>
        </w:rPr>
        <w:t>来看</w:t>
      </w:r>
      <w:del w:id="319" w:author="芙兰朵露" w:date="2022-05-22T01:45:00Z">
        <w:r>
          <w:rPr>
            <w:rFonts w:hint="eastAsia"/>
          </w:rPr>
          <w:delText>那</w:delText>
        </w:r>
      </w:del>
      <w:ins w:id="320" w:author="芙兰朵露" w:date="2022-05-22T01:45:00Z">
        <w:r w:rsidR="00474111" w:rsidRPr="00750B60">
          <w:rPr>
            <w:rFonts w:hint="eastAsia"/>
          </w:rPr>
          <w:t>，</w:t>
        </w:r>
      </w:ins>
      <w:r w:rsidR="00483C78" w:rsidRPr="00750B60">
        <w:rPr>
          <w:rFonts w:hint="eastAsia"/>
        </w:rPr>
        <w:t>毫无疑问</w:t>
      </w:r>
      <w:del w:id="321" w:author="芙兰朵露" w:date="2022-05-22T01:45:00Z">
        <w:r>
          <w:rPr>
            <w:rFonts w:hint="eastAsia"/>
          </w:rPr>
          <w:delText>就是茉茉正静静等待的对手</w:delText>
        </w:r>
      </w:del>
      <w:ins w:id="322" w:author="芙兰朵露" w:date="2022-05-22T01:45:00Z">
        <w:r w:rsidR="00474111" w:rsidRPr="00750B60">
          <w:rPr>
            <w:rFonts w:hint="eastAsia"/>
          </w:rPr>
          <w:t>是那个人</w:t>
        </w:r>
      </w:ins>
      <w:r w:rsidR="00483C78" w:rsidRPr="00750B60">
        <w:rPr>
          <w:rFonts w:hint="eastAsia"/>
        </w:rPr>
        <w:t>。</w:t>
      </w:r>
    </w:p>
    <w:p w14:paraId="235CEB50" w14:textId="5EC61D5B" w:rsidR="00483C78" w:rsidRPr="00750B60" w:rsidRDefault="00483C78" w:rsidP="00483C78">
      <w:pPr>
        <w:pPrChange w:id="323" w:author="芙兰朵露" w:date="2022-05-22T01:45:00Z">
          <w:pPr>
            <w:ind w:firstLineChars="200" w:firstLine="420"/>
          </w:pPr>
        </w:pPrChange>
      </w:pPr>
      <w:r w:rsidRPr="00750B60">
        <w:rPr>
          <w:rFonts w:hint="eastAsia"/>
        </w:rPr>
        <w:t>跟踪者</w:t>
      </w:r>
      <w:del w:id="324" w:author="芙兰朵露" w:date="2022-05-22T01:45:00Z">
        <w:r w:rsidR="00873996">
          <w:rPr>
            <w:rFonts w:hint="eastAsia"/>
          </w:rPr>
          <w:delText>的一边追踪者</w:delText>
        </w:r>
      </w:del>
      <w:ins w:id="325" w:author="芙兰朵露" w:date="2022-05-22T01:45:00Z">
        <w:r w:rsidR="00C71D36" w:rsidRPr="00750B60">
          <w:rPr>
            <w:rFonts w:hint="eastAsia"/>
          </w:rPr>
          <w:t>沿着</w:t>
        </w:r>
      </w:ins>
      <w:proofErr w:type="gramStart"/>
      <w:r w:rsidRPr="00750B60">
        <w:rPr>
          <w:rFonts w:hint="eastAsia"/>
        </w:rPr>
        <w:t>茉茉</w:t>
      </w:r>
      <w:proofErr w:type="gramEnd"/>
      <w:r w:rsidRPr="00750B60">
        <w:rPr>
          <w:rFonts w:hint="eastAsia"/>
        </w:rPr>
        <w:t>的脚印</w:t>
      </w:r>
      <w:del w:id="326" w:author="芙兰朵露" w:date="2022-05-22T01:45:00Z">
        <w:r w:rsidR="00873996">
          <w:rPr>
            <w:rFonts w:hint="eastAsia"/>
          </w:rPr>
          <w:delText>一边用</w:delText>
        </w:r>
      </w:del>
      <w:ins w:id="327" w:author="芙兰朵露" w:date="2022-05-22T01:45:00Z">
        <w:r w:rsidR="00C71D36" w:rsidRPr="00750B60">
          <w:rPr>
            <w:rFonts w:hint="eastAsia"/>
          </w:rPr>
          <w:t>走</w:t>
        </w:r>
      </w:ins>
      <w:r w:rsidR="0037285C" w:rsidRPr="00750B60">
        <w:rPr>
          <w:rFonts w:hint="eastAsia"/>
        </w:rPr>
        <w:t>着</w:t>
      </w:r>
      <w:del w:id="328" w:author="芙兰朵露" w:date="2022-05-22T01:45:00Z">
        <w:r w:rsidR="00873996">
          <w:rPr>
            <w:rFonts w:hint="eastAsia"/>
          </w:rPr>
          <w:delText>不知</w:delText>
        </w:r>
      </w:del>
      <w:ins w:id="329" w:author="芙兰朵露" w:date="2022-05-22T01:45:00Z">
        <w:r w:rsidR="0037285C" w:rsidRPr="00750B60">
          <w:rPr>
            <w:rFonts w:hint="eastAsia"/>
          </w:rPr>
          <w:t>。只见这人步伐堂堂正正，仿佛是不知道</w:t>
        </w:r>
      </w:ins>
      <w:r w:rsidR="0037285C" w:rsidRPr="00750B60">
        <w:rPr>
          <w:rFonts w:hint="eastAsia"/>
        </w:rPr>
        <w:t>什么叫</w:t>
      </w:r>
      <w:del w:id="330" w:author="芙兰朵露" w:date="2022-05-22T01:45:00Z">
        <w:r w:rsidR="00873996">
          <w:rPr>
            <w:rFonts w:hint="eastAsia"/>
          </w:rPr>
          <w:delText>隐蔽的粗犷步伐一路走来</w:delText>
        </w:r>
      </w:del>
      <w:ins w:id="331" w:author="芙兰朵露" w:date="2022-05-22T01:45:00Z">
        <w:r w:rsidR="0037285C" w:rsidRPr="00750B60">
          <w:rPr>
            <w:rFonts w:hint="eastAsia"/>
          </w:rPr>
          <w:t>隐藏般</w:t>
        </w:r>
      </w:ins>
      <w:r w:rsidR="0037285C" w:rsidRPr="00750B60">
        <w:rPr>
          <w:rFonts w:hint="eastAsia"/>
        </w:rPr>
        <w:t>。</w:t>
      </w:r>
    </w:p>
    <w:p w14:paraId="3EBC2677" w14:textId="7A2171A3" w:rsidR="00483C78" w:rsidRPr="00750B60" w:rsidRDefault="00483C78" w:rsidP="00483C78">
      <w:pPr>
        <w:pPrChange w:id="332" w:author="芙兰朵露" w:date="2022-05-22T01:45:00Z">
          <w:pPr>
            <w:ind w:firstLineChars="200" w:firstLine="420"/>
          </w:pPr>
        </w:pPrChange>
      </w:pPr>
      <w:r w:rsidRPr="00750B60">
        <w:rPr>
          <w:rFonts w:hint="eastAsia"/>
        </w:rPr>
        <w:t>随着</w:t>
      </w:r>
      <w:del w:id="333" w:author="芙兰朵露" w:date="2022-05-22T01:45:00Z">
        <w:r w:rsidR="00873996">
          <w:rPr>
            <w:rFonts w:hint="eastAsia"/>
          </w:rPr>
          <w:delText>对手</w:delText>
        </w:r>
      </w:del>
      <w:ins w:id="334" w:author="芙兰朵露" w:date="2022-05-22T01:45:00Z">
        <w:r w:rsidRPr="00750B60">
          <w:rPr>
            <w:rFonts w:hint="eastAsia"/>
          </w:rPr>
          <w:t>对</w:t>
        </w:r>
        <w:r w:rsidR="0037285C" w:rsidRPr="00750B60">
          <w:rPr>
            <w:rFonts w:hint="eastAsia"/>
          </w:rPr>
          <w:t>方</w:t>
        </w:r>
      </w:ins>
      <w:r w:rsidRPr="00750B60">
        <w:rPr>
          <w:rFonts w:hint="eastAsia"/>
        </w:rPr>
        <w:t>逐渐靠近，</w:t>
      </w:r>
      <w:proofErr w:type="gramStart"/>
      <w:r w:rsidRPr="00750B60">
        <w:rPr>
          <w:rFonts w:hint="eastAsia"/>
        </w:rPr>
        <w:t>茉茉</w:t>
      </w:r>
      <w:proofErr w:type="gramEnd"/>
      <w:del w:id="335" w:author="芙兰朵露" w:date="2022-05-22T01:45:00Z">
        <w:r w:rsidR="00873996">
          <w:rPr>
            <w:rFonts w:hint="eastAsia"/>
          </w:rPr>
          <w:delText>的紧张感</w:delText>
        </w:r>
      </w:del>
      <w:r w:rsidR="0037285C" w:rsidRPr="00750B60">
        <w:rPr>
          <w:rFonts w:hint="eastAsia"/>
        </w:rPr>
        <w:t>也越发</w:t>
      </w:r>
      <w:del w:id="336" w:author="芙兰朵露" w:date="2022-05-22T01:45:00Z">
        <w:r w:rsidR="00873996">
          <w:rPr>
            <w:rFonts w:hint="eastAsia"/>
          </w:rPr>
          <w:delText>提高</w:delText>
        </w:r>
      </w:del>
      <w:ins w:id="337" w:author="芙兰朵露" w:date="2022-05-22T01:45:00Z">
        <w:r w:rsidRPr="00750B60">
          <w:rPr>
            <w:rFonts w:hint="eastAsia"/>
          </w:rPr>
          <w:t>紧张</w:t>
        </w:r>
      </w:ins>
      <w:r w:rsidRPr="00750B60">
        <w:rPr>
          <w:rFonts w:hint="eastAsia"/>
        </w:rPr>
        <w:t>。尽管雨声可以掩盖</w:t>
      </w:r>
      <w:del w:id="338" w:author="芙兰朵露" w:date="2022-05-22T01:45:00Z">
        <w:r w:rsidR="00873996">
          <w:rPr>
            <w:rFonts w:hint="eastAsia"/>
          </w:rPr>
          <w:delText>已经压制得很</w:delText>
        </w:r>
      </w:del>
      <w:ins w:id="339" w:author="芙兰朵露" w:date="2022-05-22T01:45:00Z">
        <w:r w:rsidR="0037285C" w:rsidRPr="00750B60">
          <w:rPr>
            <w:rFonts w:hint="eastAsia"/>
          </w:rPr>
          <w:t>自己</w:t>
        </w:r>
      </w:ins>
      <w:r w:rsidRPr="00750B60">
        <w:rPr>
          <w:rFonts w:hint="eastAsia"/>
        </w:rPr>
        <w:t>微弱的呼吸声，但这位跟踪者自身也是优秀的猎犬。</w:t>
      </w:r>
      <w:del w:id="340" w:author="芙兰朵露" w:date="2022-05-22T01:45:00Z">
        <w:r w:rsidR="00873996">
          <w:rPr>
            <w:rFonts w:hint="eastAsia"/>
          </w:rPr>
          <w:delText>任何一丝不小心流出</w:delText>
        </w:r>
      </w:del>
      <w:ins w:id="341" w:author="芙兰朵露" w:date="2022-05-22T01:45:00Z">
        <w:r w:rsidR="0037285C" w:rsidRPr="00750B60">
          <w:rPr>
            <w:rFonts w:hint="eastAsia"/>
          </w:rPr>
          <w:t>哪怕是一点</w:t>
        </w:r>
      </w:ins>
      <w:r w:rsidR="0037285C" w:rsidRPr="00750B60">
        <w:rPr>
          <w:rFonts w:hint="eastAsia"/>
        </w:rPr>
        <w:t>的</w:t>
      </w:r>
      <w:del w:id="342" w:author="芙兰朵露" w:date="2022-05-22T01:45:00Z">
        <w:r w:rsidR="00873996">
          <w:rPr>
            <w:rFonts w:hint="eastAsia"/>
          </w:rPr>
          <w:delText>气息她恐怕都会</w:delText>
        </w:r>
      </w:del>
      <w:ins w:id="343" w:author="芙兰朵露" w:date="2022-05-22T01:45:00Z">
        <w:r w:rsidR="0037285C" w:rsidRPr="00750B60">
          <w:rPr>
            <w:rFonts w:hint="eastAsia"/>
          </w:rPr>
          <w:t>风吹草动，都有可能</w:t>
        </w:r>
      </w:ins>
      <w:r w:rsidR="0037285C" w:rsidRPr="00750B60">
        <w:rPr>
          <w:rFonts w:hint="eastAsia"/>
        </w:rPr>
        <w:t>被她</w:t>
      </w:r>
      <w:del w:id="344" w:author="芙兰朵露" w:date="2022-05-22T01:45:00Z">
        <w:r w:rsidR="00873996">
          <w:rPr>
            <w:rFonts w:hint="eastAsia"/>
          </w:rPr>
          <w:delText>抓住</w:delText>
        </w:r>
      </w:del>
      <w:ins w:id="345" w:author="芙兰朵露" w:date="2022-05-22T01:45:00Z">
        <w:r w:rsidR="0037285C" w:rsidRPr="00750B60">
          <w:rPr>
            <w:rFonts w:hint="eastAsia"/>
          </w:rPr>
          <w:t>发现</w:t>
        </w:r>
      </w:ins>
      <w:r w:rsidRPr="00750B60">
        <w:rPr>
          <w:rFonts w:hint="eastAsia"/>
        </w:rPr>
        <w:t>。</w:t>
      </w:r>
    </w:p>
    <w:p w14:paraId="5FC7C31C" w14:textId="3911DDBA" w:rsidR="0037285C" w:rsidRPr="00750B60" w:rsidRDefault="00873996" w:rsidP="00483C78">
      <w:pPr>
        <w:rPr>
          <w:ins w:id="346" w:author="芙兰朵露" w:date="2022-05-22T01:45:00Z"/>
        </w:rPr>
      </w:pPr>
      <w:del w:id="347" w:author="芙兰朵露" w:date="2022-05-22T01:45:00Z">
        <w:r>
          <w:rPr>
            <w:rFonts w:hint="eastAsia"/>
          </w:rPr>
          <w:delText>就在</w:delText>
        </w:r>
      </w:del>
      <w:ins w:id="348" w:author="芙兰朵露" w:date="2022-05-22T01:45:00Z">
        <w:r w:rsidR="0037285C" w:rsidRPr="00750B60">
          <w:rPr>
            <w:rFonts w:hint="eastAsia"/>
          </w:rPr>
          <w:t>原以为</w:t>
        </w:r>
      </w:ins>
      <w:r w:rsidR="00483C78" w:rsidRPr="00750B60">
        <w:rPr>
          <w:rFonts w:hint="eastAsia"/>
        </w:rPr>
        <w:t>跟踪者</w:t>
      </w:r>
      <w:del w:id="349" w:author="芙兰朵露" w:date="2022-05-22T01:45:00Z">
        <w:r>
          <w:rPr>
            <w:rFonts w:hint="eastAsia"/>
          </w:rPr>
          <w:delText>即将路过</w:delText>
        </w:r>
      </w:del>
      <w:ins w:id="350" w:author="芙兰朵露" w:date="2022-05-22T01:45:00Z">
        <w:r w:rsidR="0037285C" w:rsidRPr="00750B60">
          <w:rPr>
            <w:rFonts w:hint="eastAsia"/>
          </w:rPr>
          <w:t>要</w:t>
        </w:r>
        <w:r w:rsidR="00186D77" w:rsidRPr="00750B60">
          <w:rPr>
            <w:rFonts w:hint="eastAsia"/>
          </w:rPr>
          <w:t>从</w:t>
        </w:r>
      </w:ins>
      <w:proofErr w:type="gramStart"/>
      <w:r w:rsidR="00483C78" w:rsidRPr="00750B60">
        <w:rPr>
          <w:rFonts w:hint="eastAsia"/>
        </w:rPr>
        <w:t>茉茉</w:t>
      </w:r>
      <w:proofErr w:type="gramEnd"/>
      <w:r w:rsidR="00483C78" w:rsidRPr="00750B60">
        <w:rPr>
          <w:rFonts w:hint="eastAsia"/>
        </w:rPr>
        <w:t>所</w:t>
      </w:r>
      <w:del w:id="351" w:author="芙兰朵露" w:date="2022-05-22T01:45:00Z">
        <w:r>
          <w:rPr>
            <w:rFonts w:hint="eastAsia"/>
          </w:rPr>
          <w:delText>躲避</w:delText>
        </w:r>
      </w:del>
      <w:ins w:id="352" w:author="芙兰朵露" w:date="2022-05-22T01:45:00Z">
        <w:r w:rsidR="0037285C" w:rsidRPr="00750B60">
          <w:rPr>
            <w:rFonts w:hint="eastAsia"/>
          </w:rPr>
          <w:t>潜藏</w:t>
        </w:r>
      </w:ins>
      <w:r w:rsidR="00483C78" w:rsidRPr="00750B60">
        <w:rPr>
          <w:rFonts w:hint="eastAsia"/>
        </w:rPr>
        <w:t>的这颗树</w:t>
      </w:r>
      <w:del w:id="353" w:author="芙兰朵露" w:date="2022-05-22T01:45:00Z">
        <w:r>
          <w:rPr>
            <w:rFonts w:hint="eastAsia"/>
          </w:rPr>
          <w:delText>时——</w:delText>
        </w:r>
      </w:del>
      <w:ins w:id="354" w:author="芙兰朵露" w:date="2022-05-22T01:45:00Z">
        <w:r w:rsidR="00186D77" w:rsidRPr="00750B60">
          <w:rPr>
            <w:rFonts w:hint="eastAsia"/>
          </w:rPr>
          <w:t>走过去</w:t>
        </w:r>
        <w:r w:rsidR="00483C78" w:rsidRPr="00750B60">
          <w:rPr>
            <w:rFonts w:hint="eastAsia"/>
          </w:rPr>
          <w:t>时</w:t>
        </w:r>
        <w:r w:rsidR="0037285C" w:rsidRPr="00750B60">
          <w:rPr>
            <w:rFonts w:hint="eastAsia"/>
          </w:rPr>
          <w:t>。</w:t>
        </w:r>
      </w:ins>
    </w:p>
    <w:p w14:paraId="531C8B3B" w14:textId="4316E123" w:rsidR="00483C78" w:rsidRPr="00750B60" w:rsidRDefault="00483C78" w:rsidP="00483C78">
      <w:pPr>
        <w:pPrChange w:id="355" w:author="芙兰朵露" w:date="2022-05-22T01:45:00Z">
          <w:pPr>
            <w:ind w:firstLineChars="200" w:firstLine="420"/>
          </w:pPr>
        </w:pPrChange>
      </w:pPr>
      <w:r w:rsidRPr="00750B60">
        <w:rPr>
          <w:rFonts w:hint="eastAsia"/>
        </w:rPr>
        <w:t>突然，人影停下了脚步。</w:t>
      </w:r>
    </w:p>
    <w:p w14:paraId="7D7409E6" w14:textId="77777777" w:rsidR="00743069" w:rsidRDefault="00873996">
      <w:pPr>
        <w:ind w:firstLineChars="200" w:firstLine="420"/>
        <w:rPr>
          <w:del w:id="356" w:author="芙兰朵露" w:date="2022-05-22T01:45:00Z"/>
        </w:rPr>
      </w:pPr>
      <w:del w:id="357" w:author="芙兰朵露" w:date="2022-05-22T01:45:00Z">
        <w:r>
          <w:rPr>
            <w:rFonts w:hint="eastAsia"/>
          </w:rPr>
          <w:delText>“唔嗯”</w:delText>
        </w:r>
      </w:del>
    </w:p>
    <w:p w14:paraId="091634C6" w14:textId="3BF5176F" w:rsidR="00483C78" w:rsidRPr="00750B60" w:rsidRDefault="00483C78" w:rsidP="00483C78">
      <w:pPr>
        <w:rPr>
          <w:ins w:id="358" w:author="芙兰朵露" w:date="2022-05-22T01:45:00Z"/>
        </w:rPr>
      </w:pPr>
      <w:ins w:id="359" w:author="芙兰朵露" w:date="2022-05-22T01:45:00Z">
        <w:r w:rsidRPr="00750B60">
          <w:rPr>
            <w:rFonts w:hint="eastAsia"/>
          </w:rPr>
          <w:t>「</w:t>
        </w:r>
        <w:r w:rsidR="00186D77" w:rsidRPr="00750B60">
          <w:rPr>
            <w:rFonts w:hint="eastAsia"/>
          </w:rPr>
          <w:t>嗯哼</w:t>
        </w:r>
        <w:r w:rsidRPr="00750B60">
          <w:rPr>
            <w:rFonts w:hint="eastAsia"/>
          </w:rPr>
          <w:t>」</w:t>
        </w:r>
      </w:ins>
    </w:p>
    <w:p w14:paraId="33F33758" w14:textId="67ACBAE2" w:rsidR="00483C78" w:rsidRPr="00750B60" w:rsidRDefault="00483C78" w:rsidP="00483C78">
      <w:pPr>
        <w:pPrChange w:id="360" w:author="芙兰朵露" w:date="2022-05-22T01:45:00Z">
          <w:pPr>
            <w:ind w:firstLineChars="200" w:firstLine="420"/>
          </w:pPr>
        </w:pPrChange>
      </w:pPr>
      <w:r w:rsidRPr="00750B60">
        <w:rPr>
          <w:rFonts w:hint="eastAsia"/>
        </w:rPr>
        <w:t>原本</w:t>
      </w:r>
      <w:ins w:id="361" w:author="芙兰朵露" w:date="2022-05-22T01:45:00Z">
        <w:r w:rsidR="00186D77" w:rsidRPr="00750B60">
          <w:rPr>
            <w:rFonts w:hint="eastAsia"/>
          </w:rPr>
          <w:t>这人视线</w:t>
        </w:r>
      </w:ins>
      <w:r w:rsidRPr="00750B60">
        <w:rPr>
          <w:rFonts w:hint="eastAsia"/>
        </w:rPr>
        <w:t>紧贴地面</w:t>
      </w:r>
      <w:del w:id="362" w:author="芙兰朵露" w:date="2022-05-22T01:45:00Z">
        <w:r w:rsidR="00873996">
          <w:rPr>
            <w:rFonts w:hint="eastAsia"/>
          </w:rPr>
          <w:delText>的视线唐</w:delText>
        </w:r>
        <w:r w:rsidR="00873996">
          <w:rPr>
            <w:rFonts w:hint="eastAsia"/>
          </w:rPr>
          <w:delText>突地随着头部一起抬起来，看向了茉茉的方向</w:delText>
        </w:r>
      </w:del>
      <w:ins w:id="363" w:author="芙兰朵露" w:date="2022-05-22T01:45:00Z">
        <w:r w:rsidR="00186D77" w:rsidRPr="00750B60">
          <w:rPr>
            <w:rFonts w:hint="eastAsia"/>
          </w:rPr>
          <w:t>，可是却突然</w:t>
        </w:r>
        <w:r w:rsidRPr="00750B60">
          <w:rPr>
            <w:rFonts w:hint="eastAsia"/>
          </w:rPr>
          <w:t>抬起</w:t>
        </w:r>
        <w:r w:rsidR="00186D77" w:rsidRPr="00750B60">
          <w:rPr>
            <w:rFonts w:hint="eastAsia"/>
          </w:rPr>
          <w:t>头</w:t>
        </w:r>
        <w:r w:rsidRPr="00750B60">
          <w:rPr>
            <w:rFonts w:hint="eastAsia"/>
          </w:rPr>
          <w:t>来</w:t>
        </w:r>
      </w:ins>
      <w:r w:rsidRPr="00750B60">
        <w:rPr>
          <w:rFonts w:hint="eastAsia"/>
        </w:rPr>
        <w:t>。</w:t>
      </w:r>
    </w:p>
    <w:p w14:paraId="149EF347" w14:textId="06037A1B" w:rsidR="00483C78" w:rsidRPr="00750B60" w:rsidRDefault="00873996" w:rsidP="00483C78">
      <w:pPr>
        <w:pPrChange w:id="364" w:author="芙兰朵露" w:date="2022-05-22T01:45:00Z">
          <w:pPr>
            <w:ind w:firstLineChars="200" w:firstLine="420"/>
          </w:pPr>
        </w:pPrChange>
      </w:pPr>
      <w:del w:id="365" w:author="芙兰朵露" w:date="2022-05-22T01:45:00Z">
        <w:r>
          <w:rPr>
            <w:rFonts w:hint="eastAsia"/>
          </w:rPr>
          <w:delText>“</w:delText>
        </w:r>
      </w:del>
      <w:ins w:id="366" w:author="芙兰朵露" w:date="2022-05-22T01:45:00Z">
        <w:r w:rsidR="00483C78" w:rsidRPr="00750B60">
          <w:rPr>
            <w:rFonts w:hint="eastAsia"/>
          </w:rPr>
          <w:t>「</w:t>
        </w:r>
      </w:ins>
      <w:r w:rsidR="00483C78" w:rsidRPr="00750B60">
        <w:rPr>
          <w:rFonts w:hint="eastAsia"/>
        </w:rPr>
        <w:t>找到你了</w:t>
      </w:r>
      <w:del w:id="367" w:author="芙兰朵露" w:date="2022-05-22T01:45:00Z">
        <w:r>
          <w:rPr>
            <w:rFonts w:hint="eastAsia"/>
          </w:rPr>
          <w:delText>哟！</w:delText>
        </w:r>
      </w:del>
      <w:ins w:id="368" w:author="芙兰朵露" w:date="2022-05-22T01:45:00Z">
        <w:r w:rsidR="00186D77" w:rsidRPr="00750B60">
          <w:rPr>
            <w:rFonts w:hint="eastAsia"/>
          </w:rPr>
          <w:t>啊，</w:t>
        </w:r>
      </w:ins>
      <w:proofErr w:type="gramStart"/>
      <w:r w:rsidR="00483C78" w:rsidRPr="00750B60">
        <w:rPr>
          <w:rFonts w:hint="eastAsia"/>
        </w:rPr>
        <w:t>茉茉</w:t>
      </w:r>
      <w:proofErr w:type="gramEnd"/>
      <w:del w:id="369" w:author="芙兰朵露" w:date="2022-05-22T01:45:00Z">
        <w:r>
          <w:rPr>
            <w:rFonts w:hint="eastAsia"/>
          </w:rPr>
          <w:delText>”</w:delText>
        </w:r>
      </w:del>
      <w:ins w:id="370" w:author="芙兰朵露" w:date="2022-05-22T01:45:00Z">
        <w:r w:rsidR="00483C78" w:rsidRPr="00750B60">
          <w:rPr>
            <w:rFonts w:hint="eastAsia"/>
          </w:rPr>
          <w:t>」</w:t>
        </w:r>
      </w:ins>
    </w:p>
    <w:p w14:paraId="30E7A922" w14:textId="494FE29F" w:rsidR="00483C78" w:rsidRPr="00750B60" w:rsidRDefault="00873996" w:rsidP="00483C78">
      <w:pPr>
        <w:pPrChange w:id="371" w:author="芙兰朵露" w:date="2022-05-22T01:45:00Z">
          <w:pPr>
            <w:ind w:firstLineChars="200" w:firstLine="420"/>
          </w:pPr>
        </w:pPrChange>
      </w:pPr>
      <w:del w:id="372" w:author="芙兰朵露" w:date="2022-05-22T01:45:00Z">
        <w:r>
          <w:rPr>
            <w:rFonts w:hint="eastAsia"/>
          </w:rPr>
          <w:delText>跟踪者用男性</w:delText>
        </w:r>
      </w:del>
      <w:ins w:id="373" w:author="芙兰朵露" w:date="2022-05-22T01:45:00Z">
        <w:r w:rsidR="00186D77" w:rsidRPr="00750B60">
          <w:rPr>
            <w:rFonts w:hint="eastAsia"/>
          </w:rPr>
          <w:t>这人</w:t>
        </w:r>
      </w:ins>
      <w:r w:rsidR="00186D77" w:rsidRPr="00750B60">
        <w:rPr>
          <w:rFonts w:hint="eastAsia"/>
        </w:rPr>
        <w:t>的语气</w:t>
      </w:r>
      <w:del w:id="374" w:author="芙兰朵露" w:date="2022-05-22T01:45:00Z">
        <w:r>
          <w:rPr>
            <w:rFonts w:hint="eastAsia"/>
          </w:rPr>
          <w:delText>发出了这</w:delText>
        </w:r>
      </w:del>
      <w:ins w:id="375" w:author="芙兰朵露" w:date="2022-05-22T01:45:00Z">
        <w:r w:rsidR="00186D77" w:rsidRPr="00750B60">
          <w:rPr>
            <w:rFonts w:hint="eastAsia"/>
          </w:rPr>
          <w:t>充满</w:t>
        </w:r>
      </w:ins>
      <w:r w:rsidR="00186D77" w:rsidRPr="00750B60">
        <w:rPr>
          <w:rFonts w:hint="eastAsia"/>
        </w:rPr>
        <w:t>自信</w:t>
      </w:r>
      <w:del w:id="376" w:author="芙兰朵露" w:date="2022-05-22T01:45:00Z">
        <w:r>
          <w:rPr>
            <w:rFonts w:hint="eastAsia"/>
          </w:rPr>
          <w:delText>满满的发言。随后立即将</w:delText>
        </w:r>
      </w:del>
      <w:ins w:id="377" w:author="芙兰朵露" w:date="2022-05-22T01:45:00Z">
        <w:r w:rsidR="00186D77" w:rsidRPr="00750B60">
          <w:rPr>
            <w:rFonts w:hint="eastAsia"/>
          </w:rPr>
          <w:t>，虽然口吻很像男的，但毫无疑问是一位女性</w:t>
        </w:r>
        <w:r w:rsidR="00483C78" w:rsidRPr="00750B60">
          <w:rPr>
            <w:rFonts w:hint="eastAsia"/>
          </w:rPr>
          <w:t>。</w:t>
        </w:r>
        <w:r w:rsidR="00186D77" w:rsidRPr="00750B60">
          <w:rPr>
            <w:rFonts w:hint="eastAsia"/>
          </w:rPr>
          <w:t>她拔出</w:t>
        </w:r>
      </w:ins>
      <w:r w:rsidR="00483C78" w:rsidRPr="00750B60">
        <w:rPr>
          <w:rFonts w:hint="eastAsia"/>
        </w:rPr>
        <w:t>腰间的大剑</w:t>
      </w:r>
      <w:del w:id="378" w:author="芙兰朵露" w:date="2022-05-22T01:45:00Z">
        <w:r>
          <w:rPr>
            <w:rFonts w:hint="eastAsia"/>
          </w:rPr>
          <w:delText>拔出。把</w:delText>
        </w:r>
      </w:del>
      <w:ins w:id="379" w:author="芙兰朵露" w:date="2022-05-22T01:45:00Z">
        <w:r w:rsidR="00483C78" w:rsidRPr="00750B60">
          <w:rPr>
            <w:rFonts w:hint="eastAsia"/>
          </w:rPr>
          <w:t>。</w:t>
        </w:r>
        <w:r w:rsidR="003A6980" w:rsidRPr="00750B60">
          <w:rPr>
            <w:rFonts w:hint="eastAsia"/>
          </w:rPr>
          <w:t>她的动作干净利落，</w:t>
        </w:r>
      </w:ins>
      <w:r w:rsidR="00483C78" w:rsidRPr="00750B60">
        <w:rPr>
          <w:rFonts w:hint="eastAsia"/>
        </w:rPr>
        <w:t>这把刻印</w:t>
      </w:r>
      <w:del w:id="380" w:author="芙兰朵露" w:date="2022-05-22T01:45:00Z">
        <w:r>
          <w:rPr>
            <w:rFonts w:hint="eastAsia"/>
          </w:rPr>
          <w:delText>这</w:delText>
        </w:r>
      </w:del>
      <w:proofErr w:type="gramStart"/>
      <w:ins w:id="381" w:author="芙兰朵露" w:date="2022-05-22T01:45:00Z">
        <w:r w:rsidR="00186D77" w:rsidRPr="00750B60">
          <w:rPr>
            <w:rFonts w:hint="eastAsia"/>
          </w:rPr>
          <w:t>着</w:t>
        </w:r>
      </w:ins>
      <w:proofErr w:type="gramEnd"/>
      <w:r w:rsidR="00483C78" w:rsidRPr="00750B60">
        <w:rPr>
          <w:rFonts w:hint="eastAsia"/>
        </w:rPr>
        <w:t>十枚纹章的</w:t>
      </w:r>
      <w:proofErr w:type="gramStart"/>
      <w:r w:rsidR="00483C78" w:rsidRPr="00750B60">
        <w:rPr>
          <w:rFonts w:hint="eastAsia"/>
        </w:rPr>
        <w:t>强大导器</w:t>
      </w:r>
      <w:proofErr w:type="gramEnd"/>
      <w:del w:id="382" w:author="芙兰朵露" w:date="2022-05-22T01:45:00Z">
        <w:r>
          <w:rPr>
            <w:rFonts w:hint="eastAsia"/>
          </w:rPr>
          <w:delText>毫不犹豫地</w:delText>
        </w:r>
      </w:del>
      <w:r w:rsidR="00483C78" w:rsidRPr="00750B60">
        <w:rPr>
          <w:rFonts w:hint="eastAsia"/>
        </w:rPr>
        <w:t>插入地面，</w:t>
      </w:r>
      <w:del w:id="383" w:author="芙兰朵露" w:date="2022-05-22T01:45:00Z">
        <w:r>
          <w:rPr>
            <w:rFonts w:hint="eastAsia"/>
          </w:rPr>
          <w:delText>大剑上泛起</w:delText>
        </w:r>
      </w:del>
      <w:proofErr w:type="gramStart"/>
      <w:ins w:id="384" w:author="芙兰朵露" w:date="2022-05-22T01:45:00Z">
        <w:r w:rsidR="003A6980" w:rsidRPr="00750B60">
          <w:rPr>
            <w:rFonts w:hint="eastAsia"/>
          </w:rPr>
          <w:t>流入</w:t>
        </w:r>
      </w:ins>
      <w:r w:rsidR="003A6980" w:rsidRPr="00750B60">
        <w:rPr>
          <w:rFonts w:hint="eastAsia"/>
        </w:rPr>
        <w:t>导力</w:t>
      </w:r>
      <w:proofErr w:type="gramEnd"/>
      <w:del w:id="385" w:author="芙兰朵露" w:date="2022-05-22T01:45:00Z">
        <w:r>
          <w:rPr>
            <w:rFonts w:hint="eastAsia"/>
          </w:rPr>
          <w:delText>流动的光芒——</w:delText>
        </w:r>
      </w:del>
      <w:ins w:id="386" w:author="芙兰朵露" w:date="2022-05-22T01:45:00Z">
        <w:r w:rsidR="003A6980" w:rsidRPr="00750B60">
          <w:rPr>
            <w:rFonts w:hint="eastAsia"/>
          </w:rPr>
          <w:t>。</w:t>
        </w:r>
      </w:ins>
    </w:p>
    <w:p w14:paraId="42505BFC" w14:textId="77777777" w:rsidR="00483C78" w:rsidRPr="00750B60" w:rsidRDefault="00483C78" w:rsidP="00483C78">
      <w:pPr>
        <w:rPr>
          <w:lang w:eastAsia="ja-JP"/>
        </w:rPr>
        <w:pPrChange w:id="387" w:author="芙兰朵露" w:date="2022-05-22T01:45:00Z">
          <w:pPr>
            <w:ind w:firstLineChars="200" w:firstLine="420"/>
          </w:pPr>
        </w:pPrChange>
      </w:pPr>
      <w:r w:rsidRPr="00750B60">
        <w:rPr>
          <w:rFonts w:hint="eastAsia"/>
          <w:lang w:eastAsia="ja-JP"/>
        </w:rPr>
        <w:t>『导力：接续──大剑</w:t>
      </w:r>
      <w:r w:rsidRPr="00750B60">
        <w:rPr>
          <w:rFonts w:ascii="MS Mincho" w:hAnsi="MS Mincho" w:hint="eastAsia"/>
          <w:lang w:eastAsia="ja-JP"/>
          <w:rPrChange w:id="388" w:author="芙兰朵露" w:date="2022-05-22T01:45:00Z">
            <w:rPr>
              <w:rFonts w:hint="eastAsia"/>
            </w:rPr>
          </w:rPrChange>
        </w:rPr>
        <w:t>・</w:t>
      </w:r>
      <w:r w:rsidRPr="00750B60">
        <w:rPr>
          <w:rFonts w:ascii="等线" w:hAnsi="等线" w:hint="eastAsia"/>
          <w:lang w:eastAsia="ja-JP"/>
          <w:rPrChange w:id="389" w:author="芙兰朵露" w:date="2022-05-22T01:45:00Z">
            <w:rPr>
              <w:rFonts w:hint="eastAsia"/>
            </w:rPr>
          </w:rPrChange>
        </w:rPr>
        <w:t>纹章──发动【爆炎】』</w:t>
      </w:r>
    </w:p>
    <w:p w14:paraId="1FE5BC33" w14:textId="3F88EA05" w:rsidR="00483C78" w:rsidRPr="00750B60" w:rsidRDefault="00483C78" w:rsidP="00483C78">
      <w:pPr>
        <w:pPrChange w:id="390" w:author="芙兰朵露" w:date="2022-05-22T01:45:00Z">
          <w:pPr>
            <w:ind w:firstLineChars="200" w:firstLine="420"/>
          </w:pPr>
        </w:pPrChange>
      </w:pPr>
      <w:r w:rsidRPr="00750B60">
        <w:rPr>
          <w:rFonts w:hint="eastAsia"/>
        </w:rPr>
        <w:t>随</w:t>
      </w:r>
      <w:del w:id="391" w:author="芙兰朵露" w:date="2022-05-22T01:45:00Z">
        <w:r w:rsidR="00873996">
          <w:rPr>
            <w:rFonts w:hint="eastAsia"/>
          </w:rPr>
          <w:delText>着魔</w:delText>
        </w:r>
      </w:del>
      <w:proofErr w:type="gramStart"/>
      <w:ins w:id="392" w:author="芙兰朵露" w:date="2022-05-22T01:45:00Z">
        <w:r w:rsidRPr="00750B60">
          <w:rPr>
            <w:rFonts w:hint="eastAsia"/>
          </w:rPr>
          <w:t>着</w:t>
        </w:r>
        <w:proofErr w:type="gramEnd"/>
        <w:r w:rsidR="003A6980" w:rsidRPr="00750B60">
          <w:rPr>
            <w:rFonts w:hint="eastAsia"/>
          </w:rPr>
          <w:t>纹</w:t>
        </w:r>
        <w:proofErr w:type="gramStart"/>
        <w:r w:rsidR="003A6980" w:rsidRPr="00750B60">
          <w:rPr>
            <w:rFonts w:hint="eastAsia"/>
          </w:rPr>
          <w:t>章</w:t>
        </w:r>
        <w:r w:rsidRPr="00750B60">
          <w:rPr>
            <w:rFonts w:hint="eastAsia"/>
          </w:rPr>
          <w:t>魔</w:t>
        </w:r>
      </w:ins>
      <w:r w:rsidRPr="00750B60">
        <w:rPr>
          <w:rFonts w:hint="eastAsia"/>
        </w:rPr>
        <w:t>导</w:t>
      </w:r>
      <w:proofErr w:type="gramEnd"/>
      <w:r w:rsidRPr="00750B60">
        <w:rPr>
          <w:rFonts w:hint="eastAsia"/>
        </w:rPr>
        <w:t>的发动，地面</w:t>
      </w:r>
      <w:del w:id="393" w:author="芙兰朵露" w:date="2022-05-22T01:45:00Z">
        <w:r w:rsidR="00873996">
          <w:rPr>
            <w:rFonts w:hint="eastAsia"/>
          </w:rPr>
          <w:delText>的泥土随着底下的</w:delText>
        </w:r>
      </w:del>
      <w:ins w:id="394" w:author="芙兰朵露" w:date="2022-05-22T01:45:00Z">
        <w:r w:rsidR="003A6980" w:rsidRPr="00750B60">
          <w:rPr>
            <w:rFonts w:hint="eastAsia"/>
          </w:rPr>
          <w:t>发生了</w:t>
        </w:r>
      </w:ins>
      <w:r w:rsidR="003A6980" w:rsidRPr="00750B60">
        <w:rPr>
          <w:rFonts w:hint="eastAsia"/>
        </w:rPr>
        <w:t>爆炸</w:t>
      </w:r>
      <w:del w:id="395" w:author="芙兰朵露" w:date="2022-05-22T01:45:00Z">
        <w:r w:rsidR="00873996">
          <w:rPr>
            <w:rFonts w:hint="eastAsia"/>
          </w:rPr>
          <w:delText>四散纷飞、</w:delText>
        </w:r>
      </w:del>
      <w:ins w:id="396" w:author="芙兰朵露" w:date="2022-05-22T01:45:00Z">
        <w:r w:rsidR="003A6980" w:rsidRPr="00750B60">
          <w:rPr>
            <w:rFonts w:hint="eastAsia"/>
          </w:rPr>
          <w:t>。</w:t>
        </w:r>
      </w:ins>
    </w:p>
    <w:p w14:paraId="4B71A859" w14:textId="7E456DC6" w:rsidR="00483C78" w:rsidRPr="00750B60" w:rsidRDefault="00483C78" w:rsidP="00483C78">
      <w:pPr>
        <w:pPrChange w:id="397" w:author="芙兰朵露" w:date="2022-05-22T01:45:00Z">
          <w:pPr>
            <w:ind w:firstLineChars="200" w:firstLine="420"/>
          </w:pPr>
        </w:pPrChange>
      </w:pPr>
      <w:r w:rsidRPr="00750B60">
        <w:rPr>
          <w:rFonts w:hint="eastAsia"/>
        </w:rPr>
        <w:t>虽说抑制了威力，地底下的爆炸导致的影响却并不小。泥水弹起</w:t>
      </w:r>
      <w:del w:id="398" w:author="芙兰朵露" w:date="2022-05-22T01:45:00Z">
        <w:r w:rsidR="00873996">
          <w:rPr>
            <w:rFonts w:hint="eastAsia"/>
          </w:rPr>
          <w:delText>来</w:delText>
        </w:r>
      </w:del>
      <w:ins w:id="399" w:author="芙兰朵露" w:date="2022-05-22T01:45:00Z">
        <w:r w:rsidR="009D0C56" w:rsidRPr="00750B60">
          <w:rPr>
            <w:rFonts w:hint="eastAsia"/>
          </w:rPr>
          <w:t>，</w:t>
        </w:r>
      </w:ins>
      <w:r w:rsidRPr="00750B60">
        <w:rPr>
          <w:rFonts w:hint="eastAsia"/>
        </w:rPr>
        <w:t>四处飞溅，</w:t>
      </w:r>
      <w:proofErr w:type="gramStart"/>
      <w:r w:rsidRPr="00750B60">
        <w:rPr>
          <w:rFonts w:hint="eastAsia"/>
        </w:rPr>
        <w:t>而且魔导的</w:t>
      </w:r>
      <w:proofErr w:type="gramEnd"/>
      <w:r w:rsidRPr="00750B60">
        <w:rPr>
          <w:rFonts w:hint="eastAsia"/>
        </w:rPr>
        <w:t>爆炸似乎被特意设定了方向，大部分被雨水湿润的泥土精确地向着</w:t>
      </w:r>
      <w:proofErr w:type="gramStart"/>
      <w:r w:rsidRPr="00750B60">
        <w:rPr>
          <w:rFonts w:hint="eastAsia"/>
        </w:rPr>
        <w:t>茉茉</w:t>
      </w:r>
      <w:proofErr w:type="gramEnd"/>
      <w:r w:rsidRPr="00750B60">
        <w:rPr>
          <w:rFonts w:hint="eastAsia"/>
        </w:rPr>
        <w:t>躲藏的</w:t>
      </w:r>
      <w:del w:id="400" w:author="芙兰朵露" w:date="2022-05-22T01:45:00Z">
        <w:r w:rsidR="00873996">
          <w:rPr>
            <w:rFonts w:hint="eastAsia"/>
          </w:rPr>
          <w:delText>树枝飞来</w:delText>
        </w:r>
      </w:del>
      <w:ins w:id="401" w:author="芙兰朵露" w:date="2022-05-22T01:45:00Z">
        <w:r w:rsidR="009D0C56" w:rsidRPr="00750B60">
          <w:rPr>
            <w:rFonts w:hint="eastAsia"/>
          </w:rPr>
          <w:t>那棵树</w:t>
        </w:r>
      </w:ins>
      <w:r w:rsidRPr="00750B60">
        <w:rPr>
          <w:rFonts w:hint="eastAsia"/>
        </w:rPr>
        <w:t>。</w:t>
      </w:r>
    </w:p>
    <w:p w14:paraId="62544488" w14:textId="489136E6" w:rsidR="00483C78" w:rsidRPr="00750B60" w:rsidRDefault="00483C78" w:rsidP="00483C78">
      <w:pPr>
        <w:pPrChange w:id="402" w:author="芙兰朵露" w:date="2022-05-22T01:45:00Z">
          <w:pPr>
            <w:ind w:firstLineChars="200" w:firstLine="420"/>
          </w:pPr>
        </w:pPrChange>
      </w:pPr>
      <w:r w:rsidRPr="00750B60">
        <w:rPr>
          <w:rFonts w:hint="eastAsia"/>
        </w:rPr>
        <w:t>随着</w:t>
      </w:r>
      <w:proofErr w:type="gramStart"/>
      <w:r w:rsidRPr="00750B60">
        <w:rPr>
          <w:rFonts w:hint="eastAsia"/>
        </w:rPr>
        <w:t>哗啦哗啦</w:t>
      </w:r>
      <w:proofErr w:type="gramEnd"/>
      <w:r w:rsidRPr="00750B60">
        <w:rPr>
          <w:rFonts w:hint="eastAsia"/>
        </w:rPr>
        <w:t>的水声，</w:t>
      </w:r>
      <w:proofErr w:type="gramStart"/>
      <w:r w:rsidRPr="00750B60">
        <w:rPr>
          <w:rFonts w:hint="eastAsia"/>
        </w:rPr>
        <w:t>茉茉</w:t>
      </w:r>
      <w:proofErr w:type="gramEnd"/>
      <w:r w:rsidRPr="00750B60">
        <w:rPr>
          <w:rFonts w:hint="eastAsia"/>
        </w:rPr>
        <w:t>全身都</w:t>
      </w:r>
      <w:del w:id="403" w:author="芙兰朵露" w:date="2022-05-22T01:45:00Z">
        <w:r w:rsidR="00873996">
          <w:rPr>
            <w:rFonts w:hint="eastAsia"/>
          </w:rPr>
          <w:delText>被</w:delText>
        </w:r>
      </w:del>
      <w:r w:rsidRPr="00750B60">
        <w:rPr>
          <w:rFonts w:hint="eastAsia"/>
        </w:rPr>
        <w:t>沾上了泥水。</w:t>
      </w:r>
    </w:p>
    <w:p w14:paraId="55D60C51" w14:textId="0CBCBF6E" w:rsidR="00483C78" w:rsidRPr="00750B60" w:rsidRDefault="00873996" w:rsidP="00483C78">
      <w:pPr>
        <w:pPrChange w:id="404" w:author="芙兰朵露" w:date="2022-05-22T01:45:00Z">
          <w:pPr>
            <w:ind w:firstLineChars="200" w:firstLine="420"/>
          </w:pPr>
        </w:pPrChange>
      </w:pPr>
      <w:del w:id="405" w:author="芙兰朵露" w:date="2022-05-22T01:45:00Z">
        <w:r>
          <w:rPr>
            <w:rFonts w:hint="eastAsia"/>
          </w:rPr>
          <w:delText>“</w:delText>
        </w:r>
      </w:del>
      <w:ins w:id="406" w:author="芙兰朵露" w:date="2022-05-22T01:45:00Z">
        <w:r w:rsidR="00483C78" w:rsidRPr="00750B60">
          <w:rPr>
            <w:rFonts w:hint="eastAsia"/>
          </w:rPr>
          <w:t>「</w:t>
        </w:r>
      </w:ins>
      <w:r w:rsidR="00483C78" w:rsidRPr="00750B60">
        <w:rPr>
          <w:rFonts w:hint="eastAsia"/>
        </w:rPr>
        <w:t>这个技巧</w:t>
      </w:r>
      <w:ins w:id="407" w:author="芙兰朵露" w:date="2022-05-22T01:45:00Z">
        <w:r w:rsidR="009D0C56" w:rsidRPr="00750B60">
          <w:rPr>
            <w:rFonts w:hint="eastAsia"/>
          </w:rPr>
          <w:t>是不是</w:t>
        </w:r>
      </w:ins>
      <w:r w:rsidR="00483C78" w:rsidRPr="00750B60">
        <w:rPr>
          <w:rFonts w:hint="eastAsia"/>
        </w:rPr>
        <w:t>对你</w:t>
      </w:r>
      <w:del w:id="408" w:author="芙兰朵露" w:date="2022-05-22T01:45:00Z">
        <w:r>
          <w:rPr>
            <w:rFonts w:hint="eastAsia"/>
          </w:rPr>
          <w:delText>来说还是太</w:delText>
        </w:r>
      </w:del>
      <w:ins w:id="409" w:author="芙兰朵露" w:date="2022-05-22T01:45:00Z">
        <w:r w:rsidR="009D0C56" w:rsidRPr="00750B60">
          <w:rPr>
            <w:rFonts w:hint="eastAsia"/>
          </w:rPr>
          <w:t>有点</w:t>
        </w:r>
      </w:ins>
      <w:r w:rsidR="00483C78" w:rsidRPr="00750B60">
        <w:rPr>
          <w:rFonts w:hint="eastAsia"/>
        </w:rPr>
        <w:t>难</w:t>
      </w:r>
      <w:del w:id="410" w:author="芙兰朵露" w:date="2022-05-22T01:45:00Z">
        <w:r>
          <w:rPr>
            <w:rFonts w:hint="eastAsia"/>
          </w:rPr>
          <w:delText>啦。</w:delText>
        </w:r>
      </w:del>
      <w:ins w:id="411" w:author="芙兰朵露" w:date="2022-05-22T01:45:00Z">
        <w:r w:rsidR="009D0C56" w:rsidRPr="00750B60">
          <w:rPr>
            <w:rFonts w:hint="eastAsia"/>
          </w:rPr>
          <w:t>？</w:t>
        </w:r>
      </w:ins>
      <w:r w:rsidR="00483C78" w:rsidRPr="00750B60">
        <w:rPr>
          <w:rFonts w:hint="eastAsia"/>
        </w:rPr>
        <w:t>虽然来回两次的足迹重合的很好没错，但是第二次踩下的脚印会更深一些，</w:t>
      </w:r>
      <w:del w:id="412" w:author="芙兰朵露" w:date="2022-05-22T01:45:00Z">
        <w:r>
          <w:rPr>
            <w:rFonts w:hint="eastAsia"/>
          </w:rPr>
          <w:delText>这不是</w:delText>
        </w:r>
      </w:del>
      <w:r w:rsidR="009D0C56" w:rsidRPr="00750B60">
        <w:rPr>
          <w:rFonts w:hint="eastAsia"/>
        </w:rPr>
        <w:t>一看就知道</w:t>
      </w:r>
      <w:del w:id="413" w:author="芙兰朵露" w:date="2022-05-22T01:45:00Z">
        <w:r>
          <w:rPr>
            <w:rFonts w:hint="eastAsia"/>
          </w:rPr>
          <w:delText>是陷阱</w:delText>
        </w:r>
      </w:del>
      <w:r w:rsidR="009D0C56" w:rsidRPr="00750B60">
        <w:rPr>
          <w:rFonts w:hint="eastAsia"/>
        </w:rPr>
        <w:t>了</w:t>
      </w:r>
      <w:del w:id="414" w:author="芙兰朵露" w:date="2022-05-22T01:45:00Z">
        <w:r>
          <w:rPr>
            <w:rFonts w:hint="eastAsia"/>
          </w:rPr>
          <w:delText>嘛</w:delText>
        </w:r>
      </w:del>
      <w:r w:rsidR="00483C78" w:rsidRPr="00750B60">
        <w:rPr>
          <w:rFonts w:hint="eastAsia"/>
        </w:rPr>
        <w:t>。我还</w:t>
      </w:r>
      <w:proofErr w:type="gramStart"/>
      <w:ins w:id="415" w:author="芙兰朵露" w:date="2022-05-22T01:45:00Z">
        <w:r w:rsidR="005F396A" w:rsidRPr="00750B60">
          <w:rPr>
            <w:rFonts w:hint="eastAsia"/>
          </w:rPr>
          <w:t>茉茉</w:t>
        </w:r>
      </w:ins>
      <w:proofErr w:type="gramEnd"/>
      <w:r w:rsidR="00483C78" w:rsidRPr="00750B60">
        <w:rPr>
          <w:rFonts w:hint="eastAsia"/>
        </w:rPr>
        <w:t>期待着你能做得更好呢</w:t>
      </w:r>
      <w:del w:id="416" w:author="芙兰朵露" w:date="2022-05-22T01:45:00Z">
        <w:r>
          <w:rPr>
            <w:rFonts w:hint="eastAsia"/>
          </w:rPr>
          <w:delText>。”</w:delText>
        </w:r>
      </w:del>
      <w:ins w:id="417" w:author="芙兰朵露" w:date="2022-05-22T01:45:00Z">
        <w:r w:rsidR="00483C78" w:rsidRPr="00750B60">
          <w:rPr>
            <w:rFonts w:hint="eastAsia"/>
          </w:rPr>
          <w:t>」</w:t>
        </w:r>
      </w:ins>
    </w:p>
    <w:p w14:paraId="0FA36362" w14:textId="24BB5ACB" w:rsidR="00483C78" w:rsidRPr="00750B60" w:rsidRDefault="00873996" w:rsidP="00483C78">
      <w:pPr>
        <w:pPrChange w:id="418" w:author="芙兰朵露" w:date="2022-05-22T01:45:00Z">
          <w:pPr>
            <w:ind w:firstLineChars="200" w:firstLine="420"/>
          </w:pPr>
        </w:pPrChange>
      </w:pPr>
      <w:del w:id="419" w:author="芙兰朵露" w:date="2022-05-22T01:45:00Z">
        <w:r>
          <w:rPr>
            <w:rFonts w:hint="eastAsia"/>
          </w:rPr>
          <w:delText>“</w:delText>
        </w:r>
        <w:r>
          <w:rPr>
            <w:rFonts w:hint="eastAsia"/>
          </w:rPr>
          <w:delText>......</w:delText>
        </w:r>
      </w:del>
      <w:ins w:id="420" w:author="芙兰朵露" w:date="2022-05-22T01:45:00Z">
        <w:r w:rsidR="00483C78" w:rsidRPr="00750B60">
          <w:rPr>
            <w:rFonts w:hint="eastAsia"/>
          </w:rPr>
          <w:t>「</w:t>
        </w:r>
        <w:r w:rsidR="00675838" w:rsidRPr="00750B60">
          <w:t>……</w:t>
        </w:r>
      </w:ins>
      <w:r w:rsidR="00483C78" w:rsidRPr="00750B60">
        <w:t>闭嘴吧你</w:t>
      </w:r>
      <w:del w:id="421" w:author="芙兰朵露" w:date="2022-05-22T01:45:00Z">
        <w:r>
          <w:rPr>
            <w:rFonts w:hint="eastAsia"/>
          </w:rPr>
          <w:delText>”</w:delText>
        </w:r>
      </w:del>
      <w:ins w:id="422" w:author="芙兰朵露" w:date="2022-05-22T01:45:00Z">
        <w:r w:rsidR="00483C78" w:rsidRPr="00750B60">
          <w:t>」</w:t>
        </w:r>
      </w:ins>
    </w:p>
    <w:p w14:paraId="0A2865EB" w14:textId="56851DC5" w:rsidR="00483C78" w:rsidRPr="00750B60" w:rsidRDefault="00873996" w:rsidP="00483C78">
      <w:pPr>
        <w:pPrChange w:id="423" w:author="芙兰朵露" w:date="2022-05-22T01:45:00Z">
          <w:pPr>
            <w:ind w:firstLineChars="200" w:firstLine="420"/>
          </w:pPr>
        </w:pPrChange>
      </w:pPr>
      <w:del w:id="424" w:author="芙兰朵露" w:date="2022-05-22T01:45:00Z">
        <w:r>
          <w:rPr>
            <w:rFonts w:hint="eastAsia"/>
          </w:rPr>
          <w:delText>被背负上</w:delText>
        </w:r>
      </w:del>
      <w:r w:rsidR="00483C78" w:rsidRPr="00750B60">
        <w:rPr>
          <w:rFonts w:hint="eastAsia"/>
        </w:rPr>
        <w:t>莫名其妙</w:t>
      </w:r>
      <w:del w:id="425" w:author="芙兰朵露" w:date="2022-05-22T01:45:00Z">
        <w:r>
          <w:rPr>
            <w:rFonts w:hint="eastAsia"/>
          </w:rPr>
          <w:delText>的</w:delText>
        </w:r>
      </w:del>
      <w:ins w:id="426" w:author="芙兰朵露" w:date="2022-05-22T01:45:00Z">
        <w:r w:rsidR="005F396A" w:rsidRPr="00750B60">
          <w:rPr>
            <w:rFonts w:hint="eastAsia"/>
          </w:rPr>
          <w:t>地</w:t>
        </w:r>
      </w:ins>
      <w:r w:rsidR="00483C78" w:rsidRPr="00750B60">
        <w:rPr>
          <w:rFonts w:hint="eastAsia"/>
        </w:rPr>
        <w:t>期待</w:t>
      </w:r>
      <w:ins w:id="427" w:author="芙兰朵露" w:date="2022-05-22T01:45:00Z">
        <w:r w:rsidR="005F396A" w:rsidRPr="00750B60">
          <w:rPr>
            <w:rFonts w:hint="eastAsia"/>
          </w:rPr>
          <w:t>自己</w:t>
        </w:r>
      </w:ins>
      <w:r w:rsidR="00483C78" w:rsidRPr="00750B60">
        <w:rPr>
          <w:rFonts w:hint="eastAsia"/>
        </w:rPr>
        <w:t>，又弄得</w:t>
      </w:r>
      <w:ins w:id="428" w:author="芙兰朵露" w:date="2022-05-22T01:45:00Z">
        <w:r w:rsidR="005F396A" w:rsidRPr="00750B60">
          <w:rPr>
            <w:rFonts w:hint="eastAsia"/>
          </w:rPr>
          <w:t>自己</w:t>
        </w:r>
      </w:ins>
      <w:r w:rsidR="00483C78" w:rsidRPr="00750B60">
        <w:rPr>
          <w:rFonts w:hint="eastAsia"/>
        </w:rPr>
        <w:t>浑身是泥，两件事情加在一起让人格外不爽。</w:t>
      </w:r>
      <w:proofErr w:type="gramStart"/>
      <w:r w:rsidR="00483C78" w:rsidRPr="00750B60">
        <w:rPr>
          <w:rFonts w:hint="eastAsia"/>
        </w:rPr>
        <w:t>茉茉</w:t>
      </w:r>
      <w:proofErr w:type="gramEnd"/>
      <w:del w:id="429" w:author="芙兰朵露" w:date="2022-05-22T01:45:00Z">
        <w:r>
          <w:rPr>
            <w:rFonts w:hint="eastAsia"/>
          </w:rPr>
          <w:delText>一边</w:delText>
        </w:r>
      </w:del>
      <w:r w:rsidR="00483C78" w:rsidRPr="00750B60">
        <w:rPr>
          <w:rFonts w:hint="eastAsia"/>
        </w:rPr>
        <w:t>擦掉脸上的泥</w:t>
      </w:r>
      <w:del w:id="430" w:author="芙兰朵露" w:date="2022-05-22T01:45:00Z">
        <w:r>
          <w:rPr>
            <w:rFonts w:hint="eastAsia"/>
          </w:rPr>
          <w:delText>一边发出咬牙切齿的声音</w:delText>
        </w:r>
      </w:del>
      <w:ins w:id="431" w:author="芙兰朵露" w:date="2022-05-22T01:45:00Z">
        <w:r w:rsidR="005F396A" w:rsidRPr="00750B60">
          <w:rPr>
            <w:rFonts w:hint="eastAsia"/>
          </w:rPr>
          <w:t>，语气非常不爽</w:t>
        </w:r>
      </w:ins>
      <w:r w:rsidR="00483C78" w:rsidRPr="00750B60">
        <w:rPr>
          <w:rFonts w:hint="eastAsia"/>
        </w:rPr>
        <w:t>。</w:t>
      </w:r>
    </w:p>
    <w:p w14:paraId="4ADAAE81" w14:textId="5DF60A35" w:rsidR="00483C78" w:rsidRPr="00750B60" w:rsidRDefault="00873996" w:rsidP="00483C78">
      <w:pPr>
        <w:pPrChange w:id="432" w:author="芙兰朵露" w:date="2022-05-22T01:45:00Z">
          <w:pPr>
            <w:ind w:firstLineChars="200" w:firstLine="420"/>
          </w:pPr>
        </w:pPrChange>
      </w:pPr>
      <w:del w:id="433" w:author="芙兰朵露" w:date="2022-05-22T01:45:00Z">
        <w:r>
          <w:rPr>
            <w:rFonts w:hint="eastAsia"/>
          </w:rPr>
          <w:delText>明明这种微弱的细节应该会被</w:delText>
        </w:r>
      </w:del>
      <w:proofErr w:type="gramStart"/>
      <w:ins w:id="434" w:author="芙兰朵露" w:date="2022-05-22T01:45:00Z">
        <w:r w:rsidR="00B86BD5" w:rsidRPr="00750B60">
          <w:rPr>
            <w:rFonts w:hint="eastAsia"/>
          </w:rPr>
          <w:t>她赌</w:t>
        </w:r>
      </w:ins>
      <w:r w:rsidR="00483C78" w:rsidRPr="00750B60">
        <w:rPr>
          <w:rFonts w:hint="eastAsia"/>
        </w:rPr>
        <w:t>雨水</w:t>
      </w:r>
      <w:proofErr w:type="gramEnd"/>
      <w:del w:id="435" w:author="芙兰朵露" w:date="2022-05-22T01:45:00Z">
        <w:r>
          <w:rPr>
            <w:rFonts w:hint="eastAsia"/>
          </w:rPr>
          <w:delText>遮盖掉才对</w:delText>
        </w:r>
      </w:del>
      <w:ins w:id="436" w:author="芙兰朵露" w:date="2022-05-22T01:45:00Z">
        <w:r w:rsidR="00B86BD5" w:rsidRPr="00750B60">
          <w:rPr>
            <w:rFonts w:hint="eastAsia"/>
          </w:rPr>
          <w:t>可以混淆足迹的重合</w:t>
        </w:r>
      </w:ins>
      <w:r w:rsidR="00483C78" w:rsidRPr="00750B60">
        <w:rPr>
          <w:rFonts w:hint="eastAsia"/>
        </w:rPr>
        <w:t>。不如说</w:t>
      </w:r>
      <w:del w:id="437" w:author="芙兰朵露" w:date="2022-05-22T01:45:00Z">
        <w:r>
          <w:rPr>
            <w:rFonts w:hint="eastAsia"/>
          </w:rPr>
          <w:delText>跟踪者</w:delText>
        </w:r>
      </w:del>
      <w:ins w:id="438" w:author="芙兰朵露" w:date="2022-05-22T01:45:00Z">
        <w:r w:rsidR="00483C78" w:rsidRPr="00750B60">
          <w:rPr>
            <w:rFonts w:hint="eastAsia"/>
          </w:rPr>
          <w:t>能</w:t>
        </w:r>
      </w:ins>
      <w:r w:rsidR="00B86BD5" w:rsidRPr="00750B60">
        <w:rPr>
          <w:rFonts w:hint="eastAsia"/>
        </w:rPr>
        <w:t>在</w:t>
      </w:r>
      <w:del w:id="439" w:author="芙兰朵露" w:date="2022-05-22T01:45:00Z">
        <w:r>
          <w:rPr>
            <w:rFonts w:hint="eastAsia"/>
          </w:rPr>
          <w:delText>能见度这么差</w:delText>
        </w:r>
      </w:del>
      <w:ins w:id="440" w:author="芙兰朵露" w:date="2022-05-22T01:45:00Z">
        <w:r w:rsidR="00B86BD5" w:rsidRPr="00750B60">
          <w:rPr>
            <w:rFonts w:hint="eastAsia"/>
          </w:rPr>
          <w:t>这种昏暗</w:t>
        </w:r>
      </w:ins>
      <w:r w:rsidR="00483C78" w:rsidRPr="00750B60">
        <w:rPr>
          <w:rFonts w:hint="eastAsia"/>
        </w:rPr>
        <w:t>的环境下</w:t>
      </w:r>
      <w:del w:id="441" w:author="芙兰朵露" w:date="2022-05-22T01:45:00Z">
        <w:r>
          <w:rPr>
            <w:rFonts w:hint="eastAsia"/>
          </w:rPr>
          <w:delText>还能</w:delText>
        </w:r>
      </w:del>
      <w:r w:rsidR="00483C78" w:rsidRPr="00750B60">
        <w:rPr>
          <w:rFonts w:hint="eastAsia"/>
        </w:rPr>
        <w:t>注意到</w:t>
      </w:r>
      <w:del w:id="442" w:author="芙兰朵露" w:date="2022-05-22T01:45:00Z">
        <w:r>
          <w:rPr>
            <w:rFonts w:hint="eastAsia"/>
          </w:rPr>
          <w:delText>这种微小</w:delText>
        </w:r>
      </w:del>
      <w:ins w:id="443" w:author="芙兰朵露" w:date="2022-05-22T01:45:00Z">
        <w:r w:rsidR="00B86BD5" w:rsidRPr="00750B60">
          <w:rPr>
            <w:rFonts w:hint="eastAsia"/>
          </w:rPr>
          <w:t>脚印</w:t>
        </w:r>
      </w:ins>
      <w:r w:rsidR="00B86BD5" w:rsidRPr="00750B60">
        <w:rPr>
          <w:rFonts w:hint="eastAsia"/>
        </w:rPr>
        <w:t>的</w:t>
      </w:r>
      <w:del w:id="444" w:author="芙兰朵露" w:date="2022-05-22T01:45:00Z">
        <w:r>
          <w:rPr>
            <w:rFonts w:hint="eastAsia"/>
          </w:rPr>
          <w:delText>细节这件事，更让人觉得</w:delText>
        </w:r>
      </w:del>
      <w:ins w:id="445" w:author="芙兰朵露" w:date="2022-05-22T01:45:00Z">
        <w:r w:rsidR="00B86BD5" w:rsidRPr="00750B60">
          <w:rPr>
            <w:rFonts w:hint="eastAsia"/>
          </w:rPr>
          <w:t>深浅</w:t>
        </w:r>
        <w:r w:rsidR="00483C78" w:rsidRPr="00750B60">
          <w:rPr>
            <w:rFonts w:hint="eastAsia"/>
          </w:rPr>
          <w:t>，</w:t>
        </w:r>
        <w:r w:rsidR="00B86BD5" w:rsidRPr="00750B60">
          <w:rPr>
            <w:rFonts w:hint="eastAsia"/>
          </w:rPr>
          <w:t>令人</w:t>
        </w:r>
      </w:ins>
      <w:r w:rsidR="00483C78" w:rsidRPr="00750B60">
        <w:rPr>
          <w:rFonts w:hint="eastAsia"/>
        </w:rPr>
        <w:t>不可思议。</w:t>
      </w:r>
    </w:p>
    <w:p w14:paraId="6C1EA30F" w14:textId="77777777" w:rsidR="00743069" w:rsidRDefault="00873996">
      <w:pPr>
        <w:ind w:firstLineChars="200" w:firstLine="420"/>
        <w:rPr>
          <w:del w:id="446" w:author="芙兰朵露" w:date="2022-05-22T01:45:00Z"/>
        </w:rPr>
      </w:pPr>
      <w:del w:id="447" w:author="芙兰朵露" w:date="2022-05-22T01:45:00Z">
        <w:r>
          <w:rPr>
            <w:rFonts w:hint="eastAsia"/>
          </w:rPr>
          <w:delText>既然事情变成了这样，那</w:delText>
        </w:r>
      </w:del>
      <w:ins w:id="448" w:author="芙兰朵露" w:date="2022-05-22T01:45:00Z">
        <w:r w:rsidR="00483C78" w:rsidRPr="00750B60">
          <w:rPr>
            <w:rFonts w:hint="eastAsia"/>
          </w:rPr>
          <w:t>既然</w:t>
        </w:r>
        <w:r w:rsidR="00B86BD5" w:rsidRPr="00750B60">
          <w:rPr>
            <w:rFonts w:hint="eastAsia"/>
          </w:rPr>
          <w:t>如此</w:t>
        </w:r>
        <w:r w:rsidR="00483C78" w:rsidRPr="00750B60">
          <w:rPr>
            <w:rFonts w:hint="eastAsia"/>
          </w:rPr>
          <w:t>，</w:t>
        </w:r>
      </w:ins>
      <w:r w:rsidR="00483C78" w:rsidRPr="00750B60">
        <w:rPr>
          <w:rFonts w:hint="eastAsia"/>
        </w:rPr>
        <w:t>继续藏着也没什么意义了。</w:t>
      </w:r>
    </w:p>
    <w:p w14:paraId="46EC1E07" w14:textId="1F71904D" w:rsidR="00483C78" w:rsidRPr="00750B60" w:rsidRDefault="00483C78" w:rsidP="00483C78">
      <w:pPr>
        <w:pPrChange w:id="449" w:author="芙兰朵露" w:date="2022-05-22T01:45:00Z">
          <w:pPr>
            <w:ind w:firstLineChars="200" w:firstLine="420"/>
          </w:pPr>
        </w:pPrChange>
      </w:pPr>
      <w:r w:rsidRPr="00750B60">
        <w:rPr>
          <w:rFonts w:hint="eastAsia"/>
        </w:rPr>
        <w:t>浑身是泥</w:t>
      </w:r>
      <w:del w:id="450" w:author="芙兰朵露" w:date="2022-05-22T01:45:00Z">
        <w:r w:rsidR="00873996">
          <w:rPr>
            <w:rFonts w:hint="eastAsia"/>
          </w:rPr>
          <w:delText>，</w:delText>
        </w:r>
      </w:del>
      <w:ins w:id="451" w:author="芙兰朵露" w:date="2022-05-22T01:45:00Z">
        <w:r w:rsidR="005F396A" w:rsidRPr="00750B60">
          <w:rPr>
            <w:rFonts w:hint="eastAsia"/>
          </w:rPr>
          <w:t>又</w:t>
        </w:r>
      </w:ins>
      <w:r w:rsidRPr="00750B60">
        <w:rPr>
          <w:rFonts w:hint="eastAsia"/>
        </w:rPr>
        <w:t>气急败坏</w:t>
      </w:r>
      <w:del w:id="452" w:author="芙兰朵露" w:date="2022-05-22T01:45:00Z">
        <w:r w:rsidR="00873996">
          <w:rPr>
            <w:rFonts w:hint="eastAsia"/>
          </w:rPr>
          <w:delText>地</w:delText>
        </w:r>
      </w:del>
      <w:ins w:id="453" w:author="芙兰朵露" w:date="2022-05-22T01:45:00Z">
        <w:r w:rsidR="005F396A" w:rsidRPr="00750B60">
          <w:rPr>
            <w:rFonts w:hint="eastAsia"/>
          </w:rPr>
          <w:t>的</w:t>
        </w:r>
        <w:proofErr w:type="gramStart"/>
        <w:r w:rsidR="005F396A" w:rsidRPr="00750B60">
          <w:rPr>
            <w:rFonts w:hint="eastAsia"/>
          </w:rPr>
          <w:t>茉茉</w:t>
        </w:r>
      </w:ins>
      <w:proofErr w:type="gramEnd"/>
      <w:r w:rsidRPr="00750B60">
        <w:rPr>
          <w:rFonts w:hint="eastAsia"/>
        </w:rPr>
        <w:t>从树上跳下</w:t>
      </w:r>
      <w:del w:id="454" w:author="芙兰朵露" w:date="2022-05-22T01:45:00Z">
        <w:r w:rsidR="00873996">
          <w:rPr>
            <w:rFonts w:hint="eastAsia"/>
          </w:rPr>
          <w:delText>的茉茉</w:delText>
        </w:r>
      </w:del>
      <w:r w:rsidRPr="00750B60">
        <w:rPr>
          <w:rFonts w:hint="eastAsia"/>
        </w:rPr>
        <w:t>，用比泥水还粘稠的</w:t>
      </w:r>
      <w:del w:id="455" w:author="芙兰朵露" w:date="2022-05-22T01:45:00Z">
        <w:r w:rsidR="00873996">
          <w:rPr>
            <w:rFonts w:hint="eastAsia"/>
          </w:rPr>
          <w:delText>视线击中了</w:delText>
        </w:r>
      </w:del>
      <w:ins w:id="456" w:author="芙兰朵露" w:date="2022-05-22T01:45:00Z">
        <w:r w:rsidR="00B86BD5" w:rsidRPr="00750B60">
          <w:rPr>
            <w:rFonts w:hint="eastAsia"/>
          </w:rPr>
          <w:t>目光看着</w:t>
        </w:r>
      </w:ins>
      <w:r w:rsidRPr="00750B60">
        <w:rPr>
          <w:rFonts w:hint="eastAsia"/>
        </w:rPr>
        <w:t>跟踪者。</w:t>
      </w:r>
    </w:p>
    <w:p w14:paraId="34344673" w14:textId="716C8B4E" w:rsidR="00B86BD5" w:rsidRPr="00750B60" w:rsidRDefault="00873996" w:rsidP="00483C78">
      <w:pPr>
        <w:rPr>
          <w:ins w:id="457" w:author="芙兰朵露" w:date="2022-05-22T01:45:00Z"/>
        </w:rPr>
      </w:pPr>
      <w:del w:id="458" w:author="芙兰朵露" w:date="2022-05-22T01:45:00Z">
        <w:r>
          <w:rPr>
            <w:rFonts w:hint="eastAsia"/>
          </w:rPr>
          <w:delText>一眼看上去，这</w:delText>
        </w:r>
      </w:del>
      <w:ins w:id="459" w:author="芙兰朵露" w:date="2022-05-22T01:45:00Z">
        <w:r w:rsidR="00A459E3" w:rsidRPr="00750B60">
          <w:rPr>
            <w:rFonts w:hint="eastAsia"/>
          </w:rPr>
          <w:t>乍看之下</w:t>
        </w:r>
        <w:r w:rsidR="00483C78" w:rsidRPr="00750B60">
          <w:rPr>
            <w:rFonts w:hint="eastAsia"/>
          </w:rPr>
          <w:t>，</w:t>
        </w:r>
      </w:ins>
      <w:r w:rsidR="00483C78" w:rsidRPr="00750B60">
        <w:rPr>
          <w:rFonts w:hint="eastAsia"/>
        </w:rPr>
        <w:t>是一</w:t>
      </w:r>
      <w:del w:id="460" w:author="芙兰朵露" w:date="2022-05-22T01:45:00Z">
        <w:r>
          <w:rPr>
            <w:rFonts w:hint="eastAsia"/>
          </w:rPr>
          <w:delText>个</w:delText>
        </w:r>
      </w:del>
      <w:ins w:id="461" w:author="芙兰朵露" w:date="2022-05-22T01:45:00Z">
        <w:r w:rsidR="00A459E3" w:rsidRPr="00750B60">
          <w:rPr>
            <w:rFonts w:hint="eastAsia"/>
          </w:rPr>
          <w:t>位</w:t>
        </w:r>
      </w:ins>
      <w:r w:rsidR="00483C78" w:rsidRPr="00750B60">
        <w:rPr>
          <w:rFonts w:hint="eastAsia"/>
        </w:rPr>
        <w:t>可以</w:t>
      </w:r>
      <w:del w:id="462" w:author="芙兰朵露" w:date="2022-05-22T01:45:00Z">
        <w:r>
          <w:rPr>
            <w:rFonts w:hint="eastAsia"/>
          </w:rPr>
          <w:delText>用英姿飒爽形容</w:delText>
        </w:r>
      </w:del>
      <w:ins w:id="463" w:author="芙兰朵露" w:date="2022-05-22T01:45:00Z">
        <w:r w:rsidR="00A459E3" w:rsidRPr="00750B60">
          <w:rPr>
            <w:rFonts w:hint="eastAsia"/>
          </w:rPr>
          <w:t>称得上女杰</w:t>
        </w:r>
      </w:ins>
      <w:r w:rsidR="00483C78" w:rsidRPr="00750B60">
        <w:rPr>
          <w:rFonts w:hint="eastAsia"/>
        </w:rPr>
        <w:t>的女性。</w:t>
      </w:r>
    </w:p>
    <w:p w14:paraId="6B48D153" w14:textId="46D760EE" w:rsidR="00483C78" w:rsidRPr="00750B60" w:rsidRDefault="00A459E3" w:rsidP="00483C78">
      <w:pPr>
        <w:pPrChange w:id="464" w:author="芙兰朵露" w:date="2022-05-22T01:45:00Z">
          <w:pPr>
            <w:ind w:firstLineChars="200" w:firstLine="420"/>
          </w:pPr>
        </w:pPrChange>
      </w:pPr>
      <w:ins w:id="465" w:author="芙兰朵露" w:date="2022-05-22T01:45:00Z">
        <w:r w:rsidRPr="00750B60">
          <w:rPr>
            <w:rFonts w:hint="eastAsia"/>
          </w:rPr>
          <w:t>她</w:t>
        </w:r>
      </w:ins>
      <w:r w:rsidR="00483C78" w:rsidRPr="00750B60">
        <w:rPr>
          <w:rFonts w:hint="eastAsia"/>
        </w:rPr>
        <w:t>超出一般女性的身高，</w:t>
      </w:r>
      <w:del w:id="466" w:author="芙兰朵露" w:date="2022-05-22T01:45:00Z">
        <w:r w:rsidR="00873996">
          <w:rPr>
            <w:rFonts w:hint="eastAsia"/>
          </w:rPr>
          <w:delText>以及与她</w:delText>
        </w:r>
      </w:del>
      <w:r w:rsidR="00483C78" w:rsidRPr="00750B60">
        <w:rPr>
          <w:rFonts w:hint="eastAsia"/>
        </w:rPr>
        <w:t>威风堂堂的美貌</w:t>
      </w:r>
      <w:del w:id="467" w:author="芙兰朵露" w:date="2022-05-22T01:45:00Z">
        <w:r w:rsidR="00873996">
          <w:rPr>
            <w:rFonts w:hint="eastAsia"/>
          </w:rPr>
          <w:delText>相辅相成</w:delText>
        </w:r>
      </w:del>
      <w:ins w:id="468" w:author="芙兰朵露" w:date="2022-05-22T01:45:00Z">
        <w:r w:rsidRPr="00750B60">
          <w:rPr>
            <w:rFonts w:hint="eastAsia"/>
          </w:rPr>
          <w:t>相称</w:t>
        </w:r>
      </w:ins>
      <w:r w:rsidRPr="00750B60">
        <w:rPr>
          <w:rFonts w:hint="eastAsia"/>
        </w:rPr>
        <w:t>的</w:t>
      </w:r>
      <w:del w:id="469" w:author="芙兰朵露" w:date="2022-05-22T01:45:00Z">
        <w:r w:rsidR="00873996">
          <w:rPr>
            <w:rFonts w:hint="eastAsia"/>
          </w:rPr>
          <w:delText>粗犷</w:delText>
        </w:r>
      </w:del>
      <w:r w:rsidRPr="00750B60">
        <w:rPr>
          <w:rFonts w:hint="eastAsia"/>
        </w:rPr>
        <w:t>站姿</w:t>
      </w:r>
      <w:r w:rsidR="00483C78" w:rsidRPr="00750B60">
        <w:rPr>
          <w:rFonts w:hint="eastAsia"/>
        </w:rPr>
        <w:t>，</w:t>
      </w:r>
      <w:del w:id="470" w:author="芙兰朵露" w:date="2022-05-22T01:45:00Z">
        <w:r w:rsidR="00873996">
          <w:rPr>
            <w:rFonts w:hint="eastAsia"/>
          </w:rPr>
          <w:delText>让她散发出</w:delText>
        </w:r>
      </w:del>
      <w:ins w:id="471" w:author="芙兰朵露" w:date="2022-05-22T01:45:00Z">
        <w:r w:rsidRPr="00750B60">
          <w:rPr>
            <w:rFonts w:hint="eastAsia"/>
          </w:rPr>
          <w:t>拥有</w:t>
        </w:r>
      </w:ins>
      <w:r w:rsidR="00483C78" w:rsidRPr="00750B60">
        <w:rPr>
          <w:rFonts w:hint="eastAsia"/>
        </w:rPr>
        <w:t>能够</w:t>
      </w:r>
      <w:del w:id="472" w:author="芙兰朵露" w:date="2022-05-22T01:45:00Z">
        <w:r w:rsidR="00873996">
          <w:rPr>
            <w:rFonts w:hint="eastAsia"/>
          </w:rPr>
          <w:delText>压倒一切</w:delText>
        </w:r>
      </w:del>
      <w:ins w:id="473" w:author="芙兰朵露" w:date="2022-05-22T01:45:00Z">
        <w:r w:rsidR="00483C78" w:rsidRPr="00750B60">
          <w:rPr>
            <w:rFonts w:hint="eastAsia"/>
          </w:rPr>
          <w:t>压倒</w:t>
        </w:r>
        <w:r w:rsidRPr="00750B60">
          <w:rPr>
            <w:rFonts w:hint="eastAsia"/>
          </w:rPr>
          <w:t>他人</w:t>
        </w:r>
      </w:ins>
      <w:r w:rsidR="00483C78" w:rsidRPr="00750B60">
        <w:rPr>
          <w:rFonts w:hint="eastAsia"/>
        </w:rPr>
        <w:t>的气场。</w:t>
      </w:r>
      <w:del w:id="474" w:author="芙兰朵露" w:date="2022-05-22T01:45:00Z">
        <w:r w:rsidR="00873996">
          <w:rPr>
            <w:rFonts w:hint="eastAsia"/>
          </w:rPr>
          <w:delText>跟踪者</w:delText>
        </w:r>
      </w:del>
      <w:ins w:id="475" w:author="芙兰朵露" w:date="2022-05-22T01:45:00Z">
        <w:r w:rsidR="00E47A2D" w:rsidRPr="00750B60">
          <w:rPr>
            <w:rFonts w:hint="eastAsia"/>
          </w:rPr>
          <w:t>她</w:t>
        </w:r>
      </w:ins>
      <w:r w:rsidR="00483C78" w:rsidRPr="00750B60">
        <w:rPr>
          <w:rFonts w:hint="eastAsia"/>
        </w:rPr>
        <w:t>全身散发出</w:t>
      </w:r>
      <w:del w:id="476" w:author="芙兰朵露" w:date="2022-05-22T01:45:00Z">
        <w:r w:rsidR="00873996">
          <w:rPr>
            <w:rFonts w:hint="eastAsia"/>
          </w:rPr>
          <w:delText>从少女变为女性之时</w:delText>
        </w:r>
      </w:del>
      <w:r w:rsidR="00E47A2D" w:rsidRPr="00750B60">
        <w:rPr>
          <w:rFonts w:hint="eastAsia"/>
        </w:rPr>
        <w:t>十多岁</w:t>
      </w:r>
      <w:ins w:id="477" w:author="芙兰朵露" w:date="2022-05-22T01:45:00Z">
        <w:r w:rsidR="00483C78" w:rsidRPr="00750B60">
          <w:rPr>
            <w:rFonts w:hint="eastAsia"/>
          </w:rPr>
          <w:t>少女</w:t>
        </w:r>
        <w:r w:rsidR="00E47A2D" w:rsidRPr="00750B60">
          <w:rPr>
            <w:rFonts w:hint="eastAsia"/>
          </w:rPr>
          <w:t>逐渐过渡为</w:t>
        </w:r>
        <w:r w:rsidR="00483C78" w:rsidRPr="00750B60">
          <w:rPr>
            <w:rFonts w:hint="eastAsia"/>
          </w:rPr>
          <w:t>女性</w:t>
        </w:r>
      </w:ins>
      <w:r w:rsidR="00483C78" w:rsidRPr="00750B60">
        <w:rPr>
          <w:rFonts w:hint="eastAsia"/>
        </w:rPr>
        <w:t>的青春气息，</w:t>
      </w:r>
      <w:del w:id="478" w:author="芙兰朵露" w:date="2022-05-22T01:45:00Z">
        <w:r w:rsidR="00873996">
          <w:rPr>
            <w:rFonts w:hint="eastAsia"/>
          </w:rPr>
          <w:delText>但见</w:delText>
        </w:r>
      </w:del>
      <w:ins w:id="479" w:author="芙兰朵露" w:date="2022-05-22T01:45:00Z">
        <w:r w:rsidR="00E47A2D" w:rsidRPr="00750B60">
          <w:rPr>
            <w:rFonts w:hint="eastAsia"/>
          </w:rPr>
          <w:t>她多半</w:t>
        </w:r>
        <w:proofErr w:type="gramStart"/>
        <w:r w:rsidR="00E47A2D" w:rsidRPr="00750B60">
          <w:rPr>
            <w:rFonts w:hint="eastAsia"/>
          </w:rPr>
          <w:t>给</w:t>
        </w:r>
        <w:r w:rsidR="00483C78" w:rsidRPr="00750B60">
          <w:rPr>
            <w:rFonts w:hint="eastAsia"/>
          </w:rPr>
          <w:t>见</w:t>
        </w:r>
      </w:ins>
      <w:r w:rsidR="00483C78" w:rsidRPr="00750B60">
        <w:rPr>
          <w:rFonts w:hint="eastAsia"/>
        </w:rPr>
        <w:t>到</w:t>
      </w:r>
      <w:proofErr w:type="gramEnd"/>
      <w:r w:rsidR="00483C78" w:rsidRPr="00750B60">
        <w:rPr>
          <w:rFonts w:hint="eastAsia"/>
        </w:rPr>
        <w:t>她的人</w:t>
      </w:r>
      <w:del w:id="480" w:author="芙兰朵露" w:date="2022-05-22T01:45:00Z">
        <w:r w:rsidR="00873996">
          <w:rPr>
            <w:rFonts w:hint="eastAsia"/>
          </w:rPr>
          <w:delText>多半只会对她</w:delText>
        </w:r>
      </w:del>
      <w:r w:rsidR="00483C78" w:rsidRPr="00750B60">
        <w:rPr>
          <w:rFonts w:hint="eastAsia"/>
        </w:rPr>
        <w:t>留下</w:t>
      </w:r>
      <w:ins w:id="481" w:author="芙兰朵露" w:date="2022-05-22T01:45:00Z">
        <w:r w:rsidR="00E47A2D" w:rsidRPr="00750B60">
          <w:rPr>
            <w:rFonts w:hint="eastAsia"/>
          </w:rPr>
          <w:t>了</w:t>
        </w:r>
      </w:ins>
      <w:r w:rsidR="00483C78" w:rsidRPr="00750B60">
        <w:rPr>
          <w:rFonts w:hint="eastAsia"/>
        </w:rPr>
        <w:t>强大</w:t>
      </w:r>
      <w:del w:id="482" w:author="芙兰朵露" w:date="2022-05-22T01:45:00Z">
        <w:r w:rsidR="00873996">
          <w:rPr>
            <w:rFonts w:hint="eastAsia"/>
          </w:rPr>
          <w:delText>这唯一</w:delText>
        </w:r>
      </w:del>
      <w:r w:rsidR="00483C78" w:rsidRPr="00750B60">
        <w:rPr>
          <w:rFonts w:hint="eastAsia"/>
        </w:rPr>
        <w:t>的印象。</w:t>
      </w:r>
      <w:proofErr w:type="gramStart"/>
      <w:ins w:id="483" w:author="芙兰朵露" w:date="2022-05-22T01:45:00Z">
        <w:r w:rsidR="00E47A2D" w:rsidRPr="00750B60">
          <w:rPr>
            <w:rFonts w:hint="eastAsia"/>
          </w:rPr>
          <w:t>明明</w:t>
        </w:r>
      </w:ins>
      <w:r w:rsidR="00483C78" w:rsidRPr="00750B60">
        <w:rPr>
          <w:rFonts w:hint="eastAsia"/>
        </w:rPr>
        <w:t>她</w:t>
      </w:r>
      <w:proofErr w:type="gramEnd"/>
      <w:r w:rsidR="00483C78" w:rsidRPr="00750B60">
        <w:rPr>
          <w:rFonts w:hint="eastAsia"/>
        </w:rPr>
        <w:t>身穿仅能遮住关键部位的长裙，</w:t>
      </w:r>
      <w:ins w:id="484" w:author="芙兰朵露" w:date="2022-05-22T01:45:00Z">
        <w:r w:rsidR="00E47A2D" w:rsidRPr="00750B60">
          <w:rPr>
            <w:rFonts w:hint="eastAsia"/>
          </w:rPr>
          <w:t>身体裸露的地方非常多，</w:t>
        </w:r>
      </w:ins>
      <w:r w:rsidR="00483C78" w:rsidRPr="00750B60">
        <w:rPr>
          <w:rFonts w:hint="eastAsia"/>
        </w:rPr>
        <w:t>但却显得十分优雅。</w:t>
      </w:r>
    </w:p>
    <w:p w14:paraId="639354BC" w14:textId="4FAE5371" w:rsidR="00483C78" w:rsidRPr="00750B60" w:rsidRDefault="00873996" w:rsidP="00483C78">
      <w:pPr>
        <w:pPrChange w:id="485" w:author="芙兰朵露" w:date="2022-05-22T01:45:00Z">
          <w:pPr>
            <w:ind w:firstLineChars="200" w:firstLine="420"/>
          </w:pPr>
        </w:pPrChange>
      </w:pPr>
      <w:del w:id="486" w:author="芙兰朵露" w:date="2022-05-22T01:45:00Z">
        <w:r>
          <w:rPr>
            <w:rFonts w:hint="eastAsia"/>
          </w:rPr>
          <w:delText>跟踪者就是</w:delText>
        </w:r>
      </w:del>
      <w:ins w:id="487" w:author="芙兰朵露" w:date="2022-05-22T01:45:00Z">
        <w:r w:rsidR="00E47A2D" w:rsidRPr="00750B60">
          <w:rPr>
            <w:rFonts w:hint="eastAsia"/>
          </w:rPr>
          <w:t>她是</w:t>
        </w:r>
      </w:ins>
      <w:r w:rsidR="00483C78" w:rsidRPr="00750B60">
        <w:rPr>
          <w:rFonts w:hint="eastAsia"/>
        </w:rPr>
        <w:t>雅修娜·葛里萨利嘉。</w:t>
      </w:r>
    </w:p>
    <w:p w14:paraId="2626AC9B" w14:textId="6C6B24D3" w:rsidR="00483C78" w:rsidRPr="00750B60" w:rsidRDefault="00483C78" w:rsidP="00483C78">
      <w:pPr>
        <w:pPrChange w:id="488" w:author="芙兰朵露" w:date="2022-05-22T01:45:00Z">
          <w:pPr>
            <w:ind w:firstLineChars="200" w:firstLine="420"/>
          </w:pPr>
        </w:pPrChange>
      </w:pPr>
      <w:r w:rsidRPr="00750B60">
        <w:rPr>
          <w:rFonts w:hint="eastAsia"/>
        </w:rPr>
        <w:t>这位</w:t>
      </w:r>
      <w:ins w:id="489" w:author="芙兰朵露" w:date="2022-05-22T01:45:00Z">
        <w:r w:rsidR="00E47A2D" w:rsidRPr="00750B60">
          <w:rPr>
            <w:rFonts w:hint="eastAsia"/>
          </w:rPr>
          <w:t>葛里萨利嘉的公主殿下是</w:t>
        </w:r>
      </w:ins>
      <w:proofErr w:type="gramStart"/>
      <w:r w:rsidRPr="00750B60">
        <w:rPr>
          <w:rFonts w:hint="eastAsia"/>
        </w:rPr>
        <w:t>茉茉</w:t>
      </w:r>
      <w:proofErr w:type="gramEnd"/>
      <w:r w:rsidRPr="00750B60">
        <w:rPr>
          <w:rFonts w:hint="eastAsia"/>
        </w:rPr>
        <w:t>在大陆东部的大国葛里萨利嘉王国</w:t>
      </w:r>
      <w:ins w:id="490" w:author="芙兰朵露" w:date="2022-05-22T01:45:00Z">
        <w:r w:rsidR="00E47A2D" w:rsidRPr="00750B60">
          <w:rPr>
            <w:rFonts w:hint="eastAsia"/>
          </w:rPr>
          <w:t>内</w:t>
        </w:r>
      </w:ins>
      <w:r w:rsidRPr="00750B60">
        <w:rPr>
          <w:rFonts w:hint="eastAsia"/>
        </w:rPr>
        <w:t>遇到</w:t>
      </w:r>
      <w:r w:rsidR="00E47A2D" w:rsidRPr="00750B60">
        <w:rPr>
          <w:rFonts w:hint="eastAsia"/>
        </w:rPr>
        <w:t>的</w:t>
      </w:r>
      <w:del w:id="491" w:author="芙兰朵露" w:date="2022-05-22T01:45:00Z">
        <w:r w:rsidR="00873996">
          <w:rPr>
            <w:rFonts w:hint="eastAsia"/>
          </w:rPr>
          <w:delText>葛里萨利嘉公主殿下</w:delText>
        </w:r>
      </w:del>
      <w:r w:rsidRPr="00750B60">
        <w:rPr>
          <w:rFonts w:hint="eastAsia"/>
        </w:rPr>
        <w:t>，现在她则跟随着</w:t>
      </w:r>
      <w:proofErr w:type="gramStart"/>
      <w:r w:rsidRPr="00750B60">
        <w:rPr>
          <w:rFonts w:hint="eastAsia"/>
        </w:rPr>
        <w:t>茉茉</w:t>
      </w:r>
      <w:proofErr w:type="gramEnd"/>
      <w:r w:rsidRPr="00750B60">
        <w:rPr>
          <w:rFonts w:hint="eastAsia"/>
        </w:rPr>
        <w:t>一直来到了位于大陆最西处</w:t>
      </w:r>
      <w:del w:id="492" w:author="芙兰朵露" w:date="2022-05-22T01:45:00Z">
        <w:r w:rsidR="00873996">
          <w:rPr>
            <w:rFonts w:hint="eastAsia"/>
          </w:rPr>
          <w:delText>的</w:delText>
        </w:r>
      </w:del>
      <w:ins w:id="493" w:author="芙兰朵露" w:date="2022-05-22T01:45:00Z">
        <w:r w:rsidR="00E47A2D" w:rsidRPr="00750B60">
          <w:rPr>
            <w:rFonts w:hint="eastAsia"/>
          </w:rPr>
          <w:t>，十分靠近</w:t>
        </w:r>
      </w:ins>
      <w:r w:rsidRPr="00750B60">
        <w:rPr>
          <w:rFonts w:hint="eastAsia"/>
        </w:rPr>
        <w:t>圣地</w:t>
      </w:r>
      <w:del w:id="494" w:author="芙兰朵露" w:date="2022-05-22T01:45:00Z">
        <w:r w:rsidR="00873996">
          <w:rPr>
            <w:rFonts w:hint="eastAsia"/>
          </w:rPr>
          <w:delText>的附近</w:delText>
        </w:r>
      </w:del>
      <w:r w:rsidRPr="00750B60">
        <w:rPr>
          <w:rFonts w:hint="eastAsia"/>
        </w:rPr>
        <w:t>。</w:t>
      </w:r>
      <w:proofErr w:type="gramStart"/>
      <w:r w:rsidRPr="00750B60">
        <w:rPr>
          <w:rFonts w:hint="eastAsia"/>
        </w:rPr>
        <w:t>茉茉</w:t>
      </w:r>
      <w:proofErr w:type="gramEnd"/>
      <w:r w:rsidRPr="00750B60">
        <w:rPr>
          <w:rFonts w:hint="eastAsia"/>
        </w:rPr>
        <w:t>看向她一头被雨淋湿了也依然精神抖擞的金发和</w:t>
      </w:r>
      <w:ins w:id="495" w:author="芙兰朵露" w:date="2022-05-22T01:45:00Z">
        <w:r w:rsidR="00911947" w:rsidRPr="00750B60">
          <w:rPr>
            <w:rFonts w:hint="eastAsia"/>
          </w:rPr>
          <w:t>像</w:t>
        </w:r>
      </w:ins>
      <w:r w:rsidRPr="00750B60">
        <w:rPr>
          <w:rFonts w:hint="eastAsia"/>
        </w:rPr>
        <w:t>天空一样湛蓝的眼睛。</w:t>
      </w:r>
    </w:p>
    <w:p w14:paraId="34B876E6" w14:textId="6570B16E" w:rsidR="00483C78" w:rsidRPr="00750B60" w:rsidRDefault="00483C78" w:rsidP="00483C78">
      <w:pPr>
        <w:pPrChange w:id="496" w:author="芙兰朵露" w:date="2022-05-22T01:45:00Z">
          <w:pPr>
            <w:ind w:firstLineChars="200" w:firstLine="420"/>
          </w:pPr>
        </w:pPrChange>
      </w:pPr>
      <w:r w:rsidRPr="00750B60">
        <w:rPr>
          <w:rFonts w:hint="eastAsia"/>
        </w:rPr>
        <w:t>然后</w:t>
      </w:r>
      <w:proofErr w:type="gramStart"/>
      <w:r w:rsidRPr="00750B60">
        <w:rPr>
          <w:rFonts w:hint="eastAsia"/>
        </w:rPr>
        <w:t>茉茉</w:t>
      </w:r>
      <w:proofErr w:type="gramEnd"/>
      <w:r w:rsidRPr="00750B60">
        <w:rPr>
          <w:rFonts w:hint="eastAsia"/>
        </w:rPr>
        <w:t>向雅修娜伸出她戴着白手套的</w:t>
      </w:r>
      <w:del w:id="497" w:author="芙兰朵露" w:date="2022-05-22T01:45:00Z">
        <w:r w:rsidR="00873996">
          <w:rPr>
            <w:rFonts w:hint="eastAsia"/>
          </w:rPr>
          <w:delText>手。</w:delText>
        </w:r>
      </w:del>
      <w:ins w:id="498" w:author="芙兰朵露" w:date="2022-05-22T01:45:00Z">
        <w:r w:rsidR="00911947" w:rsidRPr="00750B60">
          <w:rPr>
            <w:rFonts w:hint="eastAsia"/>
          </w:rPr>
          <w:t>手臂道：</w:t>
        </w:r>
      </w:ins>
    </w:p>
    <w:p w14:paraId="23B61F10" w14:textId="4CF2DE06" w:rsidR="00483C78" w:rsidRPr="00750B60" w:rsidRDefault="00873996" w:rsidP="00483C78">
      <w:pPr>
        <w:pPrChange w:id="499" w:author="芙兰朵露" w:date="2022-05-22T01:45:00Z">
          <w:pPr>
            <w:ind w:firstLineChars="200" w:firstLine="420"/>
          </w:pPr>
        </w:pPrChange>
      </w:pPr>
      <w:del w:id="500" w:author="芙兰朵露" w:date="2022-05-22T01:45:00Z">
        <w:r>
          <w:rPr>
            <w:rFonts w:hint="eastAsia"/>
          </w:rPr>
          <w:delText>“</w:delText>
        </w:r>
      </w:del>
      <w:ins w:id="501" w:author="芙兰朵露" w:date="2022-05-22T01:45:00Z">
        <w:r w:rsidR="00483C78" w:rsidRPr="00750B60">
          <w:rPr>
            <w:rFonts w:hint="eastAsia"/>
          </w:rPr>
          <w:t>「</w:t>
        </w:r>
      </w:ins>
      <w:r w:rsidR="00483C78" w:rsidRPr="00750B60">
        <w:rPr>
          <w:rFonts w:hint="eastAsia"/>
        </w:rPr>
        <w:t>你</w:t>
      </w:r>
      <w:del w:id="502" w:author="芙兰朵露" w:date="2022-05-22T01:45:00Z">
        <w:r>
          <w:rPr>
            <w:rFonts w:hint="eastAsia"/>
          </w:rPr>
          <w:delText>还愣着</w:delText>
        </w:r>
      </w:del>
      <w:r w:rsidR="00911947" w:rsidRPr="00750B60">
        <w:rPr>
          <w:rFonts w:hint="eastAsia"/>
        </w:rPr>
        <w:t>干嘛</w:t>
      </w:r>
      <w:ins w:id="503" w:author="芙兰朵露" w:date="2022-05-22T01:45:00Z">
        <w:r w:rsidR="00911947" w:rsidRPr="00750B60">
          <w:rPr>
            <w:rFonts w:hint="eastAsia"/>
          </w:rPr>
          <w:t>要跟着我</w:t>
        </w:r>
      </w:ins>
      <w:r w:rsidR="00483C78" w:rsidRPr="00750B60">
        <w:rPr>
          <w:rFonts w:hint="eastAsia"/>
        </w:rPr>
        <w:t>？拜公</w:t>
      </w:r>
      <w:proofErr w:type="gramStart"/>
      <w:r w:rsidR="00483C78" w:rsidRPr="00750B60">
        <w:rPr>
          <w:rFonts w:hint="eastAsia"/>
        </w:rPr>
        <w:t>啾</w:t>
      </w:r>
      <w:proofErr w:type="gramEnd"/>
      <w:r w:rsidR="00483C78" w:rsidRPr="00750B60">
        <w:rPr>
          <w:rFonts w:hint="eastAsia"/>
        </w:rPr>
        <w:t>大人所赐我身上现在到处都是泥</w:t>
      </w:r>
      <w:del w:id="504" w:author="芙兰朵露" w:date="2022-05-22T01:45:00Z">
        <w:r>
          <w:rPr>
            <w:rFonts w:hint="eastAsia"/>
          </w:rPr>
          <w:delText>啊？”</w:delText>
        </w:r>
      </w:del>
      <w:ins w:id="505" w:author="芙兰朵露" w:date="2022-05-22T01:45:00Z">
        <w:r w:rsidR="00911947" w:rsidRPr="00750B60">
          <w:rPr>
            <w:rFonts w:hint="eastAsia"/>
          </w:rPr>
          <w:t>哦</w:t>
        </w:r>
        <w:r w:rsidR="00483C78" w:rsidRPr="00750B60">
          <w:rPr>
            <w:rFonts w:hint="eastAsia"/>
          </w:rPr>
          <w:t>？」</w:t>
        </w:r>
      </w:ins>
    </w:p>
    <w:p w14:paraId="1CD2638F" w14:textId="564D6687" w:rsidR="00483C78" w:rsidRPr="00750B60" w:rsidRDefault="00873996" w:rsidP="00483C78">
      <w:pPr>
        <w:pPrChange w:id="506" w:author="芙兰朵露" w:date="2022-05-22T01:45:00Z">
          <w:pPr>
            <w:ind w:firstLineChars="200" w:firstLine="420"/>
          </w:pPr>
        </w:pPrChange>
      </w:pPr>
      <w:del w:id="507" w:author="芙兰朵露" w:date="2022-05-22T01:45:00Z">
        <w:r>
          <w:rPr>
            <w:rFonts w:hint="eastAsia"/>
          </w:rPr>
          <w:delText>“</w:delText>
        </w:r>
      </w:del>
      <w:ins w:id="508" w:author="芙兰朵露" w:date="2022-05-22T01:45:00Z">
        <w:r w:rsidR="00483C78" w:rsidRPr="00750B60">
          <w:rPr>
            <w:rFonts w:hint="eastAsia"/>
          </w:rPr>
          <w:t>「</w:t>
        </w:r>
      </w:ins>
      <w:r w:rsidR="00483C78" w:rsidRPr="00750B60">
        <w:rPr>
          <w:rFonts w:hint="eastAsia"/>
        </w:rPr>
        <w:t>那可真是不好意思。既然我现在都道歉了，</w:t>
      </w:r>
      <w:del w:id="509" w:author="芙兰朵露" w:date="2022-05-22T01:45:00Z">
        <w:r>
          <w:rPr>
            <w:rFonts w:hint="eastAsia"/>
          </w:rPr>
          <w:delText>接下来就拜托你了”</w:delText>
        </w:r>
      </w:del>
      <w:ins w:id="510" w:author="芙兰朵露" w:date="2022-05-22T01:45:00Z">
        <w:r w:rsidR="00FC5771" w:rsidRPr="00750B60">
          <w:rPr>
            <w:rFonts w:hint="eastAsia"/>
          </w:rPr>
          <w:t>今后也长久地相处吧</w:t>
        </w:r>
        <w:r w:rsidR="00483C78" w:rsidRPr="00750B60">
          <w:rPr>
            <w:rFonts w:hint="eastAsia"/>
          </w:rPr>
          <w:t>」</w:t>
        </w:r>
      </w:ins>
    </w:p>
    <w:p w14:paraId="4E422802" w14:textId="36215670" w:rsidR="00483C78" w:rsidRPr="00750B60" w:rsidRDefault="00873996" w:rsidP="00483C78">
      <w:pPr>
        <w:pPrChange w:id="511" w:author="芙兰朵露" w:date="2022-05-22T01:45:00Z">
          <w:pPr>
            <w:ind w:firstLineChars="200" w:firstLine="420"/>
          </w:pPr>
        </w:pPrChange>
      </w:pPr>
      <w:del w:id="512" w:author="芙兰朵露" w:date="2022-05-22T01:45:00Z">
        <w:r>
          <w:rPr>
            <w:rFonts w:hint="eastAsia"/>
          </w:rPr>
          <w:delText>“</w:delText>
        </w:r>
        <w:r>
          <w:rPr>
            <w:rFonts w:hint="eastAsia"/>
          </w:rPr>
          <w:delText>......</w:delText>
        </w:r>
      </w:del>
      <w:ins w:id="513" w:author="芙兰朵露" w:date="2022-05-22T01:45:00Z">
        <w:r w:rsidR="00483C78" w:rsidRPr="00750B60">
          <w:rPr>
            <w:rFonts w:hint="eastAsia"/>
          </w:rPr>
          <w:t>「</w:t>
        </w:r>
        <w:r w:rsidR="00675838" w:rsidRPr="00750B60">
          <w:t>……</w:t>
        </w:r>
      </w:ins>
      <w:r w:rsidR="00483C78" w:rsidRPr="00750B60">
        <w:t>也不是不行。</w:t>
      </w:r>
      <w:del w:id="514" w:author="芙兰朵露" w:date="2022-05-22T01:45:00Z">
        <w:r>
          <w:rPr>
            <w:rFonts w:hint="eastAsia"/>
          </w:rPr>
          <w:delText>不过有一点</w:delText>
        </w:r>
      </w:del>
      <w:ins w:id="515" w:author="芙兰朵露" w:date="2022-05-22T01:45:00Z">
        <w:r w:rsidR="00FC5771" w:rsidRPr="00750B60">
          <w:rPr>
            <w:rFonts w:hint="eastAsia"/>
          </w:rPr>
          <w:t>看在</w:t>
        </w:r>
      </w:ins>
      <w:r w:rsidR="00FC5771" w:rsidRPr="00750B60">
        <w:rPr>
          <w:rFonts w:hint="eastAsia"/>
        </w:rPr>
        <w:t>我</w:t>
      </w:r>
      <w:del w:id="516" w:author="芙兰朵露" w:date="2022-05-22T01:45:00Z">
        <w:r>
          <w:rPr>
            <w:rFonts w:hint="eastAsia"/>
          </w:rPr>
          <w:delText>要问清楚</w:delText>
        </w:r>
      </w:del>
      <w:ins w:id="517" w:author="芙兰朵露" w:date="2022-05-22T01:45:00Z">
        <w:r w:rsidR="00FC5771" w:rsidRPr="00750B60">
          <w:rPr>
            <w:rFonts w:hint="eastAsia"/>
          </w:rPr>
          <w:t>既往不咎的份上</w:t>
        </w:r>
      </w:ins>
      <w:r w:rsidR="00483C78" w:rsidRPr="00750B60">
        <w:t>，</w:t>
      </w:r>
      <w:r w:rsidR="00FC5771" w:rsidRPr="00750B60">
        <w:rPr>
          <w:rFonts w:hint="eastAsia"/>
        </w:rPr>
        <w:t>我们</w:t>
      </w:r>
      <w:del w:id="518" w:author="芙兰朵露" w:date="2022-05-22T01:45:00Z">
        <w:r>
          <w:rPr>
            <w:rFonts w:hint="eastAsia"/>
          </w:rPr>
          <w:delText>的合作关系只会持续到旅途结束——</w:delText>
        </w:r>
      </w:del>
      <w:ins w:id="519" w:author="芙兰朵露" w:date="2022-05-22T01:45:00Z">
        <w:r w:rsidR="00FC5771" w:rsidRPr="00750B60">
          <w:rPr>
            <w:rFonts w:hint="eastAsia"/>
          </w:rPr>
          <w:t>还是短暂地相处为好</w:t>
        </w:r>
      </w:ins>
      <w:r w:rsidR="00FC5771" w:rsidRPr="00750B60">
        <w:rPr>
          <w:rFonts w:hint="eastAsia"/>
        </w:rPr>
        <w:t>吧？</w:t>
      </w:r>
      <w:del w:id="520" w:author="芙兰朵露" w:date="2022-05-22T01:45:00Z">
        <w:r>
          <w:rPr>
            <w:rFonts w:hint="eastAsia"/>
          </w:rPr>
          <w:delText>”</w:delText>
        </w:r>
      </w:del>
      <w:ins w:id="521" w:author="芙兰朵露" w:date="2022-05-22T01:45:00Z">
        <w:r w:rsidR="00483C78" w:rsidRPr="00750B60">
          <w:t>」</w:t>
        </w:r>
      </w:ins>
    </w:p>
    <w:p w14:paraId="5B05C45E" w14:textId="284187C8" w:rsidR="00483C78" w:rsidRPr="00750B60" w:rsidRDefault="00873996" w:rsidP="00483C78">
      <w:pPr>
        <w:pPrChange w:id="522" w:author="芙兰朵露" w:date="2022-05-22T01:45:00Z">
          <w:pPr>
            <w:ind w:firstLineChars="200" w:firstLine="420"/>
          </w:pPr>
        </w:pPrChange>
      </w:pPr>
      <w:del w:id="523" w:author="芙兰朵露" w:date="2022-05-22T01:45:00Z">
        <w:r>
          <w:rPr>
            <w:rFonts w:hint="eastAsia"/>
          </w:rPr>
          <w:delText>“</w:delText>
        </w:r>
      </w:del>
      <w:ins w:id="524" w:author="芙兰朵露" w:date="2022-05-22T01:45:00Z">
        <w:r w:rsidR="00483C78" w:rsidRPr="00750B60">
          <w:rPr>
            <w:rFonts w:hint="eastAsia"/>
          </w:rPr>
          <w:t>「</w:t>
        </w:r>
      </w:ins>
      <w:r w:rsidR="00483C78" w:rsidRPr="00750B60">
        <w:rPr>
          <w:rFonts w:hint="eastAsia"/>
        </w:rPr>
        <w:t>哎呀，考虑得还真是周全。那么，</w:t>
      </w:r>
      <w:del w:id="525" w:author="芙兰朵露" w:date="2022-05-22T01:45:00Z">
        <w:r>
          <w:rPr>
            <w:rFonts w:hint="eastAsia"/>
          </w:rPr>
          <w:delText>接下来的旅途就摆脱了</w:delText>
        </w:r>
      </w:del>
      <w:ins w:id="526" w:author="芙兰朵露" w:date="2022-05-22T01:45:00Z">
        <w:r w:rsidR="00FC5771" w:rsidRPr="00750B60">
          <w:rPr>
            <w:rFonts w:hint="eastAsia"/>
          </w:rPr>
          <w:t>还是</w:t>
        </w:r>
        <w:proofErr w:type="gramStart"/>
        <w:r w:rsidR="00FC5771" w:rsidRPr="00750B60">
          <w:rPr>
            <w:rFonts w:hint="eastAsia"/>
          </w:rPr>
          <w:t>像之前</w:t>
        </w:r>
        <w:proofErr w:type="gramEnd"/>
        <w:r w:rsidR="00FC5771" w:rsidRPr="00750B60">
          <w:rPr>
            <w:rFonts w:hint="eastAsia"/>
          </w:rPr>
          <w:t>一样麻烦你咯</w:t>
        </w:r>
      </w:ins>
      <w:r w:rsidR="00483C78" w:rsidRPr="00750B60">
        <w:rPr>
          <w:rFonts w:hint="eastAsia"/>
        </w:rPr>
        <w:t>，</w:t>
      </w:r>
      <w:proofErr w:type="gramStart"/>
      <w:r w:rsidR="00483C78" w:rsidRPr="00750B60">
        <w:rPr>
          <w:rFonts w:hint="eastAsia"/>
        </w:rPr>
        <w:t>茉茉</w:t>
      </w:r>
      <w:proofErr w:type="gramEnd"/>
      <w:del w:id="527" w:author="芙兰朵露" w:date="2022-05-22T01:45:00Z">
        <w:r>
          <w:rPr>
            <w:rFonts w:hint="eastAsia"/>
          </w:rPr>
          <w:delText>”</w:delText>
        </w:r>
      </w:del>
      <w:ins w:id="528" w:author="芙兰朵露" w:date="2022-05-22T01:45:00Z">
        <w:r w:rsidR="00483C78" w:rsidRPr="00750B60">
          <w:rPr>
            <w:rFonts w:hint="eastAsia"/>
          </w:rPr>
          <w:t>」</w:t>
        </w:r>
      </w:ins>
    </w:p>
    <w:p w14:paraId="074B3CB8" w14:textId="77777777" w:rsidR="00483C78" w:rsidRPr="00750B60" w:rsidRDefault="00483C78" w:rsidP="00483C78">
      <w:pPr>
        <w:pPrChange w:id="529" w:author="芙兰朵露" w:date="2022-05-22T01:45:00Z">
          <w:pPr>
            <w:ind w:firstLineChars="200" w:firstLine="420"/>
          </w:pPr>
        </w:pPrChange>
      </w:pPr>
      <w:proofErr w:type="gramStart"/>
      <w:r w:rsidRPr="00750B60">
        <w:rPr>
          <w:rFonts w:hint="eastAsia"/>
        </w:rPr>
        <w:t>茉茉</w:t>
      </w:r>
      <w:proofErr w:type="gramEnd"/>
      <w:r w:rsidRPr="00750B60">
        <w:rPr>
          <w:rFonts w:hint="eastAsia"/>
        </w:rPr>
        <w:t>很清楚如果产生了借与还的人情债，人与人之间就会产生出缘分，因此</w:t>
      </w:r>
      <w:proofErr w:type="gramStart"/>
      <w:r w:rsidRPr="00750B60">
        <w:rPr>
          <w:rFonts w:hint="eastAsia"/>
        </w:rPr>
        <w:t>茉茉</w:t>
      </w:r>
      <w:proofErr w:type="gramEnd"/>
      <w:r w:rsidRPr="00750B60">
        <w:rPr>
          <w:rFonts w:hint="eastAsia"/>
        </w:rPr>
        <w:t>对于这些事情向来都持拒绝的态度。然而，前面的对话中雅修娜却不把</w:t>
      </w:r>
      <w:proofErr w:type="gramStart"/>
      <w:r w:rsidRPr="00750B60">
        <w:rPr>
          <w:rFonts w:hint="eastAsia"/>
        </w:rPr>
        <w:t>茉茉</w:t>
      </w:r>
      <w:proofErr w:type="gramEnd"/>
      <w:r w:rsidRPr="00750B60">
        <w:rPr>
          <w:rFonts w:hint="eastAsia"/>
        </w:rPr>
        <w:t>的这种心态当一回事，主动地找上了</w:t>
      </w:r>
      <w:proofErr w:type="gramStart"/>
      <w:r w:rsidRPr="00750B60">
        <w:rPr>
          <w:rFonts w:hint="eastAsia"/>
        </w:rPr>
        <w:t>茉茉</w:t>
      </w:r>
      <w:proofErr w:type="gramEnd"/>
      <w:r w:rsidRPr="00750B60">
        <w:rPr>
          <w:rFonts w:hint="eastAsia"/>
        </w:rPr>
        <w:t>。明知</w:t>
      </w:r>
      <w:proofErr w:type="gramStart"/>
      <w:r w:rsidRPr="00750B60">
        <w:rPr>
          <w:rFonts w:hint="eastAsia"/>
        </w:rPr>
        <w:t>茉茉</w:t>
      </w:r>
      <w:proofErr w:type="gramEnd"/>
      <w:r w:rsidRPr="00750B60">
        <w:rPr>
          <w:rFonts w:hint="eastAsia"/>
        </w:rPr>
        <w:t>不想与自己扯上任何联系，还是强行扭转</w:t>
      </w:r>
      <w:proofErr w:type="gramStart"/>
      <w:r w:rsidRPr="00750B60">
        <w:rPr>
          <w:rFonts w:hint="eastAsia"/>
        </w:rPr>
        <w:t>茉茉</w:t>
      </w:r>
      <w:proofErr w:type="gramEnd"/>
      <w:r w:rsidRPr="00750B60">
        <w:rPr>
          <w:rFonts w:hint="eastAsia"/>
        </w:rPr>
        <w:t>的意愿并且大胆地靠近过来，实在是非常具有雅修娜特色的交流方式。</w:t>
      </w:r>
    </w:p>
    <w:p w14:paraId="6C6507E7" w14:textId="4D3C9149" w:rsidR="00483C78" w:rsidRPr="00750B60" w:rsidRDefault="00873996" w:rsidP="00483C78">
      <w:pPr>
        <w:pPrChange w:id="530" w:author="芙兰朵露" w:date="2022-05-22T01:45:00Z">
          <w:pPr>
            <w:ind w:firstLineChars="200" w:firstLine="420"/>
          </w:pPr>
        </w:pPrChange>
      </w:pPr>
      <w:del w:id="531" w:author="芙兰朵露" w:date="2022-05-22T01:45:00Z">
        <w:r>
          <w:rPr>
            <w:rFonts w:hint="eastAsia"/>
          </w:rPr>
          <w:delText>“</w:delText>
        </w:r>
      </w:del>
      <w:ins w:id="532" w:author="芙兰朵露" w:date="2022-05-22T01:45:00Z">
        <w:r w:rsidR="00483C78" w:rsidRPr="00750B60">
          <w:rPr>
            <w:rFonts w:hint="eastAsia"/>
          </w:rPr>
          <w:t>「</w:t>
        </w:r>
      </w:ins>
      <w:r w:rsidR="00483C78" w:rsidRPr="00750B60">
        <w:rPr>
          <w:rFonts w:hint="eastAsia"/>
        </w:rPr>
        <w:t>说起来，为什么公</w:t>
      </w:r>
      <w:proofErr w:type="gramStart"/>
      <w:r w:rsidR="00483C78" w:rsidRPr="00750B60">
        <w:rPr>
          <w:rFonts w:hint="eastAsia"/>
        </w:rPr>
        <w:t>啾</w:t>
      </w:r>
      <w:proofErr w:type="gramEnd"/>
      <w:r w:rsidR="00483C78" w:rsidRPr="00750B60">
        <w:rPr>
          <w:rFonts w:hint="eastAsia"/>
        </w:rPr>
        <w:t>大人要一直</w:t>
      </w:r>
      <w:del w:id="533" w:author="芙兰朵露" w:date="2022-05-22T01:45:00Z">
        <w:r>
          <w:rPr>
            <w:rFonts w:hint="eastAsia"/>
          </w:rPr>
          <w:delText>追着</w:delText>
        </w:r>
      </w:del>
      <w:ins w:id="534" w:author="芙兰朵露" w:date="2022-05-22T01:45:00Z">
        <w:r w:rsidR="00FC5771" w:rsidRPr="00750B60">
          <w:rPr>
            <w:rFonts w:hint="eastAsia"/>
          </w:rPr>
          <w:t>跟着</w:t>
        </w:r>
      </w:ins>
      <w:r w:rsidR="00FC5771" w:rsidRPr="00750B60">
        <w:rPr>
          <w:rFonts w:hint="eastAsia"/>
        </w:rPr>
        <w:t>我</w:t>
      </w:r>
      <w:del w:id="535" w:author="芙兰朵露" w:date="2022-05-22T01:45:00Z">
        <w:r>
          <w:rPr>
            <w:rFonts w:hint="eastAsia"/>
          </w:rPr>
          <w:delText>过来？”</w:delText>
        </w:r>
      </w:del>
      <w:ins w:id="536" w:author="芙兰朵露" w:date="2022-05-22T01:45:00Z">
        <w:r w:rsidR="00483C78" w:rsidRPr="00750B60">
          <w:rPr>
            <w:rFonts w:hint="eastAsia"/>
          </w:rPr>
          <w:t>？」</w:t>
        </w:r>
      </w:ins>
    </w:p>
    <w:p w14:paraId="7AED176F" w14:textId="495143CF" w:rsidR="00483C78" w:rsidRPr="00750B60" w:rsidRDefault="00873996" w:rsidP="00483C78">
      <w:pPr>
        <w:pPrChange w:id="537" w:author="芙兰朵露" w:date="2022-05-22T01:45:00Z">
          <w:pPr>
            <w:ind w:firstLineChars="200" w:firstLine="420"/>
          </w:pPr>
        </w:pPrChange>
      </w:pPr>
      <w:del w:id="538" w:author="芙兰朵露" w:date="2022-05-22T01:45:00Z">
        <w:r>
          <w:rPr>
            <w:rFonts w:hint="eastAsia"/>
          </w:rPr>
          <w:delText>“</w:delText>
        </w:r>
      </w:del>
      <w:ins w:id="539" w:author="芙兰朵露" w:date="2022-05-22T01:45:00Z">
        <w:r w:rsidR="00483C78" w:rsidRPr="00750B60">
          <w:rPr>
            <w:rFonts w:hint="eastAsia"/>
          </w:rPr>
          <w:t>「</w:t>
        </w:r>
      </w:ins>
      <w:r w:rsidR="00DC6449" w:rsidRPr="00750B60">
        <w:rPr>
          <w:rFonts w:hint="eastAsia"/>
        </w:rPr>
        <w:t>我</w:t>
      </w:r>
      <w:del w:id="540" w:author="芙兰朵露" w:date="2022-05-22T01:45:00Z">
        <w:r>
          <w:rPr>
            <w:rFonts w:hint="eastAsia"/>
          </w:rPr>
          <w:delText>追着</w:delText>
        </w:r>
      </w:del>
      <w:ins w:id="541" w:author="芙兰朵露" w:date="2022-05-22T01:45:00Z">
        <w:r w:rsidR="00DC6449" w:rsidRPr="00750B60">
          <w:rPr>
            <w:rFonts w:hint="eastAsia"/>
          </w:rPr>
          <w:t>也没想到会跟着</w:t>
        </w:r>
      </w:ins>
      <w:r w:rsidR="00DC6449" w:rsidRPr="00750B60">
        <w:rPr>
          <w:rFonts w:hint="eastAsia"/>
        </w:rPr>
        <w:t>你</w:t>
      </w:r>
      <w:del w:id="542" w:author="芙兰朵露" w:date="2022-05-22T01:45:00Z">
        <w:r>
          <w:rPr>
            <w:rFonts w:hint="eastAsia"/>
          </w:rPr>
          <w:delText>？你清醒点</w:delText>
        </w:r>
      </w:del>
      <w:r w:rsidR="00483C78" w:rsidRPr="00750B60">
        <w:rPr>
          <w:rFonts w:hint="eastAsia"/>
        </w:rPr>
        <w:t>。我倒想问问</w:t>
      </w:r>
      <w:proofErr w:type="gramStart"/>
      <w:r w:rsidR="00483C78" w:rsidRPr="00750B60">
        <w:rPr>
          <w:rFonts w:hint="eastAsia"/>
        </w:rPr>
        <w:t>茉茉</w:t>
      </w:r>
      <w:proofErr w:type="gramEnd"/>
      <w:r w:rsidR="00483C78" w:rsidRPr="00750B60">
        <w:rPr>
          <w:rFonts w:hint="eastAsia"/>
        </w:rPr>
        <w:t>你的目的地是哪里？</w:t>
      </w:r>
      <w:del w:id="543" w:author="芙兰朵露" w:date="2022-05-22T01:45:00Z">
        <w:r>
          <w:rPr>
            <w:rFonts w:hint="eastAsia"/>
          </w:rPr>
          <w:delText>”</w:delText>
        </w:r>
      </w:del>
      <w:ins w:id="544" w:author="芙兰朵露" w:date="2022-05-22T01:45:00Z">
        <w:r w:rsidR="00483C78" w:rsidRPr="00750B60">
          <w:rPr>
            <w:rFonts w:hint="eastAsia"/>
          </w:rPr>
          <w:t>」</w:t>
        </w:r>
      </w:ins>
    </w:p>
    <w:p w14:paraId="74A8FA87" w14:textId="06ED2B5F" w:rsidR="00483C78" w:rsidRPr="00750B60" w:rsidRDefault="00873996" w:rsidP="00483C78">
      <w:pPr>
        <w:pPrChange w:id="545" w:author="芙兰朵露" w:date="2022-05-22T01:45:00Z">
          <w:pPr>
            <w:ind w:firstLineChars="200" w:firstLine="420"/>
          </w:pPr>
        </w:pPrChange>
      </w:pPr>
      <w:del w:id="546" w:author="芙兰朵露" w:date="2022-05-22T01:45:00Z">
        <w:r>
          <w:rPr>
            <w:rFonts w:hint="eastAsia"/>
          </w:rPr>
          <w:delText>“</w:delText>
        </w:r>
        <w:r>
          <w:rPr>
            <w:rFonts w:hint="eastAsia"/>
          </w:rPr>
          <w:delText>......</w:delText>
        </w:r>
      </w:del>
      <w:ins w:id="547" w:author="芙兰朵露" w:date="2022-05-22T01:45:00Z">
        <w:r w:rsidR="00483C78" w:rsidRPr="00750B60">
          <w:rPr>
            <w:rFonts w:hint="eastAsia"/>
          </w:rPr>
          <w:t>「</w:t>
        </w:r>
        <w:r w:rsidR="00675838" w:rsidRPr="00750B60">
          <w:t>……</w:t>
        </w:r>
      </w:ins>
      <w:r w:rsidR="00483C78" w:rsidRPr="00750B60">
        <w:t>打算去圣地</w:t>
      </w:r>
      <w:del w:id="548" w:author="芙兰朵露" w:date="2022-05-22T01:45:00Z">
        <w:r>
          <w:rPr>
            <w:rFonts w:hint="eastAsia"/>
          </w:rPr>
          <w:delText>”</w:delText>
        </w:r>
      </w:del>
      <w:ins w:id="549" w:author="芙兰朵露" w:date="2022-05-22T01:45:00Z">
        <w:r w:rsidR="00483C78" w:rsidRPr="00750B60">
          <w:t>」</w:t>
        </w:r>
      </w:ins>
    </w:p>
    <w:p w14:paraId="119FFAF7" w14:textId="13231DCC" w:rsidR="00483C78" w:rsidRPr="00750B60" w:rsidRDefault="00873996" w:rsidP="00483C78">
      <w:pPr>
        <w:pPrChange w:id="550" w:author="芙兰朵露" w:date="2022-05-22T01:45:00Z">
          <w:pPr>
            <w:ind w:firstLineChars="200" w:firstLine="420"/>
          </w:pPr>
        </w:pPrChange>
      </w:pPr>
      <w:del w:id="551" w:author="芙兰朵露" w:date="2022-05-22T01:45:00Z">
        <w:r>
          <w:rPr>
            <w:rFonts w:hint="eastAsia"/>
          </w:rPr>
          <w:delText>“</w:delText>
        </w:r>
      </w:del>
      <w:ins w:id="552" w:author="芙兰朵露" w:date="2022-05-22T01:45:00Z">
        <w:r w:rsidR="00483C78" w:rsidRPr="00750B60">
          <w:rPr>
            <w:rFonts w:hint="eastAsia"/>
          </w:rPr>
          <w:t>「</w:t>
        </w:r>
      </w:ins>
      <w:r w:rsidR="00483C78" w:rsidRPr="00750B60">
        <w:rPr>
          <w:rFonts w:hint="eastAsia"/>
        </w:rPr>
        <w:t>对吧？我也打算去圣地</w:t>
      </w:r>
      <w:del w:id="553" w:author="芙兰朵露" w:date="2022-05-22T01:45:00Z">
        <w:r>
          <w:rPr>
            <w:rFonts w:hint="eastAsia"/>
          </w:rPr>
          <w:delText>”</w:delText>
        </w:r>
      </w:del>
      <w:ins w:id="554" w:author="芙兰朵露" w:date="2022-05-22T01:45:00Z">
        <w:r w:rsidR="00483C78" w:rsidRPr="00750B60">
          <w:rPr>
            <w:rFonts w:hint="eastAsia"/>
          </w:rPr>
          <w:t>」</w:t>
        </w:r>
      </w:ins>
    </w:p>
    <w:p w14:paraId="416B9B30" w14:textId="77777777" w:rsidR="00483C78" w:rsidRPr="00750B60" w:rsidRDefault="00483C78" w:rsidP="00483C78">
      <w:pPr>
        <w:pPrChange w:id="555" w:author="芙兰朵露" w:date="2022-05-22T01:45:00Z">
          <w:pPr>
            <w:ind w:firstLineChars="200" w:firstLine="420"/>
          </w:pPr>
        </w:pPrChange>
      </w:pPr>
      <w:r w:rsidRPr="00750B60">
        <w:rPr>
          <w:rFonts w:hint="eastAsia"/>
        </w:rPr>
        <w:t>雅修娜把手放在胸前，大言不惭地将发生的这一切都归结为偶然。</w:t>
      </w:r>
    </w:p>
    <w:p w14:paraId="582D68E3" w14:textId="50036695" w:rsidR="00483C78" w:rsidRPr="00750B60" w:rsidRDefault="00873996" w:rsidP="00483C78">
      <w:pPr>
        <w:pPrChange w:id="556" w:author="芙兰朵露" w:date="2022-05-22T01:45:00Z">
          <w:pPr>
            <w:ind w:firstLineChars="200" w:firstLine="420"/>
          </w:pPr>
        </w:pPrChange>
      </w:pPr>
      <w:del w:id="557" w:author="芙兰朵露" w:date="2022-05-22T01:45:00Z">
        <w:r>
          <w:rPr>
            <w:rFonts w:hint="eastAsia"/>
          </w:rPr>
          <w:delText>“</w:delText>
        </w:r>
      </w:del>
      <w:ins w:id="558" w:author="芙兰朵露" w:date="2022-05-22T01:45:00Z">
        <w:r w:rsidR="00483C78" w:rsidRPr="00750B60">
          <w:rPr>
            <w:rFonts w:hint="eastAsia"/>
          </w:rPr>
          <w:t>「</w:t>
        </w:r>
      </w:ins>
      <w:r w:rsidR="00483C78" w:rsidRPr="00750B60">
        <w:rPr>
          <w:rFonts w:hint="eastAsia"/>
        </w:rPr>
        <w:t>既然来到了大陆西部，怎么说也要去看一看圣地吧？不如说，</w:t>
      </w:r>
      <w:ins w:id="559" w:author="芙兰朵露" w:date="2022-05-22T01:45:00Z">
        <w:r w:rsidR="00DC6449" w:rsidRPr="00750B60">
          <w:rPr>
            <w:rFonts w:hint="eastAsia"/>
          </w:rPr>
          <w:t>大多数人是</w:t>
        </w:r>
      </w:ins>
      <w:r w:rsidR="00483C78" w:rsidRPr="00750B60">
        <w:rPr>
          <w:rFonts w:hint="eastAsia"/>
        </w:rPr>
        <w:t>为了前往圣地</w:t>
      </w:r>
      <w:del w:id="560" w:author="芙兰朵露" w:date="2022-05-22T01:45:00Z">
        <w:r>
          <w:rPr>
            <w:rFonts w:hint="eastAsia"/>
          </w:rPr>
          <w:delText>朝圣</w:delText>
        </w:r>
      </w:del>
      <w:ins w:id="561" w:author="芙兰朵露" w:date="2022-05-22T01:45:00Z">
        <w:r w:rsidR="006A1E69" w:rsidRPr="00750B60">
          <w:rPr>
            <w:rFonts w:hint="eastAsia"/>
          </w:rPr>
          <w:t>巡礼</w:t>
        </w:r>
        <w:r w:rsidR="00DC6449" w:rsidRPr="00750B60">
          <w:rPr>
            <w:rFonts w:hint="eastAsia"/>
          </w:rPr>
          <w:t>才</w:t>
        </w:r>
      </w:ins>
      <w:r w:rsidR="00483C78" w:rsidRPr="00750B60">
        <w:rPr>
          <w:rFonts w:hint="eastAsia"/>
        </w:rPr>
        <w:t>来到大陆西部的</w:t>
      </w:r>
      <w:del w:id="562" w:author="芙兰朵露" w:date="2022-05-22T01:45:00Z">
        <w:r>
          <w:rPr>
            <w:rFonts w:hint="eastAsia"/>
          </w:rPr>
          <w:delText>人才是大多数</w:delText>
        </w:r>
      </w:del>
      <w:r w:rsidR="00483C78" w:rsidRPr="00750B60">
        <w:rPr>
          <w:rFonts w:hint="eastAsia"/>
        </w:rPr>
        <w:t>。像我这样的</w:t>
      </w:r>
      <w:del w:id="563" w:author="芙兰朵露" w:date="2022-05-22T01:45:00Z">
        <w:r>
          <w:rPr>
            <w:rFonts w:hint="eastAsia"/>
          </w:rPr>
          <w:delText>朝圣</w:delText>
        </w:r>
      </w:del>
      <w:ins w:id="564" w:author="芙兰朵露" w:date="2022-05-22T01:45:00Z">
        <w:r w:rsidR="006A1E69" w:rsidRPr="00750B60">
          <w:rPr>
            <w:rFonts w:hint="eastAsia"/>
          </w:rPr>
          <w:t>巡礼</w:t>
        </w:r>
      </w:ins>
      <w:r w:rsidR="00483C78" w:rsidRPr="00750B60">
        <w:rPr>
          <w:rFonts w:hint="eastAsia"/>
        </w:rPr>
        <w:t>之旅中目的地包含有圣地不是理所当然的事情吗？还请你不要总觉得我在跟踪你</w:t>
      </w:r>
      <w:del w:id="565" w:author="芙兰朵露" w:date="2022-05-22T01:45:00Z">
        <w:r>
          <w:rPr>
            <w:rFonts w:hint="eastAsia"/>
          </w:rPr>
          <w:delText>”</w:delText>
        </w:r>
      </w:del>
      <w:ins w:id="566" w:author="芙兰朵露" w:date="2022-05-22T01:45:00Z">
        <w:r w:rsidR="00483C78" w:rsidRPr="00750B60">
          <w:rPr>
            <w:rFonts w:hint="eastAsia"/>
          </w:rPr>
          <w:t>」</w:t>
        </w:r>
      </w:ins>
    </w:p>
    <w:p w14:paraId="611DAE3F" w14:textId="2249809C" w:rsidR="00483C78" w:rsidRPr="00750B60" w:rsidRDefault="00873996" w:rsidP="00483C78">
      <w:pPr>
        <w:pPrChange w:id="567" w:author="芙兰朵露" w:date="2022-05-22T01:45:00Z">
          <w:pPr>
            <w:ind w:firstLineChars="200" w:firstLine="420"/>
          </w:pPr>
        </w:pPrChange>
      </w:pPr>
      <w:del w:id="568" w:author="芙兰朵露" w:date="2022-05-22T01:45:00Z">
        <w:r>
          <w:rPr>
            <w:rFonts w:hint="eastAsia"/>
          </w:rPr>
          <w:delText>说出了这种</w:delText>
        </w:r>
      </w:del>
      <w:ins w:id="569" w:author="芙兰朵露" w:date="2022-05-22T01:45:00Z">
        <w:r w:rsidR="00DC6449" w:rsidRPr="00750B60">
          <w:rPr>
            <w:rFonts w:hint="eastAsia"/>
          </w:rPr>
          <w:t>雅修娜说的话让</w:t>
        </w:r>
        <w:proofErr w:type="gramStart"/>
        <w:r w:rsidR="00DC6449" w:rsidRPr="00750B60">
          <w:rPr>
            <w:rFonts w:hint="eastAsia"/>
          </w:rPr>
          <w:t>茉茉</w:t>
        </w:r>
      </w:ins>
      <w:proofErr w:type="gramEnd"/>
      <w:r w:rsidR="00483C78" w:rsidRPr="00750B60">
        <w:rPr>
          <w:rFonts w:hint="eastAsia"/>
        </w:rPr>
        <w:t>难以反驳</w:t>
      </w:r>
      <w:del w:id="570" w:author="芙兰朵露" w:date="2022-05-22T01:45:00Z">
        <w:r>
          <w:rPr>
            <w:rFonts w:hint="eastAsia"/>
          </w:rPr>
          <w:delText>的话，雅修娜的</w:delText>
        </w:r>
      </w:del>
      <w:ins w:id="571" w:author="芙兰朵露" w:date="2022-05-22T01:45:00Z">
        <w:r w:rsidR="00483C78" w:rsidRPr="00750B60">
          <w:rPr>
            <w:rFonts w:hint="eastAsia"/>
          </w:rPr>
          <w:t>，</w:t>
        </w:r>
      </w:ins>
      <w:r w:rsidR="00483C78" w:rsidRPr="00750B60">
        <w:rPr>
          <w:rFonts w:hint="eastAsia"/>
        </w:rPr>
        <w:t>眼中闪烁着恶作剧得逞的光。</w:t>
      </w:r>
    </w:p>
    <w:p w14:paraId="4AB2824D" w14:textId="012D498D" w:rsidR="00483C78" w:rsidRPr="00750B60" w:rsidRDefault="00873996" w:rsidP="00483C78">
      <w:pPr>
        <w:pPrChange w:id="572" w:author="芙兰朵露" w:date="2022-05-22T01:45:00Z">
          <w:pPr>
            <w:ind w:firstLineChars="200" w:firstLine="420"/>
          </w:pPr>
        </w:pPrChange>
      </w:pPr>
      <w:del w:id="573" w:author="芙兰朵露" w:date="2022-05-22T01:45:00Z">
        <w:r>
          <w:rPr>
            <w:rFonts w:hint="eastAsia"/>
          </w:rPr>
          <w:delText>“</w:delText>
        </w:r>
      </w:del>
      <w:ins w:id="574" w:author="芙兰朵露" w:date="2022-05-22T01:45:00Z">
        <w:r w:rsidR="00483C78" w:rsidRPr="00750B60">
          <w:rPr>
            <w:rFonts w:hint="eastAsia"/>
          </w:rPr>
          <w:t>「</w:t>
        </w:r>
      </w:ins>
      <w:r w:rsidR="00483C78" w:rsidRPr="00750B60">
        <w:rPr>
          <w:rFonts w:hint="eastAsia"/>
        </w:rPr>
        <w:t>顺带一提，如果说我确实有一些需要追你的理由的话，你在前面逃而我在后面</w:t>
      </w:r>
      <w:proofErr w:type="gramStart"/>
      <w:r w:rsidR="00483C78" w:rsidRPr="00750B60">
        <w:rPr>
          <w:rFonts w:hint="eastAsia"/>
        </w:rPr>
        <w:t>追这种</w:t>
      </w:r>
      <w:proofErr w:type="gramEnd"/>
      <w:r w:rsidR="00483C78" w:rsidRPr="00750B60">
        <w:rPr>
          <w:rFonts w:hint="eastAsia"/>
        </w:rPr>
        <w:t>事还挺让人开心的</w:t>
      </w:r>
      <w:del w:id="575" w:author="芙兰朵露" w:date="2022-05-22T01:45:00Z">
        <w:r>
          <w:rPr>
            <w:rFonts w:hint="eastAsia"/>
          </w:rPr>
          <w:delText>。”</w:delText>
        </w:r>
      </w:del>
      <w:ins w:id="576" w:author="芙兰朵露" w:date="2022-05-22T01:45:00Z">
        <w:r w:rsidR="00483C78" w:rsidRPr="00750B60">
          <w:rPr>
            <w:rFonts w:hint="eastAsia"/>
          </w:rPr>
          <w:t>」</w:t>
        </w:r>
      </w:ins>
    </w:p>
    <w:p w14:paraId="3D3D8E87" w14:textId="1F2EF511" w:rsidR="00483C78" w:rsidRPr="00750B60" w:rsidRDefault="00873996" w:rsidP="00483C78">
      <w:pPr>
        <w:pPrChange w:id="577" w:author="芙兰朵露" w:date="2022-05-22T01:45:00Z">
          <w:pPr>
            <w:ind w:firstLineChars="200" w:firstLine="420"/>
          </w:pPr>
        </w:pPrChange>
      </w:pPr>
      <w:del w:id="578" w:author="芙兰朵露" w:date="2022-05-22T01:45:00Z">
        <w:r>
          <w:rPr>
            <w:rFonts w:hint="eastAsia"/>
          </w:rPr>
          <w:delText>“</w:delText>
        </w:r>
      </w:del>
      <w:ins w:id="579" w:author="芙兰朵露" w:date="2022-05-22T01:45:00Z">
        <w:r w:rsidR="00483C78" w:rsidRPr="00750B60">
          <w:rPr>
            <w:rFonts w:hint="eastAsia"/>
          </w:rPr>
          <w:t>「</w:t>
        </w:r>
      </w:ins>
      <w:r w:rsidR="00483C78" w:rsidRPr="00750B60">
        <w:rPr>
          <w:rFonts w:hint="eastAsia"/>
        </w:rPr>
        <w:t>那你现在已经追上我，真是可喜可贺。我打算在这里暂时避雨一段时间，请你</w:t>
      </w:r>
      <w:del w:id="580" w:author="芙兰朵露" w:date="2022-05-22T01:45:00Z">
        <w:r>
          <w:rPr>
            <w:rFonts w:hint="eastAsia"/>
          </w:rPr>
          <w:delText>就这样超过我先走</w:delText>
        </w:r>
      </w:del>
      <w:ins w:id="581" w:author="芙兰朵露" w:date="2022-05-22T01:45:00Z">
        <w:r w:rsidR="00DC6449" w:rsidRPr="00750B60">
          <w:rPr>
            <w:rFonts w:hint="eastAsia"/>
          </w:rPr>
          <w:t>在这里先行</w:t>
        </w:r>
      </w:ins>
      <w:r w:rsidR="00DC6449" w:rsidRPr="00750B60">
        <w:rPr>
          <w:rFonts w:hint="eastAsia"/>
        </w:rPr>
        <w:t>一步</w:t>
      </w:r>
      <w:del w:id="582" w:author="芙兰朵露" w:date="2022-05-22T01:45:00Z">
        <w:r>
          <w:rPr>
            <w:rFonts w:hint="eastAsia"/>
          </w:rPr>
          <w:delText>吧”</w:delText>
        </w:r>
      </w:del>
      <w:ins w:id="583" w:author="芙兰朵露" w:date="2022-05-22T01:45:00Z">
        <w:r w:rsidR="00483C78" w:rsidRPr="00750B60">
          <w:rPr>
            <w:rFonts w:hint="eastAsia"/>
          </w:rPr>
          <w:t>」</w:t>
        </w:r>
      </w:ins>
    </w:p>
    <w:p w14:paraId="7D91A09D" w14:textId="2508557F" w:rsidR="00483C78" w:rsidRPr="00750B60" w:rsidRDefault="00873996" w:rsidP="00483C78">
      <w:pPr>
        <w:pPrChange w:id="584" w:author="芙兰朵露" w:date="2022-05-22T01:45:00Z">
          <w:pPr>
            <w:ind w:firstLineChars="200" w:firstLine="420"/>
          </w:pPr>
        </w:pPrChange>
      </w:pPr>
      <w:del w:id="585" w:author="芙兰朵露" w:date="2022-05-22T01:45:00Z">
        <w:r>
          <w:rPr>
            <w:rFonts w:hint="eastAsia"/>
          </w:rPr>
          <w:delText>“</w:delText>
        </w:r>
      </w:del>
      <w:ins w:id="586" w:author="芙兰朵露" w:date="2022-05-22T01:45:00Z">
        <w:r w:rsidR="00483C78" w:rsidRPr="00750B60">
          <w:rPr>
            <w:rFonts w:hint="eastAsia"/>
          </w:rPr>
          <w:t>「</w:t>
        </w:r>
      </w:ins>
      <w:r w:rsidR="00483C78" w:rsidRPr="00750B60">
        <w:rPr>
          <w:rFonts w:hint="eastAsia"/>
        </w:rPr>
        <w:t>别这样说嘛。有伙伴才叫旅行，不是吗？</w:t>
      </w:r>
      <w:del w:id="587" w:author="芙兰朵露" w:date="2022-05-22T01:45:00Z">
        <w:r>
          <w:rPr>
            <w:rFonts w:hint="eastAsia"/>
          </w:rPr>
          <w:delText>”</w:delText>
        </w:r>
      </w:del>
      <w:ins w:id="588" w:author="芙兰朵露" w:date="2022-05-22T01:45:00Z">
        <w:r w:rsidR="00483C78" w:rsidRPr="00750B60">
          <w:rPr>
            <w:rFonts w:hint="eastAsia"/>
          </w:rPr>
          <w:t>」</w:t>
        </w:r>
      </w:ins>
    </w:p>
    <w:p w14:paraId="56CBA37D" w14:textId="4BC4B497" w:rsidR="00483C78" w:rsidRPr="00750B60" w:rsidRDefault="00483C78" w:rsidP="00483C78">
      <w:pPr>
        <w:pPrChange w:id="589" w:author="芙兰朵露" w:date="2022-05-22T01:45:00Z">
          <w:pPr>
            <w:ind w:firstLineChars="200" w:firstLine="420"/>
          </w:pPr>
        </w:pPrChange>
      </w:pPr>
      <w:r w:rsidRPr="00750B60">
        <w:rPr>
          <w:rFonts w:hint="eastAsia"/>
        </w:rPr>
        <w:t>面对这样的臭脸，雅修娜那</w:t>
      </w:r>
      <w:del w:id="590" w:author="芙兰朵露" w:date="2022-05-22T01:45:00Z">
        <w:r w:rsidR="00873996">
          <w:rPr>
            <w:rFonts w:hint="eastAsia"/>
          </w:rPr>
          <w:delText>捉摸不定</w:delText>
        </w:r>
      </w:del>
      <w:ins w:id="591" w:author="芙兰朵露" w:date="2022-05-22T01:45:00Z">
        <w:r w:rsidR="00DC3D40" w:rsidRPr="00750B60">
          <w:rPr>
            <w:rFonts w:hint="eastAsia"/>
          </w:rPr>
          <w:t>飘飘然</w:t>
        </w:r>
      </w:ins>
      <w:r w:rsidRPr="00750B60">
        <w:rPr>
          <w:rFonts w:hint="eastAsia"/>
        </w:rPr>
        <w:t>的态度依然没有变化。在这寒冷的雨天中，她那像太阳一样的灿烂笑容没有受到丝毫影响。</w:t>
      </w:r>
    </w:p>
    <w:p w14:paraId="5D4BE75F" w14:textId="34EDE07D" w:rsidR="00483C78" w:rsidRPr="00750B60" w:rsidRDefault="00873996" w:rsidP="00483C78">
      <w:pPr>
        <w:pPrChange w:id="592" w:author="芙兰朵露" w:date="2022-05-22T01:45:00Z">
          <w:pPr>
            <w:ind w:firstLineChars="200" w:firstLine="420"/>
          </w:pPr>
        </w:pPrChange>
      </w:pPr>
      <w:del w:id="593" w:author="芙兰朵露" w:date="2022-05-22T01:45:00Z">
        <w:r>
          <w:rPr>
            <w:rFonts w:hint="eastAsia"/>
          </w:rPr>
          <w:delText>“</w:delText>
        </w:r>
      </w:del>
      <w:ins w:id="594" w:author="芙兰朵露" w:date="2022-05-22T01:45:00Z">
        <w:r w:rsidR="00483C78" w:rsidRPr="00750B60">
          <w:rPr>
            <w:rFonts w:hint="eastAsia"/>
          </w:rPr>
          <w:t>「</w:t>
        </w:r>
      </w:ins>
      <w:r w:rsidR="00483C78" w:rsidRPr="00750B60">
        <w:rPr>
          <w:rFonts w:hint="eastAsia"/>
        </w:rPr>
        <w:t>这些闲谈就先放一边吧。我想到有趣的事情想问问你：相处了这么些时候，你对我</w:t>
      </w:r>
      <w:del w:id="595" w:author="芙兰朵露" w:date="2022-05-22T01:45:00Z">
        <w:r>
          <w:rPr>
            <w:rFonts w:hint="eastAsia"/>
          </w:rPr>
          <w:delText>难道</w:delText>
        </w:r>
      </w:del>
      <w:ins w:id="596" w:author="芙兰朵露" w:date="2022-05-22T01:45:00Z">
        <w:r w:rsidR="00DC3D40" w:rsidRPr="00750B60">
          <w:rPr>
            <w:rFonts w:hint="eastAsia"/>
          </w:rPr>
          <w:t>雅修娜·葛里萨利嘉</w:t>
        </w:r>
      </w:ins>
      <w:r w:rsidR="00483C78" w:rsidRPr="00750B60">
        <w:rPr>
          <w:rFonts w:hint="eastAsia"/>
        </w:rPr>
        <w:t>一点</w:t>
      </w:r>
      <w:del w:id="597" w:author="芙兰朵露" w:date="2022-05-22T01:45:00Z">
        <w:r>
          <w:rPr>
            <w:rFonts w:hint="eastAsia"/>
          </w:rPr>
          <w:delText>好感</w:delText>
        </w:r>
      </w:del>
      <w:r w:rsidR="00483C78" w:rsidRPr="00750B60">
        <w:rPr>
          <w:rFonts w:hint="eastAsia"/>
        </w:rPr>
        <w:t>都</w:t>
      </w:r>
      <w:del w:id="598" w:author="芙兰朵露" w:date="2022-05-22T01:45:00Z">
        <w:r>
          <w:rPr>
            <w:rFonts w:hint="eastAsia"/>
          </w:rPr>
          <w:delText>没有</w:delText>
        </w:r>
      </w:del>
      <w:ins w:id="599" w:author="芙兰朵露" w:date="2022-05-22T01:45:00Z">
        <w:r w:rsidR="00DC3D40" w:rsidRPr="00750B60">
          <w:rPr>
            <w:rFonts w:hint="eastAsia"/>
          </w:rPr>
          <w:t>不感兴趣</w:t>
        </w:r>
      </w:ins>
      <w:r w:rsidR="00483C78" w:rsidRPr="00750B60">
        <w:rPr>
          <w:rFonts w:hint="eastAsia"/>
        </w:rPr>
        <w:t>吗？</w:t>
      </w:r>
      <w:del w:id="600" w:author="芙兰朵露" w:date="2022-05-22T01:45:00Z">
        <w:r>
          <w:rPr>
            <w:rFonts w:hint="eastAsia"/>
          </w:rPr>
          <w:delText>”</w:delText>
        </w:r>
      </w:del>
      <w:ins w:id="601" w:author="芙兰朵露" w:date="2022-05-22T01:45:00Z">
        <w:r w:rsidR="00483C78" w:rsidRPr="00750B60">
          <w:rPr>
            <w:rFonts w:hint="eastAsia"/>
          </w:rPr>
          <w:t>」</w:t>
        </w:r>
      </w:ins>
    </w:p>
    <w:p w14:paraId="43F8161B" w14:textId="77777777" w:rsidR="00483C78" w:rsidRPr="00750B60" w:rsidRDefault="00483C78" w:rsidP="00483C78">
      <w:pPr>
        <w:pPrChange w:id="602" w:author="芙兰朵露" w:date="2022-05-22T01:45:00Z">
          <w:pPr>
            <w:ind w:firstLineChars="200" w:firstLine="420"/>
          </w:pPr>
        </w:pPrChange>
      </w:pPr>
      <w:r w:rsidRPr="00750B60">
        <w:rPr>
          <w:rFonts w:hint="eastAsia"/>
        </w:rPr>
        <w:t>一边说着，雅修娜的脸上又绽放出她那富有领袖魅力的笑容。如果是意志薄弱的人或许轻易就会被这样的笑容所俘虏吧。然而</w:t>
      </w:r>
      <w:proofErr w:type="gramStart"/>
      <w:r w:rsidRPr="00750B60">
        <w:rPr>
          <w:rFonts w:hint="eastAsia"/>
        </w:rPr>
        <w:t>茉茉</w:t>
      </w:r>
      <w:proofErr w:type="gramEnd"/>
      <w:r w:rsidRPr="00750B60">
        <w:rPr>
          <w:rFonts w:hint="eastAsia"/>
        </w:rPr>
        <w:t>丝毫不为所动，脸上依然是冷漠的样子。</w:t>
      </w:r>
    </w:p>
    <w:p w14:paraId="1F74E78C" w14:textId="541CB48F" w:rsidR="00483C78" w:rsidRPr="00750B60" w:rsidRDefault="00873996" w:rsidP="00483C78">
      <w:pPr>
        <w:pPrChange w:id="603" w:author="芙兰朵露" w:date="2022-05-22T01:45:00Z">
          <w:pPr>
            <w:ind w:firstLineChars="200" w:firstLine="420"/>
          </w:pPr>
        </w:pPrChange>
      </w:pPr>
      <w:del w:id="604" w:author="芙兰朵露" w:date="2022-05-22T01:45:00Z">
        <w:r>
          <w:rPr>
            <w:rFonts w:hint="eastAsia"/>
          </w:rPr>
          <w:delText>“</w:delText>
        </w:r>
      </w:del>
      <w:ins w:id="605" w:author="芙兰朵露" w:date="2022-05-22T01:45:00Z">
        <w:r w:rsidR="00483C78" w:rsidRPr="00750B60">
          <w:rPr>
            <w:rFonts w:hint="eastAsia"/>
          </w:rPr>
          <w:t>「</w:t>
        </w:r>
      </w:ins>
      <w:r w:rsidR="00483C78" w:rsidRPr="00750B60">
        <w:rPr>
          <w:rFonts w:hint="eastAsia"/>
        </w:rPr>
        <w:t>差不多得了</w:t>
      </w:r>
      <w:del w:id="606" w:author="芙兰朵露" w:date="2022-05-22T01:45:00Z">
        <w:r>
          <w:rPr>
            <w:rFonts w:hint="eastAsia"/>
          </w:rPr>
          <w:delText>......</w:delText>
        </w:r>
        <w:r>
          <w:rPr>
            <w:rFonts w:hint="eastAsia"/>
          </w:rPr>
          <w:delText>。</w:delText>
        </w:r>
      </w:del>
      <w:ins w:id="607" w:author="芙兰朵露" w:date="2022-05-22T01:45:00Z">
        <w:r w:rsidR="00675838" w:rsidRPr="00750B60">
          <w:t>……</w:t>
        </w:r>
        <w:r w:rsidR="00483C78" w:rsidRPr="00750B60">
          <w:t>。</w:t>
        </w:r>
      </w:ins>
      <w:r w:rsidR="00483C78" w:rsidRPr="00750B60">
        <w:t>即使是超级公</w:t>
      </w:r>
      <w:proofErr w:type="gramStart"/>
      <w:r w:rsidR="00483C78" w:rsidRPr="00750B60">
        <w:t>啾</w:t>
      </w:r>
      <w:proofErr w:type="gramEnd"/>
      <w:r w:rsidR="00483C78" w:rsidRPr="00750B60">
        <w:t>大人对我来说也是无关紧要的人，如果你愿意给我当肉</w:t>
      </w:r>
      <w:proofErr w:type="gramStart"/>
      <w:r w:rsidR="00483C78" w:rsidRPr="00750B60">
        <w:t>盾</w:t>
      </w:r>
      <w:proofErr w:type="gramEnd"/>
      <w:r w:rsidR="00483C78" w:rsidRPr="00750B60">
        <w:t>的话倒是另说</w:t>
      </w:r>
      <w:del w:id="608" w:author="芙兰朵露" w:date="2022-05-22T01:45:00Z">
        <w:r>
          <w:rPr>
            <w:rFonts w:hint="eastAsia"/>
          </w:rPr>
          <w:delText>。”</w:delText>
        </w:r>
      </w:del>
      <w:ins w:id="609" w:author="芙兰朵露" w:date="2022-05-22T01:45:00Z">
        <w:r w:rsidR="00483C78" w:rsidRPr="00750B60">
          <w:t>」</w:t>
        </w:r>
      </w:ins>
    </w:p>
    <w:p w14:paraId="62E3A240" w14:textId="1861CA58" w:rsidR="00483C78" w:rsidRPr="00750B60" w:rsidRDefault="00873996" w:rsidP="00483C78">
      <w:pPr>
        <w:pPrChange w:id="610" w:author="芙兰朵露" w:date="2022-05-22T01:45:00Z">
          <w:pPr>
            <w:ind w:firstLineChars="200" w:firstLine="420"/>
          </w:pPr>
        </w:pPrChange>
      </w:pPr>
      <w:del w:id="611" w:author="芙兰朵露" w:date="2022-05-22T01:45:00Z">
        <w:r>
          <w:rPr>
            <w:rFonts w:hint="eastAsia"/>
          </w:rPr>
          <w:delText>“</w:delText>
        </w:r>
      </w:del>
      <w:ins w:id="612" w:author="芙兰朵露" w:date="2022-05-22T01:45:00Z">
        <w:r w:rsidR="00483C78" w:rsidRPr="00750B60">
          <w:rPr>
            <w:rFonts w:hint="eastAsia"/>
          </w:rPr>
          <w:t>「</w:t>
        </w:r>
      </w:ins>
      <w:r w:rsidR="00483C78" w:rsidRPr="00750B60">
        <w:rPr>
          <w:rFonts w:hint="eastAsia"/>
        </w:rPr>
        <w:t>好，</w:t>
      </w:r>
      <w:del w:id="613" w:author="芙兰朵露" w:date="2022-05-22T01:45:00Z">
        <w:r>
          <w:rPr>
            <w:rFonts w:hint="eastAsia"/>
          </w:rPr>
          <w:delText>全听殿下的安排。”</w:delText>
        </w:r>
      </w:del>
      <w:ins w:id="614" w:author="芙兰朵露" w:date="2022-05-22T01:45:00Z">
        <w:r w:rsidR="00DC3D40" w:rsidRPr="00750B60">
          <w:rPr>
            <w:rFonts w:hint="eastAsia"/>
          </w:rPr>
          <w:t>请交给我来殿后</w:t>
        </w:r>
        <w:r w:rsidR="00483C78" w:rsidRPr="00750B60">
          <w:rPr>
            <w:rFonts w:hint="eastAsia"/>
          </w:rPr>
          <w:t>」</w:t>
        </w:r>
      </w:ins>
    </w:p>
    <w:p w14:paraId="51D45A86" w14:textId="77777777" w:rsidR="00483C78" w:rsidRPr="00750B60" w:rsidRDefault="00483C78" w:rsidP="00483C78">
      <w:pPr>
        <w:pPrChange w:id="615" w:author="芙兰朵露" w:date="2022-05-22T01:45:00Z">
          <w:pPr>
            <w:ind w:firstLineChars="200" w:firstLine="420"/>
          </w:pPr>
        </w:pPrChange>
      </w:pPr>
      <w:r w:rsidRPr="00750B60">
        <w:rPr>
          <w:rFonts w:hint="eastAsia"/>
        </w:rPr>
        <w:t>泛着微红的金发翻飞，雅修娜做出十分可靠的样子挺了挺胸。</w:t>
      </w:r>
    </w:p>
    <w:p w14:paraId="5AA1A863" w14:textId="5C094B14" w:rsidR="00483C78" w:rsidRPr="00750B60" w:rsidRDefault="00873996" w:rsidP="00483C78">
      <w:pPr>
        <w:pPrChange w:id="616" w:author="芙兰朵露" w:date="2022-05-22T01:45:00Z">
          <w:pPr>
            <w:ind w:firstLineChars="200" w:firstLine="420"/>
          </w:pPr>
        </w:pPrChange>
      </w:pPr>
      <w:del w:id="617" w:author="芙兰朵露" w:date="2022-05-22T01:45:00Z">
        <w:r>
          <w:rPr>
            <w:rFonts w:hint="eastAsia"/>
          </w:rPr>
          <w:delText>“</w:delText>
        </w:r>
      </w:del>
      <w:ins w:id="618" w:author="芙兰朵露" w:date="2022-05-22T01:45:00Z">
        <w:r w:rsidR="00483C78" w:rsidRPr="00750B60">
          <w:rPr>
            <w:rFonts w:hint="eastAsia"/>
          </w:rPr>
          <w:t>「</w:t>
        </w:r>
      </w:ins>
      <w:r w:rsidR="00483C78" w:rsidRPr="00750B60">
        <w:rPr>
          <w:rFonts w:hint="eastAsia"/>
        </w:rPr>
        <w:t>危急之时我必将正面击溃敌人的追击，轻取敌将首级</w:t>
      </w:r>
      <w:del w:id="619" w:author="芙兰朵露" w:date="2022-05-22T01:45:00Z">
        <w:r>
          <w:rPr>
            <w:rFonts w:hint="eastAsia"/>
          </w:rPr>
          <w:delText>。”</w:delText>
        </w:r>
      </w:del>
      <w:ins w:id="620" w:author="芙兰朵露" w:date="2022-05-22T01:45:00Z">
        <w:r w:rsidR="00483C78" w:rsidRPr="00750B60">
          <w:rPr>
            <w:rFonts w:hint="eastAsia"/>
          </w:rPr>
          <w:t>」</w:t>
        </w:r>
      </w:ins>
    </w:p>
    <w:p w14:paraId="06C5B26A" w14:textId="62346D21" w:rsidR="00483C78" w:rsidRPr="00750B60" w:rsidRDefault="00483C78" w:rsidP="00483C78">
      <w:pPr>
        <w:pPrChange w:id="621" w:author="芙兰朵露" w:date="2022-05-22T01:45:00Z">
          <w:pPr>
            <w:ind w:firstLineChars="200" w:firstLine="420"/>
          </w:pPr>
        </w:pPrChange>
      </w:pPr>
      <w:r w:rsidRPr="00750B60">
        <w:rPr>
          <w:rFonts w:hint="eastAsia"/>
        </w:rPr>
        <w:t>看到雅修娜</w:t>
      </w:r>
      <w:del w:id="622" w:author="芙兰朵露" w:date="2022-05-22T01:45:00Z">
        <w:r w:rsidR="00873996">
          <w:rPr>
            <w:rFonts w:hint="eastAsia"/>
          </w:rPr>
          <w:delText>这种面对多差</w:delText>
        </w:r>
      </w:del>
      <w:ins w:id="623" w:author="芙兰朵露" w:date="2022-05-22T01:45:00Z">
        <w:r w:rsidR="00DC3D40" w:rsidRPr="00750B60">
          <w:rPr>
            <w:rFonts w:hint="eastAsia"/>
          </w:rPr>
          <w:t>不管什么情况都坦坦荡荡</w:t>
        </w:r>
      </w:ins>
      <w:r w:rsidR="00DC3D40" w:rsidRPr="00750B60">
        <w:rPr>
          <w:rFonts w:hint="eastAsia"/>
        </w:rPr>
        <w:t>的</w:t>
      </w:r>
      <w:del w:id="624" w:author="芙兰朵露" w:date="2022-05-22T01:45:00Z">
        <w:r w:rsidR="00873996">
          <w:rPr>
            <w:rFonts w:hint="eastAsia"/>
          </w:rPr>
          <w:delText>态度都能做出积极的回答的样子</w:delText>
        </w:r>
      </w:del>
      <w:ins w:id="625" w:author="芙兰朵露" w:date="2022-05-22T01:45:00Z">
        <w:r w:rsidR="00DC3D40" w:rsidRPr="00750B60">
          <w:rPr>
            <w:rFonts w:hint="eastAsia"/>
          </w:rPr>
          <w:t>模样</w:t>
        </w:r>
      </w:ins>
      <w:r w:rsidRPr="00750B60">
        <w:rPr>
          <w:rFonts w:hint="eastAsia"/>
        </w:rPr>
        <w:t>，</w:t>
      </w:r>
      <w:proofErr w:type="gramStart"/>
      <w:r w:rsidRPr="00750B60">
        <w:rPr>
          <w:rFonts w:hint="eastAsia"/>
        </w:rPr>
        <w:t>茉茉</w:t>
      </w:r>
      <w:proofErr w:type="gramEnd"/>
      <w:r w:rsidRPr="00750B60">
        <w:rPr>
          <w:rFonts w:hint="eastAsia"/>
        </w:rPr>
        <w:t>又一次叹了口气。</w:t>
      </w:r>
    </w:p>
    <w:p w14:paraId="695A34D1" w14:textId="6F2D9A86" w:rsidR="00483C78" w:rsidRPr="00750B60" w:rsidRDefault="00483C78" w:rsidP="00483C78">
      <w:pPr>
        <w:pPrChange w:id="626" w:author="芙兰朵露" w:date="2022-05-22T01:45:00Z">
          <w:pPr>
            <w:ind w:firstLineChars="200" w:firstLine="420"/>
          </w:pPr>
        </w:pPrChange>
      </w:pPr>
    </w:p>
    <w:p w14:paraId="438E01A3" w14:textId="77777777" w:rsidR="00DC3D40" w:rsidRPr="00750B60" w:rsidRDefault="00DC3D40" w:rsidP="00483C78">
      <w:pPr>
        <w:rPr>
          <w:ins w:id="627" w:author="芙兰朵露" w:date="2022-05-22T01:45:00Z"/>
        </w:rPr>
      </w:pPr>
    </w:p>
    <w:p w14:paraId="44A92B7D" w14:textId="104B771D" w:rsidR="00483C78" w:rsidRPr="00750B60" w:rsidRDefault="00483C78" w:rsidP="00483C78">
      <w:pPr>
        <w:pPrChange w:id="628" w:author="芙兰朵露" w:date="2022-05-22T01:45:00Z">
          <w:pPr>
            <w:ind w:firstLineChars="200" w:firstLine="420"/>
          </w:pPr>
        </w:pPrChange>
      </w:pPr>
      <w:r w:rsidRPr="00750B60">
        <w:rPr>
          <w:rFonts w:hint="eastAsia"/>
        </w:rPr>
        <w:t>圣地位于人类</w:t>
      </w:r>
      <w:del w:id="629" w:author="芙兰朵露" w:date="2022-05-22T01:45:00Z">
        <w:r w:rsidR="00873996">
          <w:rPr>
            <w:rFonts w:hint="eastAsia"/>
          </w:rPr>
          <w:delText>生存圈</w:delText>
        </w:r>
      </w:del>
      <w:ins w:id="630" w:author="芙兰朵露" w:date="2022-05-22T01:45:00Z">
        <w:r w:rsidR="00DA12F4" w:rsidRPr="00750B60">
          <w:rPr>
            <w:rFonts w:hint="eastAsia"/>
          </w:rPr>
          <w:t>活动范围</w:t>
        </w:r>
      </w:ins>
      <w:r w:rsidRPr="00750B60">
        <w:rPr>
          <w:rFonts w:hint="eastAsia"/>
        </w:rPr>
        <w:t>的最西处。</w:t>
      </w:r>
    </w:p>
    <w:p w14:paraId="28F63407" w14:textId="3DE44537" w:rsidR="00483C78" w:rsidRPr="00750B60" w:rsidRDefault="00483C78" w:rsidP="00483C78">
      <w:pPr>
        <w:pPrChange w:id="631" w:author="芙兰朵露" w:date="2022-05-22T01:45:00Z">
          <w:pPr>
            <w:ind w:firstLineChars="200" w:firstLine="420"/>
          </w:pPr>
        </w:pPrChange>
      </w:pPr>
      <w:r w:rsidRPr="00750B60">
        <w:rPr>
          <w:rFonts w:hint="eastAsia"/>
        </w:rPr>
        <w:t>虽说是最西，但其实也没到海边，陆地依然在向西延伸。但以圣地为界，再往西走就全都是没有国家领域的未开拓领域了。这其中缘由就是维持文明所必须的地脉流动到圣地之后就开始折返，</w:t>
      </w:r>
      <w:del w:id="632" w:author="芙兰朵露" w:date="2022-05-22T01:45:00Z">
        <w:r w:rsidR="00873996">
          <w:rPr>
            <w:rFonts w:hint="eastAsia"/>
          </w:rPr>
          <w:delText>不再向西延伸。</w:delText>
        </w:r>
      </w:del>
      <w:ins w:id="633" w:author="芙兰朵露" w:date="2022-05-22T01:45:00Z">
        <w:r w:rsidR="002002B3" w:rsidRPr="00750B60">
          <w:rPr>
            <w:rFonts w:hint="eastAsia"/>
          </w:rPr>
          <w:t>亦以</w:t>
        </w:r>
      </w:ins>
      <w:r w:rsidR="002002B3" w:rsidRPr="00750B60">
        <w:rPr>
          <w:rFonts w:hint="eastAsia"/>
        </w:rPr>
        <w:t>圣地</w:t>
      </w:r>
      <w:del w:id="634" w:author="芙兰朵露" w:date="2022-05-22T01:45:00Z">
        <w:r w:rsidR="00873996">
          <w:rPr>
            <w:rFonts w:hint="eastAsia"/>
          </w:rPr>
          <w:delText>所处的位置是整个大陆地脉</w:delText>
        </w:r>
      </w:del>
      <w:ins w:id="635" w:author="芙兰朵露" w:date="2022-05-22T01:45:00Z">
        <w:r w:rsidR="002002B3" w:rsidRPr="00750B60">
          <w:rPr>
            <w:rFonts w:hint="eastAsia"/>
          </w:rPr>
          <w:t>为</w:t>
        </w:r>
        <w:r w:rsidRPr="00750B60">
          <w:rPr>
            <w:rFonts w:hint="eastAsia"/>
          </w:rPr>
          <w:t>起点</w:t>
        </w:r>
        <w:r w:rsidR="002002B3" w:rsidRPr="00750B60">
          <w:rPr>
            <w:rFonts w:hint="eastAsia"/>
          </w:rPr>
          <w:t>，如此</w:t>
        </w:r>
      </w:ins>
      <w:r w:rsidR="002002B3" w:rsidRPr="00750B60">
        <w:rPr>
          <w:rFonts w:hint="eastAsia"/>
        </w:rPr>
        <w:t>循环</w:t>
      </w:r>
      <w:del w:id="636" w:author="芙兰朵露" w:date="2022-05-22T01:45:00Z">
        <w:r w:rsidR="00873996">
          <w:rPr>
            <w:rFonts w:hint="eastAsia"/>
          </w:rPr>
          <w:delText>的终点，也是起点</w:delText>
        </w:r>
      </w:del>
      <w:r w:rsidRPr="00750B60">
        <w:rPr>
          <w:rFonts w:hint="eastAsia"/>
        </w:rPr>
        <w:t>。</w:t>
      </w:r>
    </w:p>
    <w:p w14:paraId="0836AD50" w14:textId="794031CF" w:rsidR="00483C78" w:rsidRPr="00750B60" w:rsidRDefault="00873996" w:rsidP="00483C78">
      <w:pPr>
        <w:pPrChange w:id="637" w:author="芙兰朵露" w:date="2022-05-22T01:45:00Z">
          <w:pPr>
            <w:ind w:firstLineChars="200" w:firstLine="420"/>
          </w:pPr>
        </w:pPrChange>
      </w:pPr>
      <w:del w:id="638" w:author="芙兰朵露" w:date="2022-05-22T01:45:00Z">
        <w:r>
          <w:rPr>
            <w:rFonts w:hint="eastAsia"/>
          </w:rPr>
          <w:delText>在大陆的地下纵横流通的导力河流就是</w:delText>
        </w:r>
      </w:del>
      <w:r w:rsidR="002002B3" w:rsidRPr="00750B60">
        <w:rPr>
          <w:rFonts w:hint="eastAsia"/>
        </w:rPr>
        <w:t>『地脉』</w:t>
      </w:r>
      <w:ins w:id="639" w:author="芙兰朵露" w:date="2022-05-22T01:45:00Z">
        <w:r w:rsidR="002002B3" w:rsidRPr="00750B60">
          <w:rPr>
            <w:rFonts w:hint="eastAsia"/>
          </w:rPr>
          <w:t>——</w:t>
        </w:r>
        <w:r w:rsidR="00483C78" w:rsidRPr="00750B60">
          <w:rPr>
            <w:rFonts w:hint="eastAsia"/>
          </w:rPr>
          <w:t>在大陆的</w:t>
        </w:r>
        <w:r w:rsidR="00C13A64" w:rsidRPr="00750B60">
          <w:rPr>
            <w:rFonts w:hint="eastAsia"/>
          </w:rPr>
          <w:t>大地上遍布各地</w:t>
        </w:r>
        <w:proofErr w:type="gramStart"/>
        <w:r w:rsidR="00483C78" w:rsidRPr="00750B60">
          <w:rPr>
            <w:rFonts w:hint="eastAsia"/>
          </w:rPr>
          <w:t>的导力</w:t>
        </w:r>
        <w:r w:rsidR="002002B3" w:rsidRPr="00750B60">
          <w:rPr>
            <w:rFonts w:hint="eastAsia"/>
          </w:rPr>
          <w:t>流动</w:t>
        </w:r>
      </w:ins>
      <w:proofErr w:type="gramEnd"/>
      <w:r w:rsidR="00483C78" w:rsidRPr="00750B60">
        <w:rPr>
          <w:rFonts w:hint="eastAsia"/>
        </w:rPr>
        <w:t>。</w:t>
      </w:r>
    </w:p>
    <w:p w14:paraId="34A39574" w14:textId="63F1E937" w:rsidR="00483C78" w:rsidRPr="00750B60" w:rsidRDefault="00C13A64" w:rsidP="00483C78">
      <w:pPr>
        <w:pPrChange w:id="640" w:author="芙兰朵露" w:date="2022-05-22T01:45:00Z">
          <w:pPr>
            <w:ind w:firstLineChars="200" w:firstLine="420"/>
          </w:pPr>
        </w:pPrChange>
      </w:pPr>
      <w:r w:rsidRPr="00750B60">
        <w:rPr>
          <w:rFonts w:hint="eastAsia"/>
        </w:rPr>
        <w:t>这</w:t>
      </w:r>
      <w:del w:id="641" w:author="芙兰朵露" w:date="2022-05-22T01:45:00Z">
        <w:r w:rsidR="00873996">
          <w:rPr>
            <w:rFonts w:hint="eastAsia"/>
          </w:rPr>
          <w:delText>是一股个人</w:delText>
        </w:r>
      </w:del>
      <w:ins w:id="642" w:author="芙兰朵露" w:date="2022-05-22T01:45:00Z">
        <w:r w:rsidRPr="00750B60">
          <w:rPr>
            <w:rFonts w:hint="eastAsia"/>
          </w:rPr>
          <w:t>既是普通</w:t>
        </w:r>
        <w:r w:rsidR="00483C78" w:rsidRPr="00750B60">
          <w:rPr>
            <w:rFonts w:hint="eastAsia"/>
          </w:rPr>
          <w:t>人</w:t>
        </w:r>
      </w:ins>
      <w:r w:rsidR="00483C78" w:rsidRPr="00750B60">
        <w:rPr>
          <w:rFonts w:hint="eastAsia"/>
        </w:rPr>
        <w:t>无法控制的巨大【力量】</w:t>
      </w:r>
      <w:r w:rsidRPr="00750B60">
        <w:rPr>
          <w:rFonts w:hint="eastAsia"/>
        </w:rPr>
        <w:t>，</w:t>
      </w:r>
      <w:r w:rsidR="00483C78" w:rsidRPr="00750B60">
        <w:rPr>
          <w:rFonts w:hint="eastAsia"/>
        </w:rPr>
        <w:t>也是维持</w:t>
      </w:r>
      <w:ins w:id="643" w:author="芙兰朵露" w:date="2022-05-22T01:45:00Z">
        <w:r w:rsidR="004E66F3" w:rsidRPr="00750B60">
          <w:rPr>
            <w:rFonts w:hint="eastAsia"/>
          </w:rPr>
          <w:t>人类社会的</w:t>
        </w:r>
      </w:ins>
      <w:r w:rsidR="00483C78" w:rsidRPr="00750B60">
        <w:rPr>
          <w:rFonts w:hint="eastAsia"/>
        </w:rPr>
        <w:t>城市正常运转不可或缺的能量来源。</w:t>
      </w:r>
      <w:del w:id="644" w:author="芙兰朵露" w:date="2022-05-22T01:45:00Z">
        <w:r w:rsidR="00873996">
          <w:rPr>
            <w:rFonts w:hint="eastAsia"/>
          </w:rPr>
          <w:delText>如今地脉可谓做城市的生命线。是地脉的力量支撑着城市的运转，</w:delText>
        </w:r>
      </w:del>
      <w:r w:rsidR="004E66F3" w:rsidRPr="00750B60">
        <w:rPr>
          <w:rFonts w:hint="eastAsia"/>
        </w:rPr>
        <w:t>比如</w:t>
      </w:r>
      <w:del w:id="645" w:author="芙兰朵露" w:date="2022-05-22T01:45:00Z">
        <w:r w:rsidR="00873996">
          <w:rPr>
            <w:rFonts w:hint="eastAsia"/>
          </w:rPr>
          <w:delText>夜晚用于供应</w:delText>
        </w:r>
      </w:del>
      <w:ins w:id="646" w:author="芙兰朵露" w:date="2022-05-22T01:45:00Z">
        <w:r w:rsidR="004E66F3" w:rsidRPr="00750B60">
          <w:rPr>
            <w:rFonts w:hint="eastAsia"/>
          </w:rPr>
          <w:t>以夜间</w:t>
        </w:r>
      </w:ins>
      <w:r w:rsidR="004E66F3" w:rsidRPr="00750B60">
        <w:rPr>
          <w:rFonts w:hint="eastAsia"/>
        </w:rPr>
        <w:t>照明</w:t>
      </w:r>
      <w:ins w:id="647" w:author="芙兰朵露" w:date="2022-05-22T01:45:00Z">
        <w:r w:rsidR="004122AC" w:rsidRPr="00750B60">
          <w:rPr>
            <w:rFonts w:hint="eastAsia"/>
          </w:rPr>
          <w:t>为首</w:t>
        </w:r>
      </w:ins>
      <w:r w:rsidR="004122AC" w:rsidRPr="00750B60">
        <w:rPr>
          <w:rFonts w:hint="eastAsia"/>
        </w:rPr>
        <w:t>的</w:t>
      </w:r>
      <w:del w:id="648" w:author="芙兰朵露" w:date="2022-05-22T01:45:00Z">
        <w:r w:rsidR="00873996">
          <w:rPr>
            <w:rFonts w:hint="eastAsia"/>
          </w:rPr>
          <w:delText>导力系统、</w:delText>
        </w:r>
      </w:del>
      <w:ins w:id="649" w:author="芙兰朵露" w:date="2022-05-22T01:45:00Z">
        <w:r w:rsidR="004E66F3" w:rsidRPr="00750B60">
          <w:rPr>
            <w:rFonts w:hint="eastAsia"/>
          </w:rPr>
          <w:t>必不可少的需求</w:t>
        </w:r>
        <w:r w:rsidR="004122AC" w:rsidRPr="00750B60">
          <w:rPr>
            <w:rFonts w:hint="eastAsia"/>
          </w:rPr>
          <w:t>以及</w:t>
        </w:r>
      </w:ins>
      <w:r w:rsidR="00483C78" w:rsidRPr="00750B60">
        <w:rPr>
          <w:rFonts w:hint="eastAsia"/>
        </w:rPr>
        <w:t>支持</w:t>
      </w:r>
      <w:proofErr w:type="gramStart"/>
      <w:r w:rsidR="00483C78" w:rsidRPr="00750B60">
        <w:rPr>
          <w:rFonts w:hint="eastAsia"/>
        </w:rPr>
        <w:t>着导力</w:t>
      </w:r>
      <w:proofErr w:type="gramEnd"/>
      <w:r w:rsidR="00483C78" w:rsidRPr="00750B60">
        <w:rPr>
          <w:rFonts w:hint="eastAsia"/>
        </w:rPr>
        <w:t>列车的</w:t>
      </w:r>
      <w:del w:id="650" w:author="芙兰朵露" w:date="2022-05-22T01:45:00Z">
        <w:r w:rsidR="00873996">
          <w:rPr>
            <w:rFonts w:hint="eastAsia"/>
          </w:rPr>
          <w:delText>正常运转</w:delText>
        </w:r>
      </w:del>
      <w:ins w:id="651" w:author="芙兰朵露" w:date="2022-05-22T01:45:00Z">
        <w:r w:rsidR="00483C78" w:rsidRPr="00750B60">
          <w:rPr>
            <w:rFonts w:hint="eastAsia"/>
          </w:rPr>
          <w:t>运</w:t>
        </w:r>
        <w:r w:rsidR="004122AC" w:rsidRPr="00750B60">
          <w:rPr>
            <w:rFonts w:hint="eastAsia"/>
          </w:rPr>
          <w:t>行</w:t>
        </w:r>
      </w:ins>
      <w:r w:rsidR="00483C78" w:rsidRPr="00750B60">
        <w:rPr>
          <w:rFonts w:hint="eastAsia"/>
        </w:rPr>
        <w:t>等等，</w:t>
      </w:r>
      <w:del w:id="652" w:author="芙兰朵露" w:date="2022-05-22T01:45:00Z">
        <w:r w:rsidR="00873996">
          <w:rPr>
            <w:rFonts w:hint="eastAsia"/>
          </w:rPr>
          <w:delText>如今对</w:delText>
        </w:r>
      </w:del>
      <w:ins w:id="653" w:author="芙兰朵露" w:date="2022-05-22T01:45:00Z">
        <w:r w:rsidR="004122AC" w:rsidRPr="00750B60">
          <w:rPr>
            <w:rFonts w:hint="eastAsia"/>
          </w:rPr>
          <w:t>这些都需要以</w:t>
        </w:r>
      </w:ins>
      <w:r w:rsidR="003F75FC" w:rsidRPr="00750B60">
        <w:rPr>
          <w:rFonts w:hint="eastAsia"/>
        </w:rPr>
        <w:t>地脉</w:t>
      </w:r>
      <w:ins w:id="654" w:author="芙兰朵露" w:date="2022-05-22T01:45:00Z">
        <w:r w:rsidR="003F75FC" w:rsidRPr="00750B60">
          <w:rPr>
            <w:rFonts w:hint="eastAsia"/>
          </w:rPr>
          <w:t>作为能量</w:t>
        </w:r>
      </w:ins>
      <w:r w:rsidR="003F75FC" w:rsidRPr="00750B60">
        <w:rPr>
          <w:rFonts w:hint="eastAsia"/>
        </w:rPr>
        <w:t>的</w:t>
      </w:r>
      <w:del w:id="655" w:author="芙兰朵露" w:date="2022-05-22T01:45:00Z">
        <w:r w:rsidR="00873996">
          <w:rPr>
            <w:rFonts w:hint="eastAsia"/>
          </w:rPr>
          <w:delText>导力已经有大量的应用手段和方式。</w:delText>
        </w:r>
        <w:r w:rsidR="00873996">
          <w:rPr>
            <w:rFonts w:hint="eastAsia"/>
          </w:rPr>
          <w:delText>一般来说</w:delText>
        </w:r>
      </w:del>
      <w:ins w:id="656" w:author="芙兰朵露" w:date="2022-05-22T01:45:00Z">
        <w:r w:rsidR="003F75FC" w:rsidRPr="00750B60">
          <w:rPr>
            <w:rFonts w:hint="eastAsia"/>
          </w:rPr>
          <w:t>来源</w:t>
        </w:r>
        <w:r w:rsidR="00483C78" w:rsidRPr="00750B60">
          <w:rPr>
            <w:rFonts w:hint="eastAsia"/>
          </w:rPr>
          <w:t>。</w:t>
        </w:r>
      </w:ins>
      <w:r w:rsidR="00483C78" w:rsidRPr="00750B60">
        <w:rPr>
          <w:rFonts w:hint="eastAsia"/>
        </w:rPr>
        <w:t>国家领域都会选择地脉资源丰富的地方建立城市，人们为了探索更多地脉中</w:t>
      </w:r>
      <w:proofErr w:type="gramStart"/>
      <w:r w:rsidR="00483C78" w:rsidRPr="00750B60">
        <w:rPr>
          <w:rFonts w:hint="eastAsia"/>
        </w:rPr>
        <w:t>的导力的</w:t>
      </w:r>
      <w:proofErr w:type="gramEnd"/>
      <w:r w:rsidR="00483C78" w:rsidRPr="00750B60">
        <w:rPr>
          <w:rFonts w:hint="eastAsia"/>
        </w:rPr>
        <w:t>运用方式每日也都进行着大量的实验。</w:t>
      </w:r>
    </w:p>
    <w:p w14:paraId="02A9503F" w14:textId="0061E5DB" w:rsidR="00483C78" w:rsidRPr="00750B60" w:rsidRDefault="00483C78" w:rsidP="00483C78">
      <w:pPr>
        <w:pPrChange w:id="657" w:author="芙兰朵露" w:date="2022-05-22T01:45:00Z">
          <w:pPr>
            <w:ind w:firstLineChars="200" w:firstLine="420"/>
          </w:pPr>
        </w:pPrChange>
      </w:pPr>
      <w:r w:rsidRPr="00750B60">
        <w:rPr>
          <w:rFonts w:hint="eastAsia"/>
        </w:rPr>
        <w:t>处在</w:t>
      </w:r>
      <w:del w:id="658" w:author="芙兰朵露" w:date="2022-05-22T01:45:00Z">
        <w:r w:rsidR="00873996">
          <w:rPr>
            <w:rFonts w:hint="eastAsia"/>
          </w:rPr>
          <w:delText>在</w:delText>
        </w:r>
      </w:del>
      <w:r w:rsidRPr="00750B60">
        <w:rPr>
          <w:rFonts w:hint="eastAsia"/>
        </w:rPr>
        <w:t>地脉的尽头，人类居住区域的</w:t>
      </w:r>
      <w:proofErr w:type="gramStart"/>
      <w:r w:rsidRPr="00750B60">
        <w:rPr>
          <w:rFonts w:hint="eastAsia"/>
        </w:rPr>
        <w:t>最西方</w:t>
      </w:r>
      <w:proofErr w:type="gramEnd"/>
      <w:del w:id="659" w:author="芙兰朵露" w:date="2022-05-22T01:45:00Z">
        <w:r w:rsidR="00873996">
          <w:rPr>
            <w:rFonts w:hint="eastAsia"/>
          </w:rPr>
          <w:delText>的，</w:delText>
        </w:r>
      </w:del>
      <w:ins w:id="660" w:author="芙兰朵露" w:date="2022-05-22T01:45:00Z">
        <w:r w:rsidR="00BE3DEA" w:rsidRPr="00750B60">
          <w:rPr>
            <w:rFonts w:hint="eastAsia"/>
          </w:rPr>
          <w:t>，那</w:t>
        </w:r>
      </w:ins>
      <w:r w:rsidRPr="00750B60">
        <w:rPr>
          <w:rFonts w:hint="eastAsia"/>
        </w:rPr>
        <w:t>就是圣地。</w:t>
      </w:r>
    </w:p>
    <w:p w14:paraId="347830D8" w14:textId="7A2BF7CB" w:rsidR="00483C78" w:rsidRPr="00750B60" w:rsidRDefault="00483C78" w:rsidP="00483C78">
      <w:pPr>
        <w:pPrChange w:id="661" w:author="芙兰朵露" w:date="2022-05-22T01:45:00Z">
          <w:pPr>
            <w:ind w:firstLineChars="200" w:firstLine="420"/>
          </w:pPr>
        </w:pPrChange>
      </w:pPr>
      <w:r w:rsidRPr="00750B60">
        <w:rPr>
          <w:rFonts w:hint="eastAsia"/>
        </w:rPr>
        <w:t>离开大陆最西部国家的</w:t>
      </w:r>
      <w:del w:id="662" w:author="芙兰朵露" w:date="2022-05-22T01:45:00Z">
        <w:r w:rsidR="00873996">
          <w:rPr>
            <w:rFonts w:hint="eastAsia"/>
          </w:rPr>
          <w:delText>国境，</w:delText>
        </w:r>
      </w:del>
      <w:ins w:id="663" w:author="芙兰朵露" w:date="2022-05-22T01:45:00Z">
        <w:r w:rsidRPr="00750B60">
          <w:rPr>
            <w:rFonts w:hint="eastAsia"/>
          </w:rPr>
          <w:t>国</w:t>
        </w:r>
        <w:r w:rsidR="00BE3DEA" w:rsidRPr="00750B60">
          <w:rPr>
            <w:rFonts w:hint="eastAsia"/>
          </w:rPr>
          <w:t>界</w:t>
        </w:r>
        <w:r w:rsidRPr="00750B60">
          <w:rPr>
            <w:rFonts w:hint="eastAsia"/>
          </w:rPr>
          <w:t>，</w:t>
        </w:r>
        <w:r w:rsidR="00BE3DEA" w:rsidRPr="00750B60">
          <w:rPr>
            <w:rFonts w:hint="eastAsia"/>
          </w:rPr>
          <w:t>走</w:t>
        </w:r>
      </w:ins>
      <w:r w:rsidR="00BE3DEA" w:rsidRPr="00750B60">
        <w:rPr>
          <w:rFonts w:hint="eastAsia"/>
        </w:rPr>
        <w:t>在</w:t>
      </w:r>
      <w:r w:rsidRPr="00750B60">
        <w:rPr>
          <w:rFonts w:hint="eastAsia"/>
        </w:rPr>
        <w:t>未开拓领域</w:t>
      </w:r>
      <w:del w:id="664" w:author="芙兰朵露" w:date="2022-05-22T01:45:00Z">
        <w:r w:rsidR="00873996">
          <w:rPr>
            <w:rFonts w:hint="eastAsia"/>
          </w:rPr>
          <w:delText>徒步</w:delText>
        </w:r>
      </w:del>
      <w:ins w:id="665" w:author="芙兰朵露" w:date="2022-05-22T01:45:00Z">
        <w:r w:rsidR="00BE3DEA" w:rsidRPr="00750B60">
          <w:rPr>
            <w:rFonts w:hint="eastAsia"/>
          </w:rPr>
          <w:t>上，</w:t>
        </w:r>
      </w:ins>
      <w:r w:rsidRPr="00750B60">
        <w:rPr>
          <w:rFonts w:hint="eastAsia"/>
        </w:rPr>
        <w:t>大约</w:t>
      </w:r>
      <w:del w:id="666" w:author="芙兰朵露" w:date="2022-05-22T01:45:00Z">
        <w:r w:rsidR="00873996">
          <w:rPr>
            <w:rFonts w:hint="eastAsia"/>
          </w:rPr>
          <w:delText>3</w:delText>
        </w:r>
        <w:r w:rsidR="00873996">
          <w:rPr>
            <w:rFonts w:hint="eastAsia"/>
          </w:rPr>
          <w:delText>天</w:delText>
        </w:r>
      </w:del>
      <w:ins w:id="667" w:author="芙兰朵露" w:date="2022-05-22T01:45:00Z">
        <w:r w:rsidR="00BE3DEA" w:rsidRPr="00750B60">
          <w:rPr>
            <w:rFonts w:hint="eastAsia"/>
          </w:rPr>
          <w:t>三</w:t>
        </w:r>
        <w:r w:rsidRPr="00750B60">
          <w:t>天</w:t>
        </w:r>
      </w:ins>
      <w:r w:rsidRPr="00750B60">
        <w:t>就可以到达圣地。</w:t>
      </w:r>
    </w:p>
    <w:p w14:paraId="01F68B8B" w14:textId="150CBD5F" w:rsidR="00483C78" w:rsidRPr="00750B60" w:rsidRDefault="00873996" w:rsidP="00483C78">
      <w:pPr>
        <w:pPrChange w:id="668" w:author="芙兰朵露" w:date="2022-05-22T01:45:00Z">
          <w:pPr>
            <w:ind w:firstLineChars="200" w:firstLine="420"/>
          </w:pPr>
        </w:pPrChange>
      </w:pPr>
      <w:del w:id="669" w:author="芙兰朵露" w:date="2022-05-22T01:45:00Z">
        <w:r>
          <w:rPr>
            <w:rFonts w:hint="eastAsia"/>
          </w:rPr>
          <w:delText>巡礼</w:delText>
        </w:r>
      </w:del>
      <w:ins w:id="670" w:author="芙兰朵露" w:date="2022-05-22T01:45:00Z">
        <w:r w:rsidR="004C70DD" w:rsidRPr="00750B60">
          <w:rPr>
            <w:rFonts w:hint="eastAsia"/>
          </w:rPr>
          <w:t>朝圣</w:t>
        </w:r>
      </w:ins>
      <w:r w:rsidR="004C70DD" w:rsidRPr="00750B60">
        <w:rPr>
          <w:rFonts w:hint="eastAsia"/>
        </w:rPr>
        <w:t>者</w:t>
      </w:r>
      <w:r w:rsidR="00483C78" w:rsidRPr="00750B60">
        <w:rPr>
          <w:rFonts w:hint="eastAsia"/>
        </w:rPr>
        <w:t>们在</w:t>
      </w:r>
      <w:del w:id="671" w:author="芙兰朵露" w:date="2022-05-22T01:45:00Z">
        <w:r>
          <w:rPr>
            <w:rFonts w:hint="eastAsia"/>
          </w:rPr>
          <w:delText>这</w:delText>
        </w:r>
        <w:r>
          <w:rPr>
            <w:rFonts w:hint="eastAsia"/>
          </w:rPr>
          <w:delText>3</w:delText>
        </w:r>
        <w:r>
          <w:rPr>
            <w:rFonts w:hint="eastAsia"/>
          </w:rPr>
          <w:delText>天</w:delText>
        </w:r>
      </w:del>
      <w:ins w:id="672" w:author="芙兰朵露" w:date="2022-05-22T01:45:00Z">
        <w:r w:rsidR="00483C78" w:rsidRPr="00750B60">
          <w:rPr>
            <w:rFonts w:hint="eastAsia"/>
          </w:rPr>
          <w:t>这</w:t>
        </w:r>
        <w:r w:rsidR="00BE3DEA" w:rsidRPr="00750B60">
          <w:rPr>
            <w:rFonts w:hint="eastAsia"/>
          </w:rPr>
          <w:t>三</w:t>
        </w:r>
        <w:r w:rsidR="00483C78" w:rsidRPr="00750B60">
          <w:t>天</w:t>
        </w:r>
      </w:ins>
      <w:r w:rsidR="00483C78" w:rsidRPr="00750B60">
        <w:t>徒步的最后阶段会踏上自圣地延伸而出的一条</w:t>
      </w:r>
      <w:ins w:id="673" w:author="芙兰朵露" w:date="2022-05-22T01:45:00Z">
        <w:r w:rsidR="00A05AAA" w:rsidRPr="00750B60">
          <w:rPr>
            <w:rFonts w:hint="eastAsia"/>
          </w:rPr>
          <w:t>最</w:t>
        </w:r>
        <w:r w:rsidR="00A8107A" w:rsidRPr="00750B60">
          <w:rPr>
            <w:rFonts w:hint="eastAsia"/>
          </w:rPr>
          <w:t>自然</w:t>
        </w:r>
        <w:r w:rsidR="00BE3DEA" w:rsidRPr="00750B60">
          <w:rPr>
            <w:rFonts w:hint="eastAsia"/>
          </w:rPr>
          <w:t>的</w:t>
        </w:r>
      </w:ins>
      <w:r w:rsidR="00483C78" w:rsidRPr="00750B60">
        <w:t>道路。</w:t>
      </w:r>
    </w:p>
    <w:p w14:paraId="6A53F908" w14:textId="3E7E577A" w:rsidR="00483C78" w:rsidRPr="00750B60" w:rsidRDefault="00483C78" w:rsidP="00483C78">
      <w:pPr>
        <w:pPrChange w:id="674" w:author="芙兰朵露" w:date="2022-05-22T01:45:00Z">
          <w:pPr>
            <w:ind w:firstLineChars="200" w:firstLine="420"/>
          </w:pPr>
        </w:pPrChange>
      </w:pPr>
      <w:r w:rsidRPr="00750B60">
        <w:rPr>
          <w:rFonts w:hint="eastAsia"/>
        </w:rPr>
        <w:t>这条道路的两旁遍布杂草，宽度仅够两个人并排前行。在尽管这是巡礼的最后阶段，但其实这条道路并不是圣地</w:t>
      </w:r>
      <w:ins w:id="675" w:author="芙兰朵露" w:date="2022-05-22T01:45:00Z">
        <w:r w:rsidR="00BE3DEA" w:rsidRPr="00750B60">
          <w:rPr>
            <w:rFonts w:hint="eastAsia"/>
          </w:rPr>
          <w:t>的人员</w:t>
        </w:r>
      </w:ins>
      <w:r w:rsidRPr="00750B60">
        <w:rPr>
          <w:rFonts w:hint="eastAsia"/>
        </w:rPr>
        <w:t>主动进行修整的。</w:t>
      </w:r>
    </w:p>
    <w:p w14:paraId="3285A830" w14:textId="670CFBEA" w:rsidR="00483C78" w:rsidRPr="00750B60" w:rsidRDefault="00483C78" w:rsidP="00483C78">
      <w:pPr>
        <w:pPrChange w:id="676" w:author="芙兰朵露" w:date="2022-05-22T01:45:00Z">
          <w:pPr>
            <w:ind w:firstLineChars="200" w:firstLine="420"/>
          </w:pPr>
        </w:pPrChange>
      </w:pPr>
      <w:r w:rsidRPr="00750B60">
        <w:rPr>
          <w:rFonts w:hint="eastAsia"/>
        </w:rPr>
        <w:t>一般来说，普通的城镇</w:t>
      </w:r>
      <w:del w:id="677" w:author="芙兰朵露" w:date="2022-05-22T01:45:00Z">
        <w:r w:rsidR="00873996">
          <w:rPr>
            <w:rFonts w:hint="eastAsia"/>
          </w:rPr>
          <w:delText>都会把附近用于</w:delText>
        </w:r>
      </w:del>
      <w:ins w:id="678" w:author="芙兰朵露" w:date="2022-05-22T01:45:00Z">
        <w:r w:rsidR="000E21F0" w:rsidRPr="00750B60">
          <w:rPr>
            <w:rFonts w:hint="eastAsia"/>
          </w:rPr>
          <w:t>会为了便于人员</w:t>
        </w:r>
      </w:ins>
      <w:r w:rsidR="000E21F0" w:rsidRPr="00750B60">
        <w:rPr>
          <w:rFonts w:hint="eastAsia"/>
        </w:rPr>
        <w:t>流通</w:t>
      </w:r>
      <w:del w:id="679" w:author="芙兰朵露" w:date="2022-05-22T01:45:00Z">
        <w:r w:rsidR="00873996">
          <w:rPr>
            <w:rFonts w:hint="eastAsia"/>
          </w:rPr>
          <w:delText>的</w:delText>
        </w:r>
      </w:del>
      <w:ins w:id="680" w:author="芙兰朵露" w:date="2022-05-22T01:45:00Z">
        <w:r w:rsidR="000E21F0" w:rsidRPr="00750B60">
          <w:rPr>
            <w:rFonts w:hint="eastAsia"/>
          </w:rPr>
          <w:t>，对</w:t>
        </w:r>
      </w:ins>
      <w:r w:rsidRPr="00750B60">
        <w:rPr>
          <w:rFonts w:hint="eastAsia"/>
        </w:rPr>
        <w:t>道路进行一些修整，但圣地却不是这样。</w:t>
      </w:r>
    </w:p>
    <w:p w14:paraId="4C9202B8" w14:textId="5DB735A5" w:rsidR="00483C78" w:rsidRPr="00750B60" w:rsidRDefault="00873996" w:rsidP="00483C78">
      <w:pPr>
        <w:pPrChange w:id="681" w:author="芙兰朵露" w:date="2022-05-22T01:45:00Z">
          <w:pPr>
            <w:ind w:firstLineChars="200" w:firstLine="420"/>
          </w:pPr>
        </w:pPrChange>
      </w:pPr>
      <w:del w:id="682" w:author="芙兰朵露" w:date="2022-05-22T01:45:00Z">
        <w:r>
          <w:rPr>
            <w:rFonts w:hint="eastAsia"/>
          </w:rPr>
          <w:delText>这是朝圣</w:delText>
        </w:r>
      </w:del>
      <w:ins w:id="683" w:author="芙兰朵露" w:date="2022-05-22T01:45:00Z">
        <w:r w:rsidR="00A05AAA" w:rsidRPr="00750B60">
          <w:rPr>
            <w:rFonts w:hint="eastAsia"/>
          </w:rPr>
          <w:t>走</w:t>
        </w:r>
      </w:ins>
      <w:r w:rsidR="00A05AAA" w:rsidRPr="00750B60">
        <w:rPr>
          <w:rFonts w:hint="eastAsia"/>
        </w:rPr>
        <w:t>的</w:t>
      </w:r>
      <w:del w:id="684" w:author="芙兰朵露" w:date="2022-05-22T01:45:00Z">
        <w:r>
          <w:rPr>
            <w:rFonts w:hint="eastAsia"/>
          </w:rPr>
          <w:delText>信徒</w:delText>
        </w:r>
        <w:r>
          <w:rPr>
            <w:rFonts w:hint="eastAsia"/>
          </w:rPr>
          <w:delText>们单纯用脚踏出的一条朝圣之</w:delText>
        </w:r>
      </w:del>
      <w:ins w:id="685" w:author="芙兰朵露" w:date="2022-05-22T01:45:00Z">
        <w:r w:rsidR="00A05AAA" w:rsidRPr="00750B60">
          <w:rPr>
            <w:rFonts w:hint="eastAsia"/>
          </w:rPr>
          <w:t>人多了，也就成了</w:t>
        </w:r>
      </w:ins>
      <w:r w:rsidR="00A05AAA" w:rsidRPr="00750B60">
        <w:rPr>
          <w:rFonts w:hint="eastAsia"/>
        </w:rPr>
        <w:t>路</w:t>
      </w:r>
      <w:r w:rsidR="00483C78" w:rsidRPr="00750B60">
        <w:rPr>
          <w:rFonts w:hint="eastAsia"/>
        </w:rPr>
        <w:t>。</w:t>
      </w:r>
    </w:p>
    <w:p w14:paraId="187F190C" w14:textId="726B16F9" w:rsidR="00483C78" w:rsidRPr="00750B60" w:rsidRDefault="00483C78" w:rsidP="00483C78">
      <w:pPr>
        <w:pPrChange w:id="686" w:author="芙兰朵露" w:date="2022-05-22T01:45:00Z">
          <w:pPr>
            <w:ind w:firstLineChars="200" w:firstLine="420"/>
          </w:pPr>
        </w:pPrChange>
      </w:pPr>
      <w:r w:rsidRPr="00750B60">
        <w:rPr>
          <w:rFonts w:hint="eastAsia"/>
        </w:rPr>
        <w:t>就</w:t>
      </w:r>
      <w:proofErr w:type="gramStart"/>
      <w:r w:rsidRPr="00750B60">
        <w:rPr>
          <w:rFonts w:hint="eastAsia"/>
        </w:rPr>
        <w:t>像山</w:t>
      </w:r>
      <w:proofErr w:type="gramEnd"/>
      <w:r w:rsidRPr="00750B60">
        <w:rPr>
          <w:rFonts w:hint="eastAsia"/>
        </w:rPr>
        <w:t>中会因动物们的行动产生兽道，这条</w:t>
      </w:r>
      <w:del w:id="687" w:author="芙兰朵露" w:date="2022-05-22T01:45:00Z">
        <w:r w:rsidR="00873996">
          <w:rPr>
            <w:rFonts w:hint="eastAsia"/>
          </w:rPr>
          <w:delText>朝圣</w:delText>
        </w:r>
      </w:del>
      <w:ins w:id="688" w:author="芙兰朵露" w:date="2022-05-22T01:45:00Z">
        <w:r w:rsidR="00A05AAA" w:rsidRPr="00750B60">
          <w:rPr>
            <w:rFonts w:hint="eastAsia"/>
          </w:rPr>
          <w:t>巡礼</w:t>
        </w:r>
      </w:ins>
      <w:r w:rsidR="00A05AAA" w:rsidRPr="00750B60">
        <w:rPr>
          <w:rFonts w:hint="eastAsia"/>
        </w:rPr>
        <w:t>之</w:t>
      </w:r>
      <w:del w:id="689" w:author="芙兰朵露" w:date="2022-05-22T01:45:00Z">
        <w:r w:rsidR="00873996">
          <w:rPr>
            <w:rFonts w:hint="eastAsia"/>
          </w:rPr>
          <w:delText>路</w:delText>
        </w:r>
      </w:del>
      <w:ins w:id="690" w:author="芙兰朵露" w:date="2022-05-22T01:45:00Z">
        <w:r w:rsidR="00A05AAA" w:rsidRPr="00750B60">
          <w:rPr>
            <w:rFonts w:hint="eastAsia"/>
          </w:rPr>
          <w:t>道</w:t>
        </w:r>
      </w:ins>
      <w:r w:rsidRPr="00750B60">
        <w:rPr>
          <w:rFonts w:hint="eastAsia"/>
        </w:rPr>
        <w:t>也是因为信徒们来回往返的足迹相互叠加而形成。</w:t>
      </w:r>
    </w:p>
    <w:p w14:paraId="5EF0B0C8" w14:textId="45AB6412" w:rsidR="00483C78" w:rsidRPr="00750B60" w:rsidRDefault="000E21F0" w:rsidP="00483C78">
      <w:pPr>
        <w:pPrChange w:id="691" w:author="芙兰朵露" w:date="2022-05-22T01:45:00Z">
          <w:pPr>
            <w:ind w:firstLineChars="200" w:firstLine="420"/>
          </w:pPr>
        </w:pPrChange>
      </w:pPr>
      <w:ins w:id="692" w:author="芙兰朵露" w:date="2022-05-22T01:45:00Z">
        <w:r w:rsidRPr="00750B60">
          <w:rPr>
            <w:rFonts w:hint="eastAsia"/>
          </w:rPr>
          <w:t>经过</w:t>
        </w:r>
      </w:ins>
      <w:r w:rsidR="00483C78" w:rsidRPr="00750B60">
        <w:rPr>
          <w:rFonts w:hint="eastAsia"/>
        </w:rPr>
        <w:t>十年、百年、千年。</w:t>
      </w:r>
    </w:p>
    <w:p w14:paraId="52BAD72D" w14:textId="04D8E22B" w:rsidR="00483C78" w:rsidRPr="00750B60" w:rsidRDefault="00483C78" w:rsidP="00483C78">
      <w:pPr>
        <w:pPrChange w:id="693" w:author="芙兰朵露" w:date="2022-05-22T01:45:00Z">
          <w:pPr>
            <w:ind w:firstLineChars="200" w:firstLine="420"/>
          </w:pPr>
        </w:pPrChange>
      </w:pPr>
      <w:r w:rsidRPr="00750B60">
        <w:rPr>
          <w:rFonts w:hint="eastAsia"/>
        </w:rPr>
        <w:t>向着圣地</w:t>
      </w:r>
      <w:del w:id="694" w:author="芙兰朵露" w:date="2022-05-22T01:45:00Z">
        <w:r w:rsidR="00873996">
          <w:rPr>
            <w:rFonts w:hint="eastAsia"/>
          </w:rPr>
          <w:delText>朝圣</w:delText>
        </w:r>
      </w:del>
      <w:ins w:id="695" w:author="芙兰朵露" w:date="2022-05-22T01:45:00Z">
        <w:r w:rsidR="006A1E69" w:rsidRPr="00750B60">
          <w:rPr>
            <w:rFonts w:hint="eastAsia"/>
          </w:rPr>
          <w:t>巡礼</w:t>
        </w:r>
      </w:ins>
      <w:r w:rsidRPr="00750B60">
        <w:rPr>
          <w:rFonts w:hint="eastAsia"/>
        </w:rPr>
        <w:t>的</w:t>
      </w:r>
      <w:del w:id="696" w:author="芙兰朵露" w:date="2022-05-22T01:45:00Z">
        <w:r w:rsidR="00873996">
          <w:rPr>
            <w:rFonts w:hint="eastAsia"/>
          </w:rPr>
          <w:delText>信徒们</w:delText>
        </w:r>
      </w:del>
      <w:ins w:id="697" w:author="芙兰朵露" w:date="2022-05-22T01:45:00Z">
        <w:r w:rsidR="00A05AAA" w:rsidRPr="00750B60">
          <w:rPr>
            <w:rFonts w:hint="eastAsia"/>
          </w:rPr>
          <w:t>不知名</w:t>
        </w:r>
      </w:ins>
      <w:r w:rsidR="00A05AAA" w:rsidRPr="00750B60">
        <w:rPr>
          <w:rFonts w:hint="eastAsia"/>
        </w:rPr>
        <w:t>的</w:t>
      </w:r>
      <w:del w:id="698" w:author="芙兰朵露" w:date="2022-05-22T01:45:00Z">
        <w:r w:rsidR="00873996">
          <w:rPr>
            <w:rFonts w:hint="eastAsia"/>
          </w:rPr>
          <w:delText>足迹在漫长的时间上重叠在一起，这足迹</w:delText>
        </w:r>
      </w:del>
      <w:ins w:id="699" w:author="芙兰朵露" w:date="2022-05-22T01:45:00Z">
        <w:r w:rsidR="00A05AAA" w:rsidRPr="00750B60">
          <w:rPr>
            <w:rFonts w:hint="eastAsia"/>
          </w:rPr>
          <w:t>人</w:t>
        </w:r>
        <w:r w:rsidRPr="00750B60">
          <w:rPr>
            <w:rFonts w:hint="eastAsia"/>
          </w:rPr>
          <w:t>们</w:t>
        </w:r>
        <w:r w:rsidR="00A05AAA" w:rsidRPr="00750B60">
          <w:rPr>
            <w:rFonts w:hint="eastAsia"/>
          </w:rPr>
          <w:t>经过日积月累</w:t>
        </w:r>
        <w:r w:rsidRPr="00750B60">
          <w:rPr>
            <w:rFonts w:hint="eastAsia"/>
          </w:rPr>
          <w:t>，</w:t>
        </w:r>
      </w:ins>
      <w:r w:rsidRPr="00750B60">
        <w:rPr>
          <w:rFonts w:hint="eastAsia"/>
        </w:rPr>
        <w:t>踏平了泥土，</w:t>
      </w:r>
      <w:del w:id="700" w:author="芙兰朵露" w:date="2022-05-22T01:45:00Z">
        <w:r w:rsidR="00873996">
          <w:rPr>
            <w:rFonts w:hint="eastAsia"/>
          </w:rPr>
          <w:delText>拔除了杂草，</w:delText>
        </w:r>
      </w:del>
      <w:ins w:id="701" w:author="芙兰朵露" w:date="2022-05-22T01:45:00Z">
        <w:r w:rsidR="00A05AAA" w:rsidRPr="00750B60">
          <w:rPr>
            <w:rFonts w:hint="eastAsia"/>
          </w:rPr>
          <w:t>从草木中</w:t>
        </w:r>
      </w:ins>
      <w:r w:rsidR="00A05AAA" w:rsidRPr="00750B60">
        <w:rPr>
          <w:rFonts w:hint="eastAsia"/>
        </w:rPr>
        <w:t>形成了</w:t>
      </w:r>
      <w:del w:id="702" w:author="芙兰朵露" w:date="2022-05-22T01:45:00Z">
        <w:r w:rsidR="00873996">
          <w:rPr>
            <w:rFonts w:hint="eastAsia"/>
          </w:rPr>
          <w:delText>现在的朝圣之路</w:delText>
        </w:r>
      </w:del>
      <w:ins w:id="703" w:author="芙兰朵露" w:date="2022-05-22T01:45:00Z">
        <w:r w:rsidR="00A05AAA" w:rsidRPr="00750B60">
          <w:rPr>
            <w:rFonts w:hint="eastAsia"/>
          </w:rPr>
          <w:t>一条道路</w:t>
        </w:r>
      </w:ins>
      <w:r w:rsidRPr="00750B60">
        <w:rPr>
          <w:rFonts w:hint="eastAsia"/>
        </w:rPr>
        <w:t>。</w:t>
      </w:r>
    </w:p>
    <w:p w14:paraId="64DDB01D" w14:textId="47B6BBCA" w:rsidR="00483C78" w:rsidRPr="00750B60" w:rsidRDefault="00483C78" w:rsidP="00483C78">
      <w:pPr>
        <w:pPrChange w:id="704" w:author="芙兰朵露" w:date="2022-05-22T01:45:00Z">
          <w:pPr>
            <w:ind w:firstLineChars="200" w:firstLine="420"/>
          </w:pPr>
        </w:pPrChange>
      </w:pPr>
      <w:r w:rsidRPr="00750B60">
        <w:rPr>
          <w:rFonts w:hint="eastAsia"/>
        </w:rPr>
        <w:t>路上遍布的碎石并不让道路变得更方便通行。也不是某个人有意开拓</w:t>
      </w:r>
      <w:del w:id="705" w:author="芙兰朵露" w:date="2022-05-22T01:45:00Z">
        <w:r w:rsidR="00873996">
          <w:rPr>
            <w:rFonts w:hint="eastAsia"/>
          </w:rPr>
          <w:delText>，整备</w:delText>
        </w:r>
      </w:del>
      <w:ins w:id="706" w:author="芙兰朵露" w:date="2022-05-22T01:45:00Z">
        <w:r w:rsidR="00A05AAA" w:rsidRPr="00750B60">
          <w:rPr>
            <w:rFonts w:hint="eastAsia"/>
          </w:rPr>
          <w:t>整洁</w:t>
        </w:r>
      </w:ins>
      <w:r w:rsidRPr="00750B60">
        <w:rPr>
          <w:rFonts w:hint="eastAsia"/>
        </w:rPr>
        <w:t>的道路。这样</w:t>
      </w:r>
      <w:del w:id="707" w:author="芙兰朵露" w:date="2022-05-22T01:45:00Z">
        <w:r w:rsidR="00873996">
          <w:rPr>
            <w:rFonts w:hint="eastAsia"/>
          </w:rPr>
          <w:delText>一条原始</w:delText>
        </w:r>
      </w:del>
      <w:ins w:id="708" w:author="芙兰朵露" w:date="2022-05-22T01:45:00Z">
        <w:r w:rsidR="00A8107A" w:rsidRPr="00750B60">
          <w:rPr>
            <w:rFonts w:hint="eastAsia"/>
          </w:rPr>
          <w:t>裸露出泥土</w:t>
        </w:r>
      </w:ins>
      <w:r w:rsidRPr="00750B60">
        <w:rPr>
          <w:rFonts w:hint="eastAsia"/>
        </w:rPr>
        <w:t>的</w:t>
      </w:r>
      <w:del w:id="709" w:author="芙兰朵露" w:date="2022-05-22T01:45:00Z">
        <w:r w:rsidR="00873996">
          <w:rPr>
            <w:rFonts w:hint="eastAsia"/>
          </w:rPr>
          <w:delText>光秃秃的土路，如果</w:delText>
        </w:r>
      </w:del>
      <w:ins w:id="710" w:author="芙兰朵露" w:date="2022-05-22T01:45:00Z">
        <w:r w:rsidR="00A8107A" w:rsidRPr="00750B60">
          <w:rPr>
            <w:rFonts w:hint="eastAsia"/>
          </w:rPr>
          <w:t>道</w:t>
        </w:r>
        <w:r w:rsidRPr="00750B60">
          <w:rPr>
            <w:rFonts w:hint="eastAsia"/>
          </w:rPr>
          <w:t>路，</w:t>
        </w:r>
        <w:r w:rsidR="00A8107A" w:rsidRPr="00750B60">
          <w:rPr>
            <w:rFonts w:hint="eastAsia"/>
          </w:rPr>
          <w:t>道路之自然，若是</w:t>
        </w:r>
      </w:ins>
      <w:r w:rsidRPr="00750B60">
        <w:rPr>
          <w:rFonts w:hint="eastAsia"/>
        </w:rPr>
        <w:t>没有人时常路过的话，恐怕只需要一个季节的时间就会消失得无影无踪</w:t>
      </w:r>
      <w:del w:id="711" w:author="芙兰朵露" w:date="2022-05-22T01:45:00Z">
        <w:r w:rsidR="00873996">
          <w:rPr>
            <w:rFonts w:hint="eastAsia"/>
          </w:rPr>
          <w:delText>吧</w:delText>
        </w:r>
      </w:del>
      <w:r w:rsidRPr="00750B60">
        <w:rPr>
          <w:rFonts w:hint="eastAsia"/>
        </w:rPr>
        <w:t>。</w:t>
      </w:r>
    </w:p>
    <w:p w14:paraId="27BA2F6A" w14:textId="770D2BE9" w:rsidR="00483C78" w:rsidRPr="00750B60" w:rsidRDefault="00483C78" w:rsidP="00483C78">
      <w:pPr>
        <w:pPrChange w:id="712" w:author="芙兰朵露" w:date="2022-05-22T01:45:00Z">
          <w:pPr>
            <w:ind w:firstLineChars="200" w:firstLine="420"/>
          </w:pPr>
        </w:pPrChange>
      </w:pPr>
      <w:r w:rsidRPr="00750B60">
        <w:rPr>
          <w:rFonts w:hint="eastAsia"/>
        </w:rPr>
        <w:t>前往圣地的最后的</w:t>
      </w:r>
      <w:del w:id="713" w:author="芙兰朵露" w:date="2022-05-22T01:45:00Z">
        <w:r w:rsidR="00873996">
          <w:rPr>
            <w:rFonts w:hint="eastAsia"/>
          </w:rPr>
          <w:delText>朝圣</w:delText>
        </w:r>
      </w:del>
      <w:ins w:id="714" w:author="芙兰朵露" w:date="2022-05-22T01:45:00Z">
        <w:r w:rsidR="006A1E69" w:rsidRPr="00750B60">
          <w:rPr>
            <w:rFonts w:hint="eastAsia"/>
          </w:rPr>
          <w:t>巡礼</w:t>
        </w:r>
      </w:ins>
      <w:r w:rsidRPr="00750B60">
        <w:rPr>
          <w:rFonts w:hint="eastAsia"/>
        </w:rPr>
        <w:t>之路，就是这样一条</w:t>
      </w:r>
      <w:del w:id="715" w:author="芙兰朵露" w:date="2022-05-22T01:45:00Z">
        <w:r w:rsidR="00873996">
          <w:rPr>
            <w:rFonts w:hint="eastAsia"/>
          </w:rPr>
          <w:delText>平平无奇，</w:delText>
        </w:r>
      </w:del>
      <w:r w:rsidRPr="00750B60">
        <w:rPr>
          <w:rFonts w:hint="eastAsia"/>
        </w:rPr>
        <w:t>仅仅依靠</w:t>
      </w:r>
      <w:del w:id="716" w:author="芙兰朵露" w:date="2022-05-22T01:45:00Z">
        <w:r w:rsidR="00873996">
          <w:rPr>
            <w:rFonts w:hint="eastAsia"/>
          </w:rPr>
          <w:delText>信徒们</w:delText>
        </w:r>
      </w:del>
      <w:ins w:id="717" w:author="芙兰朵露" w:date="2022-05-22T01:45:00Z">
        <w:r w:rsidR="004C77D6" w:rsidRPr="00750B60">
          <w:rPr>
            <w:rFonts w:hint="eastAsia"/>
          </w:rPr>
          <w:t>人们走出</w:t>
        </w:r>
      </w:ins>
      <w:r w:rsidRPr="00750B60">
        <w:rPr>
          <w:rFonts w:hint="eastAsia"/>
        </w:rPr>
        <w:t>的</w:t>
      </w:r>
      <w:del w:id="718" w:author="芙兰朵露" w:date="2022-05-22T01:45:00Z">
        <w:r w:rsidR="00873996">
          <w:rPr>
            <w:rFonts w:hint="eastAsia"/>
          </w:rPr>
          <w:delText>足迹而形成的一条土路</w:delText>
        </w:r>
      </w:del>
      <w:ins w:id="719" w:author="芙兰朵露" w:date="2022-05-22T01:45:00Z">
        <w:r w:rsidRPr="00750B60">
          <w:rPr>
            <w:rFonts w:hint="eastAsia"/>
          </w:rPr>
          <w:t>路</w:t>
        </w:r>
      </w:ins>
      <w:r w:rsidRPr="00750B60">
        <w:rPr>
          <w:rFonts w:hint="eastAsia"/>
        </w:rPr>
        <w:t>。</w:t>
      </w:r>
    </w:p>
    <w:p w14:paraId="2CB9B80C" w14:textId="5B92E7C1" w:rsidR="00483C78" w:rsidRPr="00750B60" w:rsidRDefault="00873996" w:rsidP="00483C78">
      <w:pPr>
        <w:pPrChange w:id="720" w:author="芙兰朵露" w:date="2022-05-22T01:45:00Z">
          <w:pPr>
            <w:ind w:firstLineChars="200" w:firstLine="420"/>
          </w:pPr>
        </w:pPrChange>
      </w:pPr>
      <w:del w:id="721" w:author="芙兰朵露" w:date="2022-05-22T01:45:00Z">
        <w:r>
          <w:rPr>
            <w:rFonts w:hint="eastAsia"/>
          </w:rPr>
          <w:delText>“</w:delText>
        </w:r>
      </w:del>
      <w:ins w:id="722" w:author="芙兰朵露" w:date="2022-05-22T01:45:00Z">
        <w:r w:rsidR="00483C78" w:rsidRPr="00750B60">
          <w:rPr>
            <w:rFonts w:hint="eastAsia"/>
          </w:rPr>
          <w:t>「</w:t>
        </w:r>
      </w:ins>
      <w:r w:rsidR="00483C78" w:rsidRPr="00750B60">
        <w:rPr>
          <w:rFonts w:hint="eastAsia"/>
        </w:rPr>
        <w:t>从梅诺那里听说，你们的导师『阳炎』似乎是</w:t>
      </w:r>
      <w:proofErr w:type="gramStart"/>
      <w:r w:rsidR="00483C78" w:rsidRPr="00750B60">
        <w:rPr>
          <w:rFonts w:hint="eastAsia"/>
        </w:rPr>
        <w:t>乘坐导力列车</w:t>
      </w:r>
      <w:proofErr w:type="gramEnd"/>
      <w:r w:rsidR="00483C78" w:rsidRPr="00750B60">
        <w:rPr>
          <w:rFonts w:hint="eastAsia"/>
        </w:rPr>
        <w:t>前往圣地的吧？那我们为什么不沿着前往圣地的列车轨道走呢？应该会轻松很多吧？</w:t>
      </w:r>
      <w:del w:id="723" w:author="芙兰朵露" w:date="2022-05-22T01:45:00Z">
        <w:r>
          <w:rPr>
            <w:rFonts w:hint="eastAsia"/>
          </w:rPr>
          <w:delText>”</w:delText>
        </w:r>
      </w:del>
      <w:ins w:id="724" w:author="芙兰朵露" w:date="2022-05-22T01:45:00Z">
        <w:r w:rsidR="00483C78" w:rsidRPr="00750B60">
          <w:rPr>
            <w:rFonts w:hint="eastAsia"/>
          </w:rPr>
          <w:t>」</w:t>
        </w:r>
      </w:ins>
    </w:p>
    <w:p w14:paraId="6BD66339" w14:textId="6064737A" w:rsidR="00483C78" w:rsidRPr="00750B60" w:rsidRDefault="00873996" w:rsidP="00483C78">
      <w:pPr>
        <w:pPrChange w:id="725" w:author="芙兰朵露" w:date="2022-05-22T01:45:00Z">
          <w:pPr>
            <w:ind w:firstLineChars="200" w:firstLine="420"/>
          </w:pPr>
        </w:pPrChange>
      </w:pPr>
      <w:del w:id="726" w:author="芙兰朵露" w:date="2022-05-22T01:45:00Z">
        <w:r>
          <w:rPr>
            <w:rFonts w:hint="eastAsia"/>
          </w:rPr>
          <w:delText>“导力</w:delText>
        </w:r>
      </w:del>
      <w:ins w:id="727" w:author="芙兰朵露" w:date="2022-05-22T01:45:00Z">
        <w:r w:rsidR="00483C78" w:rsidRPr="00750B60">
          <w:rPr>
            <w:rFonts w:hint="eastAsia"/>
          </w:rPr>
          <w:t>「</w:t>
        </w:r>
      </w:ins>
      <w:r w:rsidR="00483C78" w:rsidRPr="00750B60">
        <w:rPr>
          <w:rFonts w:hint="eastAsia"/>
        </w:rPr>
        <w:t>列车？</w:t>
      </w:r>
      <w:del w:id="728" w:author="芙兰朵露" w:date="2022-05-22T01:45:00Z">
        <w:r>
          <w:rPr>
            <w:rFonts w:hint="eastAsia"/>
          </w:rPr>
          <w:delText>”</w:delText>
        </w:r>
      </w:del>
      <w:ins w:id="729" w:author="芙兰朵露" w:date="2022-05-22T01:45:00Z">
        <w:r w:rsidR="00483C78" w:rsidRPr="00750B60">
          <w:rPr>
            <w:rFonts w:hint="eastAsia"/>
          </w:rPr>
          <w:t>」</w:t>
        </w:r>
      </w:ins>
    </w:p>
    <w:p w14:paraId="1AA96AC2" w14:textId="101CCEB0" w:rsidR="00483C78" w:rsidRPr="00750B60" w:rsidRDefault="00873996" w:rsidP="00483C78">
      <w:pPr>
        <w:pPrChange w:id="730" w:author="芙兰朵露" w:date="2022-05-22T01:45:00Z">
          <w:pPr>
            <w:ind w:firstLineChars="200" w:firstLine="420"/>
          </w:pPr>
        </w:pPrChange>
      </w:pPr>
      <w:del w:id="731" w:author="芙兰朵露" w:date="2022-05-22T01:45:00Z">
        <w:r>
          <w:rPr>
            <w:rFonts w:hint="eastAsia"/>
          </w:rPr>
          <w:delText>在这</w:delText>
        </w:r>
      </w:del>
      <w:ins w:id="732" w:author="芙兰朵露" w:date="2022-05-22T01:45:00Z">
        <w:r w:rsidR="004C77D6" w:rsidRPr="00750B60">
          <w:rPr>
            <w:rFonts w:hint="eastAsia"/>
          </w:rPr>
          <w:t>若是</w:t>
        </w:r>
      </w:ins>
      <w:r w:rsidR="00483C78" w:rsidRPr="00750B60">
        <w:rPr>
          <w:rFonts w:hint="eastAsia"/>
        </w:rPr>
        <w:t>虔诚的信徒会</w:t>
      </w:r>
      <w:del w:id="733" w:author="芙兰朵露" w:date="2022-05-22T01:45:00Z">
        <w:r>
          <w:rPr>
            <w:rFonts w:hint="eastAsia"/>
          </w:rPr>
          <w:delText>用足迹丈量，同时在</w:delText>
        </w:r>
      </w:del>
      <w:ins w:id="734" w:author="芙兰朵露" w:date="2022-05-22T01:45:00Z">
        <w:r w:rsidR="004C77D6" w:rsidRPr="00750B60">
          <w:rPr>
            <w:rFonts w:hint="eastAsia"/>
          </w:rPr>
          <w:t>一步一步</w:t>
        </w:r>
      </w:ins>
      <w:r w:rsidR="00483C78" w:rsidRPr="00750B60">
        <w:rPr>
          <w:rFonts w:hint="eastAsia"/>
        </w:rPr>
        <w:t>心中</w:t>
      </w:r>
      <w:del w:id="735" w:author="芙兰朵露" w:date="2022-05-22T01:45:00Z">
        <w:r>
          <w:rPr>
            <w:rFonts w:hint="eastAsia"/>
          </w:rPr>
          <w:delText>进行不断修行的朝圣</w:delText>
        </w:r>
      </w:del>
      <w:ins w:id="736" w:author="芙兰朵露" w:date="2022-05-22T01:45:00Z">
        <w:r w:rsidR="004C77D6" w:rsidRPr="00750B60">
          <w:rPr>
            <w:rFonts w:hint="eastAsia"/>
          </w:rPr>
          <w:t>细细感慨，走在巡礼</w:t>
        </w:r>
      </w:ins>
      <w:r w:rsidR="00483C78" w:rsidRPr="00750B60">
        <w:rPr>
          <w:rFonts w:hint="eastAsia"/>
        </w:rPr>
        <w:t>路上。生来不知信仰为何物的两人展开了主题为</w:t>
      </w:r>
      <w:del w:id="737" w:author="芙兰朵露" w:date="2022-05-22T01:45:00Z">
        <w:r>
          <w:rPr>
            <w:rFonts w:hint="eastAsia"/>
          </w:rPr>
          <w:delText>“</w:delText>
        </w:r>
      </w:del>
      <w:ins w:id="738" w:author="芙兰朵露" w:date="2022-05-22T01:45:00Z">
        <w:r w:rsidR="00483C78" w:rsidRPr="00750B60">
          <w:rPr>
            <w:rFonts w:hint="eastAsia"/>
          </w:rPr>
          <w:t>「</w:t>
        </w:r>
      </w:ins>
      <w:r w:rsidR="00483C78" w:rsidRPr="00750B60">
        <w:rPr>
          <w:rFonts w:hint="eastAsia"/>
        </w:rPr>
        <w:t>怎样才能更轻松到达圣地</w:t>
      </w:r>
      <w:del w:id="739" w:author="芙兰朵露" w:date="2022-05-22T01:45:00Z">
        <w:r>
          <w:rPr>
            <w:rFonts w:hint="eastAsia"/>
          </w:rPr>
          <w:delText>”</w:delText>
        </w:r>
      </w:del>
      <w:ins w:id="740" w:author="芙兰朵露" w:date="2022-05-22T01:45:00Z">
        <w:r w:rsidR="00483C78" w:rsidRPr="00750B60">
          <w:rPr>
            <w:rFonts w:hint="eastAsia"/>
          </w:rPr>
          <w:t>」</w:t>
        </w:r>
      </w:ins>
      <w:r w:rsidR="00483C78" w:rsidRPr="00750B60">
        <w:rPr>
          <w:rFonts w:hint="eastAsia"/>
        </w:rPr>
        <w:t>的应当遭受天谴的对话。</w:t>
      </w:r>
    </w:p>
    <w:p w14:paraId="7071616D" w14:textId="3C31E91D" w:rsidR="00483C78" w:rsidRPr="00750B60" w:rsidRDefault="00483C78" w:rsidP="00483C78">
      <w:pPr>
        <w:pPrChange w:id="741" w:author="芙兰朵露" w:date="2022-05-22T01:45:00Z">
          <w:pPr>
            <w:ind w:firstLineChars="200" w:firstLine="420"/>
          </w:pPr>
        </w:pPrChange>
      </w:pPr>
      <w:r w:rsidRPr="00750B60">
        <w:rPr>
          <w:rFonts w:hint="eastAsia"/>
        </w:rPr>
        <w:t>话题的内容慢慢变成了这次旅途出发前，梅诺在山间的</w:t>
      </w:r>
      <w:r w:rsidR="006A1E69" w:rsidRPr="00750B60">
        <w:rPr>
          <w:rFonts w:hint="eastAsia"/>
        </w:rPr>
        <w:t>温泉</w:t>
      </w:r>
      <w:del w:id="742" w:author="芙兰朵露" w:date="2022-05-22T01:45:00Z">
        <w:r w:rsidR="00873996">
          <w:rPr>
            <w:rFonts w:hint="eastAsia"/>
          </w:rPr>
          <w:delText>街</w:delText>
        </w:r>
      </w:del>
      <w:ins w:id="743" w:author="芙兰朵露" w:date="2022-05-22T01:45:00Z">
        <w:r w:rsidR="006A1E69" w:rsidRPr="00750B60">
          <w:rPr>
            <w:rFonts w:hint="eastAsia"/>
          </w:rPr>
          <w:t>镇</w:t>
        </w:r>
      </w:ins>
      <w:r w:rsidRPr="00750B60">
        <w:rPr>
          <w:rFonts w:hint="eastAsia"/>
        </w:rPr>
        <w:t>看到的直达圣地</w:t>
      </w:r>
      <w:proofErr w:type="gramStart"/>
      <w:r w:rsidRPr="00750B60">
        <w:rPr>
          <w:rFonts w:hint="eastAsia"/>
        </w:rPr>
        <w:t>的导力列车</w:t>
      </w:r>
      <w:proofErr w:type="gramEnd"/>
      <w:r w:rsidRPr="00750B60">
        <w:rPr>
          <w:rFonts w:hint="eastAsia"/>
        </w:rPr>
        <w:t>。</w:t>
      </w:r>
    </w:p>
    <w:p w14:paraId="48B38157" w14:textId="71546B89" w:rsidR="00483C78" w:rsidRPr="00750B60" w:rsidRDefault="00873996" w:rsidP="00483C78">
      <w:pPr>
        <w:pPrChange w:id="744" w:author="芙兰朵露" w:date="2022-05-22T01:45:00Z">
          <w:pPr>
            <w:ind w:firstLineChars="200" w:firstLine="420"/>
          </w:pPr>
        </w:pPrChange>
      </w:pPr>
      <w:del w:id="745" w:author="芙兰朵露" w:date="2022-05-22T01:45:00Z">
        <w:r>
          <w:rPr>
            <w:rFonts w:hint="eastAsia"/>
          </w:rPr>
          <w:delText>“</w:delText>
        </w:r>
      </w:del>
      <w:ins w:id="746" w:author="芙兰朵露" w:date="2022-05-22T01:45:00Z">
        <w:r w:rsidR="00483C78" w:rsidRPr="00750B60">
          <w:rPr>
            <w:rFonts w:hint="eastAsia"/>
          </w:rPr>
          <w:t>「</w:t>
        </w:r>
      </w:ins>
      <w:r w:rsidR="00483C78" w:rsidRPr="00750B60">
        <w:rPr>
          <w:rFonts w:hint="eastAsia"/>
        </w:rPr>
        <w:t>那趟列车简直可以说神龙见首不见尾，就我们看到的那辆。无论怎——</w:t>
      </w:r>
      <w:proofErr w:type="gramStart"/>
      <w:r w:rsidR="00483C78" w:rsidRPr="00750B60">
        <w:rPr>
          <w:rFonts w:hint="eastAsia"/>
        </w:rPr>
        <w:t>么找都</w:t>
      </w:r>
      <w:proofErr w:type="gramEnd"/>
      <w:r w:rsidR="00483C78" w:rsidRPr="00750B60">
        <w:rPr>
          <w:rFonts w:hint="eastAsia"/>
        </w:rPr>
        <w:t>找不到那趟车的线路呢</w:t>
      </w:r>
      <w:del w:id="747" w:author="芙兰朵露" w:date="2022-05-22T01:45:00Z">
        <w:r>
          <w:rPr>
            <w:rFonts w:hint="eastAsia"/>
          </w:rPr>
          <w:delText>。”</w:delText>
        </w:r>
      </w:del>
      <w:ins w:id="748" w:author="芙兰朵露" w:date="2022-05-22T01:45:00Z">
        <w:r w:rsidR="00483C78" w:rsidRPr="00750B60">
          <w:rPr>
            <w:rFonts w:hint="eastAsia"/>
          </w:rPr>
          <w:t>」</w:t>
        </w:r>
      </w:ins>
    </w:p>
    <w:p w14:paraId="2975D26E" w14:textId="6A17F2FA" w:rsidR="00483C78" w:rsidRPr="00750B60" w:rsidRDefault="006A1E69" w:rsidP="00483C78">
      <w:pPr>
        <w:pPrChange w:id="749" w:author="芙兰朵露" w:date="2022-05-22T01:45:00Z">
          <w:pPr>
            <w:ind w:firstLineChars="200" w:firstLine="420"/>
          </w:pPr>
        </w:pPrChange>
      </w:pPr>
      <w:ins w:id="750" w:author="芙兰朵露" w:date="2022-05-22T01:45:00Z">
        <w:r w:rsidRPr="00750B60">
          <w:rPr>
            <w:rFonts w:hint="eastAsia"/>
          </w:rPr>
          <w:t>圣地的周围是</w:t>
        </w:r>
      </w:ins>
      <w:r w:rsidR="00483C78" w:rsidRPr="00750B60">
        <w:rPr>
          <w:rFonts w:hint="eastAsia"/>
        </w:rPr>
        <w:t>不属于任何国家的未开拓领域</w:t>
      </w:r>
      <w:del w:id="751" w:author="芙兰朵露" w:date="2022-05-22T01:45:00Z">
        <w:r w:rsidR="00873996">
          <w:rPr>
            <w:rFonts w:hint="eastAsia"/>
          </w:rPr>
          <w:delText>包围在圣地的</w:delText>
        </w:r>
        <w:r w:rsidR="00873996">
          <w:rPr>
            <w:rFonts w:hint="eastAsia"/>
          </w:rPr>
          <w:delText>周围</w:delText>
        </w:r>
      </w:del>
      <w:r w:rsidR="00483C78" w:rsidRPr="00750B60">
        <w:rPr>
          <w:rFonts w:hint="eastAsia"/>
        </w:rPr>
        <w:t>。本应是人类文明所无法触及的未开拓领域，却能搭建起</w:t>
      </w:r>
      <w:del w:id="752" w:author="芙兰朵露" w:date="2022-05-22T01:45:00Z">
        <w:r w:rsidR="00873996">
          <w:rPr>
            <w:rFonts w:hint="eastAsia"/>
          </w:rPr>
          <w:delText>铁路</w:delText>
        </w:r>
      </w:del>
      <w:ins w:id="753" w:author="芙兰朵露" w:date="2022-05-22T01:45:00Z">
        <w:r w:rsidRPr="00750B60">
          <w:rPr>
            <w:rFonts w:hint="eastAsia"/>
          </w:rPr>
          <w:t>线路</w:t>
        </w:r>
      </w:ins>
      <w:r w:rsidR="00483C78" w:rsidRPr="00750B60">
        <w:rPr>
          <w:rFonts w:hint="eastAsia"/>
        </w:rPr>
        <w:t>。存在</w:t>
      </w:r>
      <w:del w:id="754" w:author="芙兰朵露" w:date="2022-05-22T01:45:00Z">
        <w:r w:rsidR="00873996">
          <w:rPr>
            <w:rFonts w:hint="eastAsia"/>
          </w:rPr>
          <w:delText>铁路</w:delText>
        </w:r>
      </w:del>
      <w:ins w:id="755" w:author="芙兰朵露" w:date="2022-05-22T01:45:00Z">
        <w:r w:rsidRPr="00750B60">
          <w:rPr>
            <w:rFonts w:hint="eastAsia"/>
          </w:rPr>
          <w:t>线路</w:t>
        </w:r>
      </w:ins>
      <w:r w:rsidR="00483C78" w:rsidRPr="00750B60">
        <w:rPr>
          <w:rFonts w:hint="eastAsia"/>
        </w:rPr>
        <w:t>，但</w:t>
      </w:r>
      <w:del w:id="756" w:author="芙兰朵露" w:date="2022-05-22T01:45:00Z">
        <w:r w:rsidR="00873996">
          <w:rPr>
            <w:rFonts w:hint="eastAsia"/>
          </w:rPr>
          <w:delText>铁路沿线</w:delText>
        </w:r>
      </w:del>
      <w:r w:rsidR="00483C78" w:rsidRPr="00750B60">
        <w:rPr>
          <w:rFonts w:hint="eastAsia"/>
        </w:rPr>
        <w:t>却没有</w:t>
      </w:r>
      <w:ins w:id="757" w:author="芙兰朵露" w:date="2022-05-22T01:45:00Z">
        <w:r w:rsidRPr="00750B60">
          <w:rPr>
            <w:rFonts w:hint="eastAsia"/>
          </w:rPr>
          <w:t>沿着线路</w:t>
        </w:r>
      </w:ins>
      <w:r w:rsidR="00483C78" w:rsidRPr="00750B60">
        <w:rPr>
          <w:rFonts w:hint="eastAsia"/>
        </w:rPr>
        <w:t>形成任何村落。实在是不可思议。</w:t>
      </w:r>
    </w:p>
    <w:p w14:paraId="2816880D" w14:textId="56B30B88" w:rsidR="00483C78" w:rsidRPr="00750B60" w:rsidRDefault="00873996" w:rsidP="00483C78">
      <w:pPr>
        <w:pPrChange w:id="758" w:author="芙兰朵露" w:date="2022-05-22T01:45:00Z">
          <w:pPr>
            <w:ind w:firstLineChars="200" w:firstLine="420"/>
          </w:pPr>
        </w:pPrChange>
      </w:pPr>
      <w:del w:id="759" w:author="芙兰朵露" w:date="2022-05-22T01:45:00Z">
        <w:r>
          <w:rPr>
            <w:rFonts w:hint="eastAsia"/>
          </w:rPr>
          <w:delText>“</w:delText>
        </w:r>
      </w:del>
      <w:ins w:id="760" w:author="芙兰朵露" w:date="2022-05-22T01:45:00Z">
        <w:r w:rsidR="00483C78" w:rsidRPr="00750B60">
          <w:rPr>
            <w:rFonts w:hint="eastAsia"/>
          </w:rPr>
          <w:t>「</w:t>
        </w:r>
      </w:ins>
      <w:r w:rsidR="00483C78" w:rsidRPr="00750B60">
        <w:rPr>
          <w:rFonts w:hint="eastAsia"/>
        </w:rPr>
        <w:t>以前在修道院的时候，我就有听到过一些关于前往圣地的线路的传闻。那个时候我就已经和前辈们一起围着圣地转了一圈，然而并没有找到什么进入圣地的线路。但是前往圣地的直达列车又确实是存在的，</w:t>
      </w:r>
      <w:ins w:id="761" w:author="芙兰朵露" w:date="2022-05-22T01:45:00Z">
        <w:r w:rsidR="00C12C1D" w:rsidRPr="00750B60">
          <w:rPr>
            <w:rFonts w:hint="eastAsia"/>
          </w:rPr>
          <w:t>真的</w:t>
        </w:r>
      </w:ins>
      <w:r w:rsidR="00C12C1D" w:rsidRPr="00750B60">
        <w:rPr>
          <w:rFonts w:hint="eastAsia"/>
        </w:rPr>
        <w:t>很奇怪</w:t>
      </w:r>
      <w:del w:id="762" w:author="芙兰朵露" w:date="2022-05-22T01:45:00Z">
        <w:r>
          <w:rPr>
            <w:rFonts w:hint="eastAsia"/>
          </w:rPr>
          <w:delText>对</w:delText>
        </w:r>
      </w:del>
      <w:r w:rsidR="00C12C1D" w:rsidRPr="00750B60">
        <w:rPr>
          <w:rFonts w:hint="eastAsia"/>
        </w:rPr>
        <w:t>吧</w:t>
      </w:r>
      <w:del w:id="763" w:author="芙兰朵露" w:date="2022-05-22T01:45:00Z">
        <w:r>
          <w:rPr>
            <w:rFonts w:hint="eastAsia"/>
          </w:rPr>
          <w:delText>？”</w:delText>
        </w:r>
      </w:del>
      <w:ins w:id="764" w:author="芙兰朵露" w:date="2022-05-22T01:45:00Z">
        <w:r w:rsidR="00483C78" w:rsidRPr="00750B60">
          <w:rPr>
            <w:rFonts w:hint="eastAsia"/>
          </w:rPr>
          <w:t>」</w:t>
        </w:r>
      </w:ins>
    </w:p>
    <w:p w14:paraId="036E1625" w14:textId="5CAB93DD" w:rsidR="00483C78" w:rsidRPr="00750B60" w:rsidRDefault="00873996" w:rsidP="00483C78">
      <w:pPr>
        <w:pPrChange w:id="765" w:author="芙兰朵露" w:date="2022-05-22T01:45:00Z">
          <w:pPr>
            <w:ind w:firstLineChars="200" w:firstLine="420"/>
          </w:pPr>
        </w:pPrChange>
      </w:pPr>
      <w:del w:id="766" w:author="芙兰朵露" w:date="2022-05-22T01:45:00Z">
        <w:r>
          <w:rPr>
            <w:rFonts w:hint="eastAsia"/>
          </w:rPr>
          <w:delText>“</w:delText>
        </w:r>
      </w:del>
      <w:ins w:id="767" w:author="芙兰朵露" w:date="2022-05-22T01:45:00Z">
        <w:r w:rsidR="00483C78" w:rsidRPr="00750B60">
          <w:rPr>
            <w:rFonts w:hint="eastAsia"/>
          </w:rPr>
          <w:t>「</w:t>
        </w:r>
      </w:ins>
      <w:r w:rsidR="00483C78" w:rsidRPr="00750B60">
        <w:rPr>
          <w:rFonts w:hint="eastAsia"/>
        </w:rPr>
        <w:t>既然地面上找不到的话，说不定线路在地下呢？那可是</w:t>
      </w:r>
      <w:proofErr w:type="gramStart"/>
      <w:r w:rsidR="00483C78" w:rsidRPr="00750B60">
        <w:rPr>
          <w:rFonts w:hint="eastAsia"/>
        </w:rPr>
        <w:t>与导力流动</w:t>
      </w:r>
      <w:proofErr w:type="gramEnd"/>
      <w:r w:rsidR="00483C78" w:rsidRPr="00750B60">
        <w:rPr>
          <w:rFonts w:hint="eastAsia"/>
        </w:rPr>
        <w:t>的大动脉相连的有名的圣地啊。按理来说，那里也是最适宜发展</w:t>
      </w:r>
      <w:proofErr w:type="gramStart"/>
      <w:r w:rsidR="00483C78" w:rsidRPr="00750B60">
        <w:rPr>
          <w:rFonts w:hint="eastAsia"/>
        </w:rPr>
        <w:t>导力技术</w:t>
      </w:r>
      <w:proofErr w:type="gramEnd"/>
      <w:r w:rsidR="00483C78" w:rsidRPr="00750B60">
        <w:rPr>
          <w:rFonts w:hint="eastAsia"/>
        </w:rPr>
        <w:t>的地方吧</w:t>
      </w:r>
      <w:del w:id="768" w:author="芙兰朵露" w:date="2022-05-22T01:45:00Z">
        <w:r>
          <w:rPr>
            <w:rFonts w:hint="eastAsia"/>
          </w:rPr>
          <w:delText>。”</w:delText>
        </w:r>
      </w:del>
      <w:ins w:id="769" w:author="芙兰朵露" w:date="2022-05-22T01:45:00Z">
        <w:r w:rsidR="00483C78" w:rsidRPr="00750B60">
          <w:rPr>
            <w:rFonts w:hint="eastAsia"/>
          </w:rPr>
          <w:t>」</w:t>
        </w:r>
      </w:ins>
    </w:p>
    <w:p w14:paraId="31543E7E" w14:textId="3D547946" w:rsidR="00483C78" w:rsidRPr="00750B60" w:rsidRDefault="00483C78" w:rsidP="00483C78">
      <w:pPr>
        <w:pPrChange w:id="770" w:author="芙兰朵露" w:date="2022-05-22T01:45:00Z">
          <w:pPr>
            <w:ind w:firstLineChars="200" w:firstLine="420"/>
          </w:pPr>
        </w:pPrChange>
      </w:pPr>
      <w:r w:rsidRPr="00750B60">
        <w:rPr>
          <w:rFonts w:hint="eastAsia"/>
        </w:rPr>
        <w:t>虽然不是使用石板的铺装路面，但如果可以沿着铁路行走的话无疑徒步跋涉的难度将会降低许多。一般来说</w:t>
      </w:r>
      <w:del w:id="771" w:author="芙兰朵露" w:date="2022-05-22T01:45:00Z">
        <w:r w:rsidR="00873996">
          <w:rPr>
            <w:rFonts w:hint="eastAsia"/>
          </w:rPr>
          <w:delText>铁</w:delText>
        </w:r>
      </w:del>
      <w:ins w:id="772" w:author="芙兰朵露" w:date="2022-05-22T01:45:00Z">
        <w:r w:rsidR="00C12C1D" w:rsidRPr="00750B60">
          <w:rPr>
            <w:rFonts w:hint="eastAsia"/>
          </w:rPr>
          <w:t>线</w:t>
        </w:r>
      </w:ins>
      <w:r w:rsidR="00C12C1D" w:rsidRPr="00750B60">
        <w:rPr>
          <w:rFonts w:hint="eastAsia"/>
        </w:rPr>
        <w:t>路</w:t>
      </w:r>
      <w:r w:rsidRPr="00750B60">
        <w:rPr>
          <w:rFonts w:hint="eastAsia"/>
        </w:rPr>
        <w:t>旁也会有便于行走的道路才对。最重要的是，</w:t>
      </w:r>
      <w:proofErr w:type="gramStart"/>
      <w:r w:rsidRPr="00750B60">
        <w:rPr>
          <w:rFonts w:hint="eastAsia"/>
        </w:rPr>
        <w:t>导力列车</w:t>
      </w:r>
      <w:proofErr w:type="gramEnd"/>
      <w:r w:rsidRPr="00750B60">
        <w:rPr>
          <w:rFonts w:hint="eastAsia"/>
        </w:rPr>
        <w:t>的轨道都是沿着地脉铺设的。圣地作为与地脉中最粗的大动脉相连的地方，铺设</w:t>
      </w:r>
      <w:proofErr w:type="gramStart"/>
      <w:r w:rsidRPr="00750B60">
        <w:rPr>
          <w:rFonts w:hint="eastAsia"/>
        </w:rPr>
        <w:t>有导力列车</w:t>
      </w:r>
      <w:proofErr w:type="gramEnd"/>
      <w:r w:rsidRPr="00750B60">
        <w:rPr>
          <w:rFonts w:hint="eastAsia"/>
        </w:rPr>
        <w:t>一点都不奇怪。</w:t>
      </w:r>
    </w:p>
    <w:p w14:paraId="07EE3255" w14:textId="77777777" w:rsidR="00483C78" w:rsidRPr="00750B60" w:rsidRDefault="00483C78" w:rsidP="00483C78">
      <w:pPr>
        <w:rPr>
          <w:rPrChange w:id="773" w:author="芙兰朵露" w:date="2022-05-22T01:45:00Z">
            <w:rPr>
              <w:rFonts w:ascii="宋体" w:hAnsi="宋体"/>
              <w:sz w:val="24"/>
            </w:rPr>
          </w:rPrChange>
        </w:rPr>
        <w:pPrChange w:id="774" w:author="芙兰朵露" w:date="2022-05-22T01:45:00Z">
          <w:pPr>
            <w:ind w:firstLineChars="200" w:firstLine="420"/>
          </w:pPr>
        </w:pPrChange>
      </w:pPr>
      <w:r w:rsidRPr="00750B60">
        <w:rPr>
          <w:rFonts w:hint="eastAsia"/>
        </w:rPr>
        <w:t>雅修娜的疑问是，那</w:t>
      </w:r>
      <w:proofErr w:type="gramStart"/>
      <w:r w:rsidRPr="00750B60">
        <w:rPr>
          <w:rFonts w:hint="eastAsia"/>
        </w:rPr>
        <w:t>辆所谓</w:t>
      </w:r>
      <w:proofErr w:type="gramEnd"/>
      <w:r w:rsidRPr="00750B60">
        <w:rPr>
          <w:rFonts w:hint="eastAsia"/>
        </w:rPr>
        <w:t>梅诺见到的列车是否真的存在。</w:t>
      </w:r>
    </w:p>
    <w:p w14:paraId="580D9017" w14:textId="21C73359" w:rsidR="00483C78" w:rsidRPr="00750B60" w:rsidRDefault="00873996" w:rsidP="00483C78">
      <w:pPr>
        <w:pPrChange w:id="775" w:author="芙兰朵露" w:date="2022-05-22T01:45:00Z">
          <w:pPr>
            <w:ind w:firstLineChars="200" w:firstLine="420"/>
          </w:pPr>
        </w:pPrChange>
      </w:pPr>
      <w:del w:id="776" w:author="芙兰朵露" w:date="2022-05-22T01:45:00Z">
        <w:r>
          <w:rPr>
            <w:rFonts w:hint="eastAsia"/>
          </w:rPr>
          <w:delText>“哈</w:delText>
        </w:r>
      </w:del>
      <w:ins w:id="777" w:author="芙兰朵露" w:date="2022-05-22T01:45:00Z">
        <w:r w:rsidR="00483C78" w:rsidRPr="00750B60">
          <w:rPr>
            <w:rFonts w:hint="eastAsia"/>
          </w:rPr>
          <w:t>「</w:t>
        </w:r>
        <w:r w:rsidR="00C12C1D" w:rsidRPr="00750B60">
          <w:rPr>
            <w:rFonts w:hint="eastAsia"/>
          </w:rPr>
          <w:t>谁知道呢</w:t>
        </w:r>
      </w:ins>
      <w:r w:rsidR="00483C78" w:rsidRPr="00750B60">
        <w:rPr>
          <w:rFonts w:hint="eastAsia"/>
        </w:rPr>
        <w:t>？大家</w:t>
      </w:r>
      <w:del w:id="778" w:author="芙兰朵露" w:date="2022-05-22T01:45:00Z">
        <w:r>
          <w:rPr>
            <w:rFonts w:hint="eastAsia"/>
          </w:rPr>
          <w:delText>都</w:delText>
        </w:r>
      </w:del>
      <w:ins w:id="779" w:author="芙兰朵露" w:date="2022-05-22T01:45:00Z">
        <w:r w:rsidR="00C12C1D" w:rsidRPr="00750B60">
          <w:rPr>
            <w:rFonts w:hint="eastAsia"/>
          </w:rPr>
          <w:t>表面</w:t>
        </w:r>
      </w:ins>
      <w:r w:rsidR="00483C78" w:rsidRPr="00750B60">
        <w:rPr>
          <w:rFonts w:hint="eastAsia"/>
        </w:rPr>
        <w:t>说圣地是神圣的地方，所以</w:t>
      </w:r>
      <w:del w:id="780" w:author="芙兰朵露" w:date="2022-05-22T01:45:00Z">
        <w:r>
          <w:rPr>
            <w:rFonts w:hint="eastAsia"/>
          </w:rPr>
          <w:delText>技术发展停滞不前</w:delText>
        </w:r>
      </w:del>
      <w:ins w:id="781" w:author="芙兰朵露" w:date="2022-05-22T01:45:00Z">
        <w:r w:rsidR="00E61217" w:rsidRPr="00750B60">
          <w:rPr>
            <w:rFonts w:hint="eastAsia"/>
          </w:rPr>
          <w:t>不会铺设轨道</w:t>
        </w:r>
      </w:ins>
      <w:r w:rsidR="00483C78" w:rsidRPr="00750B60">
        <w:rPr>
          <w:rFonts w:hint="eastAsia"/>
        </w:rPr>
        <w:t>，但谁又知道实际的情况呢？我又不是</w:t>
      </w:r>
      <w:proofErr w:type="gramStart"/>
      <w:r w:rsidR="00483C78" w:rsidRPr="00750B60">
        <w:rPr>
          <w:rFonts w:hint="eastAsia"/>
        </w:rPr>
        <w:t>那种闲到有</w:t>
      </w:r>
      <w:proofErr w:type="gramEnd"/>
      <w:r w:rsidR="00483C78" w:rsidRPr="00750B60">
        <w:rPr>
          <w:rFonts w:hint="eastAsia"/>
        </w:rPr>
        <w:t>时间把圣地周围全部挖开的人，怎么会知道</w:t>
      </w:r>
      <w:del w:id="782" w:author="芙兰朵露" w:date="2022-05-22T01:45:00Z">
        <w:r>
          <w:rPr>
            <w:rFonts w:hint="eastAsia"/>
          </w:rPr>
          <w:delText>地下是不是有列车。”</w:delText>
        </w:r>
      </w:del>
      <w:ins w:id="783" w:author="芙兰朵露" w:date="2022-05-22T01:45:00Z">
        <w:r w:rsidR="00483C78" w:rsidRPr="00750B60">
          <w:rPr>
            <w:rFonts w:hint="eastAsia"/>
          </w:rPr>
          <w:t>」</w:t>
        </w:r>
      </w:ins>
    </w:p>
    <w:p w14:paraId="1B5D9873" w14:textId="7CD747EE" w:rsidR="00483C78" w:rsidRPr="00750B60" w:rsidRDefault="00873996" w:rsidP="00483C78">
      <w:pPr>
        <w:pPrChange w:id="784" w:author="芙兰朵露" w:date="2022-05-22T01:45:00Z">
          <w:pPr>
            <w:ind w:firstLineChars="200" w:firstLine="420"/>
          </w:pPr>
        </w:pPrChange>
      </w:pPr>
      <w:del w:id="785" w:author="芙兰朵露" w:date="2022-05-22T01:45:00Z">
        <w:r>
          <w:rPr>
            <w:rFonts w:hint="eastAsia"/>
          </w:rPr>
          <w:delText>由于</w:delText>
        </w:r>
      </w:del>
      <w:ins w:id="786" w:author="芙兰朵露" w:date="2022-05-22T01:45:00Z">
        <w:r w:rsidR="00C71C78" w:rsidRPr="00750B60">
          <w:rPr>
            <w:rFonts w:hint="eastAsia"/>
          </w:rPr>
          <w:t>得益于二人庞大的</w:t>
        </w:r>
      </w:ins>
      <w:r w:rsidR="00483C78" w:rsidRPr="00750B60">
        <w:rPr>
          <w:rFonts w:hint="eastAsia"/>
        </w:rPr>
        <w:t>导</w:t>
      </w:r>
      <w:del w:id="787" w:author="芙兰朵露" w:date="2022-05-22T01:45:00Z">
        <w:r>
          <w:rPr>
            <w:rFonts w:hint="eastAsia"/>
          </w:rPr>
          <w:delText>力的恩惠</w:delText>
        </w:r>
      </w:del>
      <w:ins w:id="788" w:author="芙兰朵露" w:date="2022-05-22T01:45:00Z">
        <w:r w:rsidR="00483C78" w:rsidRPr="00750B60">
          <w:rPr>
            <w:rFonts w:hint="eastAsia"/>
          </w:rPr>
          <w:t>力</w:t>
        </w:r>
        <w:r w:rsidR="00C71C78" w:rsidRPr="00750B60">
          <w:rPr>
            <w:rFonts w:hint="eastAsia"/>
          </w:rPr>
          <w:t>量</w:t>
        </w:r>
      </w:ins>
      <w:r w:rsidR="00483C78" w:rsidRPr="00750B60">
        <w:rPr>
          <w:rFonts w:hint="eastAsia"/>
        </w:rPr>
        <w:t>，两个人凭借远超普通人的体力轻松地赶路。随着</w:t>
      </w:r>
      <w:ins w:id="789" w:author="芙兰朵露" w:date="2022-05-22T01:45:00Z">
        <w:r w:rsidR="00C71C78" w:rsidRPr="00750B60">
          <w:rPr>
            <w:rFonts w:hint="eastAsia"/>
          </w:rPr>
          <w:t>朝</w:t>
        </w:r>
      </w:ins>
      <w:r w:rsidR="00483C78" w:rsidRPr="00750B60">
        <w:rPr>
          <w:rFonts w:hint="eastAsia"/>
        </w:rPr>
        <w:t>雨</w:t>
      </w:r>
      <w:del w:id="790" w:author="芙兰朵露" w:date="2022-05-22T01:45:00Z">
        <w:r>
          <w:rPr>
            <w:rFonts w:hint="eastAsia"/>
          </w:rPr>
          <w:delText>逐渐</w:delText>
        </w:r>
      </w:del>
      <w:r w:rsidR="00483C78" w:rsidRPr="00750B60">
        <w:rPr>
          <w:rFonts w:hint="eastAsia"/>
        </w:rPr>
        <w:t>停歇，太阳从遮蔽目光的云后探出身形，这块无人照料的荒地上的风景发生了巨大的变化。</w:t>
      </w:r>
    </w:p>
    <w:p w14:paraId="70AE424D" w14:textId="6AF2A9B6" w:rsidR="00483C78" w:rsidRPr="00750B60" w:rsidRDefault="00873996" w:rsidP="00483C78">
      <w:pPr>
        <w:pPrChange w:id="791" w:author="芙兰朵露" w:date="2022-05-22T01:45:00Z">
          <w:pPr>
            <w:ind w:firstLineChars="200" w:firstLine="420"/>
          </w:pPr>
        </w:pPrChange>
      </w:pPr>
      <w:del w:id="792" w:author="芙兰朵露" w:date="2022-05-22T01:45:00Z">
        <w:r>
          <w:rPr>
            <w:rFonts w:hint="eastAsia"/>
          </w:rPr>
          <w:delText>明显</w:delText>
        </w:r>
      </w:del>
      <w:ins w:id="793" w:author="芙兰朵露" w:date="2022-05-22T01:45:00Z">
        <w:r w:rsidR="00C71C78" w:rsidRPr="00750B60">
          <w:rPr>
            <w:rFonts w:hint="eastAsia"/>
          </w:rPr>
          <w:t>映入眼帘的</w:t>
        </w:r>
      </w:ins>
      <w:r w:rsidR="00483C78" w:rsidRPr="00750B60">
        <w:rPr>
          <w:rFonts w:hint="eastAsia"/>
        </w:rPr>
        <w:t>是</w:t>
      </w:r>
      <w:del w:id="794" w:author="芙兰朵露" w:date="2022-05-22T01:45:00Z">
        <w:r>
          <w:rPr>
            <w:rFonts w:hint="eastAsia"/>
          </w:rPr>
          <w:delText>由</w:delText>
        </w:r>
      </w:del>
      <w:r w:rsidR="00483C78" w:rsidRPr="00750B60">
        <w:rPr>
          <w:rFonts w:hint="eastAsia"/>
        </w:rPr>
        <w:t>当地居民耕作的田地</w:t>
      </w:r>
      <w:del w:id="795" w:author="芙兰朵露" w:date="2022-05-22T01:45:00Z">
        <w:r>
          <w:rPr>
            <w:rFonts w:hint="eastAsia"/>
          </w:rPr>
          <w:delText>逐渐映入眼帘</w:delText>
        </w:r>
      </w:del>
      <w:r w:rsidR="00483C78" w:rsidRPr="00750B60">
        <w:rPr>
          <w:rFonts w:hint="eastAsia"/>
        </w:rPr>
        <w:t>。</w:t>
      </w:r>
    </w:p>
    <w:p w14:paraId="68326B99" w14:textId="77777777" w:rsidR="00483C78" w:rsidRPr="00750B60" w:rsidRDefault="00483C78" w:rsidP="00483C78">
      <w:pPr>
        <w:pPrChange w:id="796" w:author="芙兰朵露" w:date="2022-05-22T01:45:00Z">
          <w:pPr>
            <w:ind w:firstLineChars="200" w:firstLine="420"/>
          </w:pPr>
        </w:pPrChange>
      </w:pPr>
      <w:r w:rsidRPr="00750B60">
        <w:rPr>
          <w:rFonts w:hint="eastAsia"/>
        </w:rPr>
        <w:t>这是在绝大多数城市都可以看到的风景。</w:t>
      </w:r>
    </w:p>
    <w:p w14:paraId="7156AE83" w14:textId="77777777" w:rsidR="00483C78" w:rsidRPr="00750B60" w:rsidRDefault="00483C78" w:rsidP="00483C78">
      <w:pPr>
        <w:pPrChange w:id="797" w:author="芙兰朵露" w:date="2022-05-22T01:45:00Z">
          <w:pPr>
            <w:ind w:firstLineChars="200" w:firstLine="420"/>
          </w:pPr>
        </w:pPrChange>
      </w:pPr>
      <w:r w:rsidRPr="00750B60">
        <w:rPr>
          <w:rFonts w:hint="eastAsia"/>
        </w:rPr>
        <w:t>但要说这里与其它地方有什么不同，那就是管理着这些田地的人并非第三身份的农民，而是身穿修道服的修女。她们看到身穿白色神官服的</w:t>
      </w:r>
      <w:proofErr w:type="gramStart"/>
      <w:r w:rsidRPr="00750B60">
        <w:rPr>
          <w:rFonts w:hint="eastAsia"/>
        </w:rPr>
        <w:t>茉茉</w:t>
      </w:r>
      <w:proofErr w:type="gramEnd"/>
      <w:r w:rsidRPr="00750B60">
        <w:rPr>
          <w:rFonts w:hint="eastAsia"/>
        </w:rPr>
        <w:t>，纷纷暂停了手上的劳作，向着</w:t>
      </w:r>
      <w:proofErr w:type="gramStart"/>
      <w:r w:rsidRPr="00750B60">
        <w:rPr>
          <w:rFonts w:hint="eastAsia"/>
        </w:rPr>
        <w:t>茉茉</w:t>
      </w:r>
      <w:proofErr w:type="gramEnd"/>
      <w:r w:rsidRPr="00750B60">
        <w:rPr>
          <w:rFonts w:hint="eastAsia"/>
        </w:rPr>
        <w:t>点头致意。</w:t>
      </w:r>
    </w:p>
    <w:p w14:paraId="2571C0F1" w14:textId="25FAA21D" w:rsidR="00483C78" w:rsidRPr="00750B60" w:rsidRDefault="00483C78" w:rsidP="00483C78">
      <w:pPr>
        <w:pPrChange w:id="798" w:author="芙兰朵露" w:date="2022-05-22T01:45:00Z">
          <w:pPr>
            <w:ind w:firstLineChars="200" w:firstLine="420"/>
          </w:pPr>
        </w:pPrChange>
      </w:pPr>
      <w:r w:rsidRPr="00750B60">
        <w:rPr>
          <w:rFonts w:hint="eastAsia"/>
        </w:rPr>
        <w:t>周围的这些田地是由修道院负责耕作</w:t>
      </w:r>
      <w:del w:id="799" w:author="芙兰朵露" w:date="2022-05-22T01:45:00Z">
        <w:r w:rsidR="00873996">
          <w:rPr>
            <w:rFonts w:hint="eastAsia"/>
          </w:rPr>
          <w:delText>，</w:delText>
        </w:r>
      </w:del>
      <w:ins w:id="800" w:author="芙兰朵露" w:date="2022-05-22T01:45:00Z">
        <w:r w:rsidR="00166D9E" w:rsidRPr="00750B60">
          <w:rPr>
            <w:rFonts w:hint="eastAsia"/>
          </w:rPr>
          <w:t>、</w:t>
        </w:r>
      </w:ins>
      <w:r w:rsidRPr="00750B60">
        <w:rPr>
          <w:rFonts w:hint="eastAsia"/>
        </w:rPr>
        <w:t>收获的农园。正因为这些耕地与其它城市周边的耕地没有很大的区别，才显得其中劳作的人尤为特别。雅修娜正</w:t>
      </w:r>
      <w:del w:id="801" w:author="芙兰朵露" w:date="2022-05-22T01:45:00Z">
        <w:r w:rsidR="00873996">
          <w:rPr>
            <w:rFonts w:hint="eastAsia"/>
          </w:rPr>
          <w:delText>带着丰厚的</w:delText>
        </w:r>
      </w:del>
      <w:ins w:id="802" w:author="芙兰朵露" w:date="2022-05-22T01:45:00Z">
        <w:r w:rsidR="00E61217" w:rsidRPr="00750B60">
          <w:rPr>
            <w:rFonts w:hint="eastAsia"/>
          </w:rPr>
          <w:t>饶有</w:t>
        </w:r>
      </w:ins>
      <w:r w:rsidR="00E61217" w:rsidRPr="00750B60">
        <w:rPr>
          <w:rFonts w:hint="eastAsia"/>
        </w:rPr>
        <w:t>兴趣</w:t>
      </w:r>
      <w:ins w:id="803" w:author="芙兰朵露" w:date="2022-05-22T01:45:00Z">
        <w:r w:rsidR="00E61217" w:rsidRPr="00750B60">
          <w:rPr>
            <w:rFonts w:hint="eastAsia"/>
          </w:rPr>
          <w:t>地</w:t>
        </w:r>
      </w:ins>
      <w:r w:rsidRPr="00750B60">
        <w:rPr>
          <w:rFonts w:hint="eastAsia"/>
        </w:rPr>
        <w:t>看着劳作的人们。</w:t>
      </w:r>
    </w:p>
    <w:p w14:paraId="1803A004" w14:textId="31A90FEB" w:rsidR="00483C78" w:rsidRPr="00750B60" w:rsidRDefault="00873996" w:rsidP="00483C78">
      <w:pPr>
        <w:pPrChange w:id="804" w:author="芙兰朵露" w:date="2022-05-22T01:45:00Z">
          <w:pPr>
            <w:ind w:firstLineChars="200" w:firstLine="420"/>
          </w:pPr>
        </w:pPrChange>
      </w:pPr>
      <w:del w:id="805" w:author="芙兰朵露" w:date="2022-05-22T01:45:00Z">
        <w:r>
          <w:rPr>
            <w:rFonts w:hint="eastAsia"/>
          </w:rPr>
          <w:delText>“这风景真是普通得让人意外。</w:delText>
        </w:r>
      </w:del>
      <w:ins w:id="806" w:author="芙兰朵露" w:date="2022-05-22T01:45:00Z">
        <w:r w:rsidR="00483C78" w:rsidRPr="00750B60">
          <w:rPr>
            <w:rFonts w:hint="eastAsia"/>
          </w:rPr>
          <w:t>「</w:t>
        </w:r>
        <w:r w:rsidR="00166D9E" w:rsidRPr="00750B60">
          <w:rPr>
            <w:rFonts w:hint="eastAsia"/>
          </w:rPr>
          <w:t>真没想到会有这么平常的画面呢</w:t>
        </w:r>
        <w:r w:rsidR="00483C78" w:rsidRPr="00750B60">
          <w:rPr>
            <w:rFonts w:hint="eastAsia"/>
          </w:rPr>
          <w:t>。</w:t>
        </w:r>
      </w:ins>
      <w:r w:rsidR="00483C78" w:rsidRPr="00750B60">
        <w:rPr>
          <w:rFonts w:hint="eastAsia"/>
        </w:rPr>
        <w:t>一想到</w:t>
      </w:r>
      <w:proofErr w:type="gramStart"/>
      <w:r w:rsidR="00483C78" w:rsidRPr="00750B60">
        <w:rPr>
          <w:rFonts w:hint="eastAsia"/>
        </w:rPr>
        <w:t>茉茉</w:t>
      </w:r>
      <w:proofErr w:type="gramEnd"/>
      <w:r w:rsidR="00483C78" w:rsidRPr="00750B60">
        <w:rPr>
          <w:rFonts w:hint="eastAsia"/>
        </w:rPr>
        <w:t>也有在田间劳作，弄得满手是泥的时候，就</w:t>
      </w:r>
      <w:del w:id="807" w:author="芙兰朵露" w:date="2022-05-22T01:45:00Z">
        <w:r>
          <w:rPr>
            <w:rFonts w:hint="eastAsia"/>
          </w:rPr>
          <w:delText>感慨颇深啊。”</w:delText>
        </w:r>
      </w:del>
      <w:ins w:id="808" w:author="芙兰朵露" w:date="2022-05-22T01:45:00Z">
        <w:r w:rsidR="00166D9E" w:rsidRPr="00750B60">
          <w:rPr>
            <w:rFonts w:hint="eastAsia"/>
          </w:rPr>
          <w:t>感慨万千</w:t>
        </w:r>
        <w:r w:rsidR="00483C78" w:rsidRPr="00750B60">
          <w:rPr>
            <w:rFonts w:hint="eastAsia"/>
          </w:rPr>
          <w:t>」</w:t>
        </w:r>
      </w:ins>
    </w:p>
    <w:p w14:paraId="5E1E7159" w14:textId="552471F0" w:rsidR="00483C78" w:rsidRPr="00750B60" w:rsidRDefault="00873996" w:rsidP="00483C78">
      <w:pPr>
        <w:pPrChange w:id="809" w:author="芙兰朵露" w:date="2022-05-22T01:45:00Z">
          <w:pPr>
            <w:ind w:firstLineChars="200" w:firstLine="420"/>
          </w:pPr>
        </w:pPrChange>
      </w:pPr>
      <w:del w:id="810" w:author="芙兰朵露" w:date="2022-05-22T01:45:00Z">
        <w:r>
          <w:rPr>
            <w:rFonts w:hint="eastAsia"/>
          </w:rPr>
          <w:delText>“</w:delText>
        </w:r>
      </w:del>
      <w:ins w:id="811" w:author="芙兰朵露" w:date="2022-05-22T01:45:00Z">
        <w:r w:rsidR="00483C78" w:rsidRPr="00750B60">
          <w:rPr>
            <w:rFonts w:hint="eastAsia"/>
          </w:rPr>
          <w:t>「</w:t>
        </w:r>
      </w:ins>
      <w:r w:rsidR="00483C78" w:rsidRPr="00750B60">
        <w:rPr>
          <w:rFonts w:hint="eastAsia"/>
        </w:rPr>
        <w:t>你看到这些感想就这</w:t>
      </w:r>
      <w:del w:id="812" w:author="芙兰朵露" w:date="2022-05-22T01:45:00Z">
        <w:r>
          <w:rPr>
            <w:rFonts w:hint="eastAsia"/>
          </w:rPr>
          <w:delText>......</w:delText>
        </w:r>
        <w:r>
          <w:rPr>
            <w:rFonts w:hint="eastAsia"/>
          </w:rPr>
          <w:delText>？</w:delText>
        </w:r>
      </w:del>
      <w:ins w:id="813" w:author="芙兰朵露" w:date="2022-05-22T01:45:00Z">
        <w:r w:rsidR="00675838" w:rsidRPr="00750B60">
          <w:t>……</w:t>
        </w:r>
        <w:r w:rsidR="00483C78" w:rsidRPr="00750B60">
          <w:t>？</w:t>
        </w:r>
      </w:ins>
      <w:r w:rsidR="00483C78" w:rsidRPr="00750B60">
        <w:t>我长大的修道院是旁边就是墓地，所以每天我们都孜孜不倦地擦墓碑。</w:t>
      </w:r>
      <w:r w:rsidR="00166D9E" w:rsidRPr="00750B60">
        <w:rPr>
          <w:rFonts w:hint="eastAsia"/>
        </w:rPr>
        <w:t>在</w:t>
      </w:r>
      <w:del w:id="814" w:author="芙兰朵露" w:date="2022-05-22T01:45:00Z">
        <w:r>
          <w:rPr>
            <w:rFonts w:hint="eastAsia"/>
          </w:rPr>
          <w:delText>那些像排遗物一样</w:delText>
        </w:r>
      </w:del>
      <w:ins w:id="815" w:author="芙兰朵露" w:date="2022-05-22T01:45:00Z">
        <w:r w:rsidR="00166D9E" w:rsidRPr="00750B60">
          <w:rPr>
            <w:rFonts w:hint="eastAsia"/>
          </w:rPr>
          <w:t>那垃圾</w:t>
        </w:r>
      </w:ins>
      <w:r w:rsidR="00483C78" w:rsidRPr="00750B60">
        <w:t>的训练</w:t>
      </w:r>
      <w:del w:id="816" w:author="芙兰朵露" w:date="2022-05-22T01:45:00Z">
        <w:r>
          <w:rPr>
            <w:rFonts w:hint="eastAsia"/>
          </w:rPr>
          <w:delText>间隙</w:delText>
        </w:r>
      </w:del>
      <w:ins w:id="817" w:author="芙兰朵露" w:date="2022-05-22T01:45:00Z">
        <w:r w:rsidR="00166D9E" w:rsidRPr="00750B60">
          <w:rPr>
            <w:rFonts w:hint="eastAsia"/>
          </w:rPr>
          <w:t>期间</w:t>
        </w:r>
      </w:ins>
      <w:r w:rsidR="00483C78" w:rsidRPr="00750B60">
        <w:t>，擦墓碑可是难得的休息时间</w:t>
      </w:r>
      <w:del w:id="818" w:author="芙兰朵露" w:date="2022-05-22T01:45:00Z">
        <w:r>
          <w:rPr>
            <w:rFonts w:hint="eastAsia"/>
          </w:rPr>
          <w:delText>。”</w:delText>
        </w:r>
      </w:del>
      <w:ins w:id="819" w:author="芙兰朵露" w:date="2022-05-22T01:45:00Z">
        <w:r w:rsidR="00483C78" w:rsidRPr="00750B60">
          <w:t>」</w:t>
        </w:r>
      </w:ins>
    </w:p>
    <w:p w14:paraId="50EF5080" w14:textId="77777777" w:rsidR="00483C78" w:rsidRPr="00750B60" w:rsidRDefault="00483C78" w:rsidP="00483C78">
      <w:pPr>
        <w:pPrChange w:id="820" w:author="芙兰朵露" w:date="2022-05-22T01:45:00Z">
          <w:pPr>
            <w:ind w:firstLineChars="200" w:firstLine="420"/>
          </w:pPr>
        </w:pPrChange>
      </w:pPr>
      <w:r w:rsidRPr="00750B60">
        <w:rPr>
          <w:rFonts w:hint="eastAsia"/>
        </w:rPr>
        <w:t>导师『阳炎』在表面上上是管理那一块墓地的修道院的院长。从外表上看，看管墓地的工作要比让她管理孕育生命的田地要合适。</w:t>
      </w:r>
    </w:p>
    <w:p w14:paraId="07F0314B" w14:textId="497DB3DD" w:rsidR="00483C78" w:rsidRPr="00750B60" w:rsidRDefault="00873996" w:rsidP="00483C78">
      <w:pPr>
        <w:pPrChange w:id="821" w:author="芙兰朵露" w:date="2022-05-22T01:45:00Z">
          <w:pPr>
            <w:ind w:firstLineChars="200" w:firstLine="420"/>
          </w:pPr>
        </w:pPrChange>
      </w:pPr>
      <w:del w:id="822" w:author="芙兰朵露" w:date="2022-05-22T01:45:00Z">
        <w:r>
          <w:rPr>
            <w:rFonts w:hint="eastAsia"/>
          </w:rPr>
          <w:delText>“</w:delText>
        </w:r>
      </w:del>
      <w:ins w:id="823" w:author="芙兰朵露" w:date="2022-05-22T01:45:00Z">
        <w:r w:rsidR="00483C78" w:rsidRPr="00750B60">
          <w:rPr>
            <w:rFonts w:hint="eastAsia"/>
          </w:rPr>
          <w:t>「</w:t>
        </w:r>
      </w:ins>
      <w:r w:rsidR="00483C78" w:rsidRPr="00750B60">
        <w:rPr>
          <w:rFonts w:hint="eastAsia"/>
        </w:rPr>
        <w:t>嗯？原来是这样啊。难道说，</w:t>
      </w:r>
      <w:proofErr w:type="gramStart"/>
      <w:r w:rsidR="00483C78" w:rsidRPr="00750B60">
        <w:rPr>
          <w:rFonts w:hint="eastAsia"/>
        </w:rPr>
        <w:t>茉茉</w:t>
      </w:r>
      <w:proofErr w:type="gramEnd"/>
      <w:r w:rsidR="00483C78" w:rsidRPr="00750B60">
        <w:rPr>
          <w:rFonts w:hint="eastAsia"/>
        </w:rPr>
        <w:t>你和梅诺一起长大的那个修道院离这里很近？</w:t>
      </w:r>
      <w:del w:id="824" w:author="芙兰朵露" w:date="2022-05-22T01:45:00Z">
        <w:r>
          <w:rPr>
            <w:rFonts w:hint="eastAsia"/>
          </w:rPr>
          <w:delText>”</w:delText>
        </w:r>
      </w:del>
      <w:ins w:id="825" w:author="芙兰朵露" w:date="2022-05-22T01:45:00Z">
        <w:r w:rsidR="00483C78" w:rsidRPr="00750B60">
          <w:rPr>
            <w:rFonts w:hint="eastAsia"/>
          </w:rPr>
          <w:t>」</w:t>
        </w:r>
      </w:ins>
    </w:p>
    <w:p w14:paraId="249FC837" w14:textId="5B5C0112" w:rsidR="00483C78" w:rsidRPr="00750B60" w:rsidRDefault="00873996" w:rsidP="00483C78">
      <w:pPr>
        <w:pPrChange w:id="826" w:author="芙兰朵露" w:date="2022-05-22T01:45:00Z">
          <w:pPr>
            <w:ind w:firstLineChars="200" w:firstLine="420"/>
          </w:pPr>
        </w:pPrChange>
      </w:pPr>
      <w:del w:id="827" w:author="芙兰朵露" w:date="2022-05-22T01:45:00Z">
        <w:r>
          <w:rPr>
            <w:rFonts w:hint="eastAsia"/>
          </w:rPr>
          <w:delText>“完全相反。养大我</w:delText>
        </w:r>
      </w:del>
      <w:ins w:id="828" w:author="芙兰朵露" w:date="2022-05-22T01:45:00Z">
        <w:r w:rsidR="00483C78" w:rsidRPr="00750B60">
          <w:rPr>
            <w:rFonts w:hint="eastAsia"/>
          </w:rPr>
          <w:t>「</w:t>
        </w:r>
        <w:r w:rsidR="00B0716B" w:rsidRPr="00750B60">
          <w:rPr>
            <w:rFonts w:hint="eastAsia"/>
          </w:rPr>
          <w:t>没有哦</w:t>
        </w:r>
        <w:r w:rsidR="00483C78" w:rsidRPr="00750B60">
          <w:rPr>
            <w:rFonts w:hint="eastAsia"/>
          </w:rPr>
          <w:t>。我</w:t>
        </w:r>
      </w:ins>
      <w:r w:rsidR="00483C78" w:rsidRPr="00750B60">
        <w:rPr>
          <w:rFonts w:hint="eastAsia"/>
        </w:rPr>
        <w:t>和前辈的那个修道院</w:t>
      </w:r>
      <w:r w:rsidR="00B0716B" w:rsidRPr="00750B60">
        <w:rPr>
          <w:rFonts w:hint="eastAsia"/>
        </w:rPr>
        <w:t>在</w:t>
      </w:r>
      <w:r w:rsidR="00483C78" w:rsidRPr="00750B60">
        <w:rPr>
          <w:rFonts w:hint="eastAsia"/>
        </w:rPr>
        <w:t>圣地的</w:t>
      </w:r>
      <w:del w:id="829" w:author="芙兰朵露" w:date="2022-05-22T01:45:00Z">
        <w:r>
          <w:rPr>
            <w:rFonts w:hint="eastAsia"/>
          </w:rPr>
          <w:delText>那一边。”</w:delText>
        </w:r>
      </w:del>
      <w:ins w:id="830" w:author="芙兰朵露" w:date="2022-05-22T01:45:00Z">
        <w:r w:rsidR="00B0716B" w:rsidRPr="00750B60">
          <w:rPr>
            <w:rFonts w:hint="eastAsia"/>
          </w:rPr>
          <w:t>两头，快隔着一个圣地</w:t>
        </w:r>
        <w:r w:rsidR="00483C78" w:rsidRPr="00750B60">
          <w:rPr>
            <w:rFonts w:hint="eastAsia"/>
          </w:rPr>
          <w:t>」</w:t>
        </w:r>
      </w:ins>
    </w:p>
    <w:p w14:paraId="20D0A1C7" w14:textId="29265603" w:rsidR="00483C78" w:rsidRPr="00750B60" w:rsidRDefault="00483C78" w:rsidP="00483C78">
      <w:pPr>
        <w:pPrChange w:id="831" w:author="芙兰朵露" w:date="2022-05-22T01:45:00Z">
          <w:pPr>
            <w:ind w:firstLineChars="200" w:firstLine="420"/>
          </w:pPr>
        </w:pPrChange>
      </w:pPr>
      <w:r w:rsidRPr="00750B60">
        <w:rPr>
          <w:rFonts w:hint="eastAsia"/>
        </w:rPr>
        <w:t>曾经收留了</w:t>
      </w:r>
      <w:proofErr w:type="gramStart"/>
      <w:r w:rsidRPr="00750B60">
        <w:rPr>
          <w:rFonts w:hint="eastAsia"/>
        </w:rPr>
        <w:t>茉茉</w:t>
      </w:r>
      <w:proofErr w:type="gramEnd"/>
      <w:r w:rsidRPr="00750B60">
        <w:rPr>
          <w:rFonts w:hint="eastAsia"/>
        </w:rPr>
        <w:t>她们的是专门培养处刑人的第一身份</w:t>
      </w:r>
      <w:del w:id="832" w:author="芙兰朵露" w:date="2022-05-22T01:45:00Z">
        <w:r w:rsidR="00873996">
          <w:rPr>
            <w:rFonts w:hint="eastAsia"/>
          </w:rPr>
          <w:delText>中</w:delText>
        </w:r>
      </w:del>
      <w:r w:rsidRPr="00750B60">
        <w:rPr>
          <w:rFonts w:hint="eastAsia"/>
        </w:rPr>
        <w:t>的暗部。为了掩人耳目，那个修道院</w:t>
      </w:r>
      <w:del w:id="833" w:author="芙兰朵露" w:date="2022-05-22T01:45:00Z">
        <w:r w:rsidR="00873996">
          <w:rPr>
            <w:rFonts w:hint="eastAsia"/>
          </w:rPr>
          <w:delText>被建设在在</w:delText>
        </w:r>
      </w:del>
      <w:ins w:id="834" w:author="芙兰朵露" w:date="2022-05-22T01:45:00Z">
        <w:r w:rsidR="00B0716B" w:rsidRPr="00750B60">
          <w:rPr>
            <w:rFonts w:hint="eastAsia"/>
          </w:rPr>
          <w:t>的位置建在了</w:t>
        </w:r>
      </w:ins>
      <w:r w:rsidR="00B0716B" w:rsidRPr="00750B60">
        <w:rPr>
          <w:rFonts w:hint="eastAsia"/>
        </w:rPr>
        <w:t>出入</w:t>
      </w:r>
      <w:r w:rsidRPr="00750B60">
        <w:rPr>
          <w:rFonts w:hint="eastAsia"/>
        </w:rPr>
        <w:t>都必须路过圣地</w:t>
      </w:r>
      <w:r w:rsidR="00B0716B" w:rsidRPr="00750B60">
        <w:rPr>
          <w:rFonts w:hint="eastAsia"/>
        </w:rPr>
        <w:t>的地方</w:t>
      </w:r>
      <w:r w:rsidRPr="00750B60">
        <w:rPr>
          <w:rFonts w:hint="eastAsia"/>
        </w:rPr>
        <w:t>。</w:t>
      </w:r>
    </w:p>
    <w:p w14:paraId="7EDB00D1" w14:textId="77777777" w:rsidR="00483C78" w:rsidRPr="00750B60" w:rsidRDefault="00483C78" w:rsidP="00483C78">
      <w:pPr>
        <w:pPrChange w:id="835" w:author="芙兰朵露" w:date="2022-05-22T01:45:00Z">
          <w:pPr>
            <w:ind w:firstLineChars="200" w:firstLine="420"/>
          </w:pPr>
        </w:pPrChange>
      </w:pPr>
      <w:r w:rsidRPr="00750B60">
        <w:rPr>
          <w:rFonts w:hint="eastAsia"/>
        </w:rPr>
        <w:t>在田园地带过半之后，二人停下了脚步。</w:t>
      </w:r>
    </w:p>
    <w:p w14:paraId="32BB549A" w14:textId="77777777" w:rsidR="00483C78" w:rsidRPr="00750B60" w:rsidRDefault="00483C78" w:rsidP="00483C78">
      <w:pPr>
        <w:pPrChange w:id="836" w:author="芙兰朵露" w:date="2022-05-22T01:45:00Z">
          <w:pPr>
            <w:ind w:firstLineChars="200" w:firstLine="420"/>
          </w:pPr>
        </w:pPrChange>
      </w:pPr>
      <w:r w:rsidRPr="00750B60">
        <w:rPr>
          <w:rFonts w:hint="eastAsia"/>
        </w:rPr>
        <w:t>与这人流稀少的偏僻场所</w:t>
      </w:r>
      <w:proofErr w:type="gramStart"/>
      <w:r w:rsidRPr="00750B60">
        <w:rPr>
          <w:rFonts w:hint="eastAsia"/>
        </w:rPr>
        <w:t>所</w:t>
      </w:r>
      <w:proofErr w:type="gramEnd"/>
      <w:r w:rsidRPr="00750B60">
        <w:rPr>
          <w:rFonts w:hint="eastAsia"/>
        </w:rPr>
        <w:t>不同的是，一座端庄的小镇展现在了两位的眼前。</w:t>
      </w:r>
    </w:p>
    <w:p w14:paraId="57A96964" w14:textId="77777777" w:rsidR="00483C78" w:rsidRPr="00750B60" w:rsidRDefault="00483C78" w:rsidP="00483C78">
      <w:pPr>
        <w:pPrChange w:id="837" w:author="芙兰朵露" w:date="2022-05-22T01:45:00Z">
          <w:pPr>
            <w:ind w:firstLineChars="200" w:firstLine="420"/>
          </w:pPr>
        </w:pPrChange>
      </w:pPr>
      <w:r w:rsidRPr="00750B60">
        <w:rPr>
          <w:rFonts w:hint="eastAsia"/>
        </w:rPr>
        <w:t>这是大陆上所有与道路的起始与终结。每一条道路都起源于此也终止于此。</w:t>
      </w:r>
      <w:proofErr w:type="gramStart"/>
      <w:r w:rsidRPr="00750B60">
        <w:rPr>
          <w:rFonts w:hint="eastAsia"/>
        </w:rPr>
        <w:t>导力流动</w:t>
      </w:r>
      <w:proofErr w:type="gramEnd"/>
      <w:r w:rsidRPr="00750B60">
        <w:rPr>
          <w:rFonts w:hint="eastAsia"/>
        </w:rPr>
        <w:t>的开始，也是</w:t>
      </w:r>
      <w:proofErr w:type="gramStart"/>
      <w:r w:rsidRPr="00750B60">
        <w:rPr>
          <w:rFonts w:hint="eastAsia"/>
        </w:rPr>
        <w:t>终焉的尽头</w:t>
      </w:r>
      <w:proofErr w:type="gramEnd"/>
      <w:r w:rsidRPr="00750B60">
        <w:rPr>
          <w:rFonts w:hint="eastAsia"/>
        </w:rPr>
        <w:t>。此处就是</w:t>
      </w:r>
      <w:proofErr w:type="gramStart"/>
      <w:r w:rsidRPr="00750B60">
        <w:rPr>
          <w:rFonts w:hint="eastAsia"/>
        </w:rPr>
        <w:t>含有着</w:t>
      </w:r>
      <w:proofErr w:type="gramEnd"/>
      <w:r w:rsidRPr="00750B60">
        <w:rPr>
          <w:rFonts w:hint="eastAsia"/>
        </w:rPr>
        <w:t>伟大力量</w:t>
      </w:r>
      <w:proofErr w:type="gramStart"/>
      <w:r w:rsidRPr="00750B60">
        <w:rPr>
          <w:rFonts w:hint="eastAsia"/>
        </w:rPr>
        <w:t>的导力的</w:t>
      </w:r>
      <w:proofErr w:type="gramEnd"/>
      <w:r w:rsidRPr="00750B60">
        <w:rPr>
          <w:rFonts w:hint="eastAsia"/>
        </w:rPr>
        <w:t>发源之处。</w:t>
      </w:r>
    </w:p>
    <w:p w14:paraId="193D0C2E" w14:textId="77777777" w:rsidR="00483C78" w:rsidRPr="00750B60" w:rsidRDefault="00483C78" w:rsidP="00483C78">
      <w:pPr>
        <w:pPrChange w:id="838" w:author="芙兰朵露" w:date="2022-05-22T01:45:00Z">
          <w:pPr>
            <w:ind w:firstLineChars="200" w:firstLine="420"/>
          </w:pPr>
        </w:pPrChange>
      </w:pPr>
      <w:r w:rsidRPr="00750B60">
        <w:rPr>
          <w:rFonts w:hint="eastAsia"/>
        </w:rPr>
        <w:t>圣地。</w:t>
      </w:r>
    </w:p>
    <w:p w14:paraId="5608F4EF" w14:textId="3EBE6BC2" w:rsidR="00483C78" w:rsidRPr="00750B60" w:rsidRDefault="00483C78" w:rsidP="00483C78">
      <w:pPr>
        <w:pPrChange w:id="839" w:author="芙兰朵露" w:date="2022-05-22T01:45:00Z">
          <w:pPr>
            <w:ind w:firstLineChars="200" w:firstLine="420"/>
          </w:pPr>
        </w:pPrChange>
      </w:pPr>
      <w:r w:rsidRPr="00750B60">
        <w:rPr>
          <w:rFonts w:hint="eastAsia"/>
        </w:rPr>
        <w:t>这个</w:t>
      </w:r>
      <w:ins w:id="840" w:author="芙兰朵露" w:date="2022-05-22T01:45:00Z">
        <w:r w:rsidRPr="00750B60">
          <w:rPr>
            <w:rFonts w:hint="eastAsia"/>
          </w:rPr>
          <w:t>城市</w:t>
        </w:r>
      </w:ins>
      <w:r w:rsidR="00FB62CE" w:rsidRPr="00750B60">
        <w:rPr>
          <w:rFonts w:hint="eastAsia"/>
        </w:rPr>
        <w:t>没有名字</w:t>
      </w:r>
      <w:del w:id="841" w:author="芙兰朵露" w:date="2022-05-22T01:45:00Z">
        <w:r w:rsidR="00873996">
          <w:rPr>
            <w:rFonts w:hint="eastAsia"/>
          </w:rPr>
          <w:delText>的城市</w:delText>
        </w:r>
      </w:del>
      <w:r w:rsidRPr="00750B60">
        <w:rPr>
          <w:rFonts w:hint="eastAsia"/>
        </w:rPr>
        <w:t>也没有城墙。虽说是位于未开拓领域，但是因为城市中并没有什么会被袭击的目标，所以没有修建城墙的必要。换句话说，因为没人担心城市被袭击，所以也没人主张需要修建城墙。</w:t>
      </w:r>
    </w:p>
    <w:p w14:paraId="30A965D1" w14:textId="2A38D3EF" w:rsidR="00483C78" w:rsidRPr="00750B60" w:rsidRDefault="00483C78" w:rsidP="00483C78">
      <w:pPr>
        <w:pPrChange w:id="842" w:author="芙兰朵露" w:date="2022-05-22T01:45:00Z">
          <w:pPr>
            <w:ind w:firstLineChars="200" w:firstLine="420"/>
          </w:pPr>
        </w:pPrChange>
      </w:pPr>
      <w:r w:rsidRPr="00750B60">
        <w:rPr>
          <w:rFonts w:hint="eastAsia"/>
        </w:rPr>
        <w:t>所以一眼看去，最早映入眼帘的就是欢迎着所有</w:t>
      </w:r>
      <w:del w:id="843" w:author="芙兰朵露" w:date="2022-05-22T01:45:00Z">
        <w:r w:rsidR="00873996">
          <w:rPr>
            <w:rFonts w:hint="eastAsia"/>
          </w:rPr>
          <w:delText>巡礼</w:delText>
        </w:r>
      </w:del>
      <w:ins w:id="844" w:author="芙兰朵露" w:date="2022-05-22T01:45:00Z">
        <w:r w:rsidR="004C70DD" w:rsidRPr="00750B60">
          <w:rPr>
            <w:rFonts w:hint="eastAsia"/>
          </w:rPr>
          <w:t>朝圣</w:t>
        </w:r>
      </w:ins>
      <w:r w:rsidR="004C70DD" w:rsidRPr="00750B60">
        <w:rPr>
          <w:rFonts w:hint="eastAsia"/>
        </w:rPr>
        <w:t>者</w:t>
      </w:r>
      <w:r w:rsidRPr="00750B60">
        <w:rPr>
          <w:rFonts w:hint="eastAsia"/>
        </w:rPr>
        <w:t>的广场。</w:t>
      </w:r>
    </w:p>
    <w:p w14:paraId="6DB3D977" w14:textId="493F0401" w:rsidR="00483C78" w:rsidRPr="00750B60" w:rsidRDefault="00483C78" w:rsidP="00483C78">
      <w:pPr>
        <w:pPrChange w:id="845" w:author="芙兰朵露" w:date="2022-05-22T01:45:00Z">
          <w:pPr>
            <w:ind w:firstLineChars="200" w:firstLine="420"/>
          </w:pPr>
        </w:pPrChange>
      </w:pPr>
      <w:proofErr w:type="gramStart"/>
      <w:r w:rsidRPr="00750B60">
        <w:rPr>
          <w:rFonts w:hint="eastAsia"/>
        </w:rPr>
        <w:t>这欢迎</w:t>
      </w:r>
      <w:proofErr w:type="gramEnd"/>
      <w:r w:rsidRPr="00750B60">
        <w:rPr>
          <w:rFonts w:hint="eastAsia"/>
        </w:rPr>
        <w:t>着远方来客的广场本身是一个完美的正圆，周围包围着廊柱。顺着一条大道贯穿小镇的前半部分大道看去，视线就会被引导到坐落于巨大广场中心的大圣堂。大圣堂两旁的玄关上有并排有两个像是在欢迎</w:t>
      </w:r>
      <w:r w:rsidR="004C70DD" w:rsidRPr="00750B60">
        <w:rPr>
          <w:rFonts w:hint="eastAsia"/>
        </w:rPr>
        <w:t>朝圣者</w:t>
      </w:r>
      <w:r w:rsidRPr="00750B60">
        <w:rPr>
          <w:rFonts w:hint="eastAsia"/>
        </w:rPr>
        <w:t>前来的尖塔。</w:t>
      </w:r>
    </w:p>
    <w:p w14:paraId="27AAA291" w14:textId="77777777" w:rsidR="00483C78" w:rsidRPr="00750B60" w:rsidRDefault="00483C78" w:rsidP="00483C78">
      <w:pPr>
        <w:pPrChange w:id="846" w:author="芙兰朵露" w:date="2022-05-22T01:45:00Z">
          <w:pPr>
            <w:ind w:firstLineChars="200" w:firstLine="420"/>
          </w:pPr>
        </w:pPrChange>
      </w:pPr>
      <w:r w:rsidRPr="00750B60">
        <w:rPr>
          <w:rFonts w:hint="eastAsia"/>
        </w:rPr>
        <w:t>其余的教会设施都以大圣堂为对称轴向两侧排开，这个城镇里没有任何民居，全部都是与第一身份有关的神</w:t>
      </w:r>
      <w:proofErr w:type="gramStart"/>
      <w:r w:rsidRPr="00750B60">
        <w:rPr>
          <w:rFonts w:hint="eastAsia"/>
        </w:rPr>
        <w:t>官使用</w:t>
      </w:r>
      <w:proofErr w:type="gramEnd"/>
      <w:r w:rsidRPr="00750B60">
        <w:rPr>
          <w:rFonts w:hint="eastAsia"/>
        </w:rPr>
        <w:t>的宗教设施。</w:t>
      </w:r>
    </w:p>
    <w:p w14:paraId="582B63B9" w14:textId="77777777" w:rsidR="00483C78" w:rsidRPr="00750B60" w:rsidRDefault="00483C78" w:rsidP="00483C78">
      <w:pPr>
        <w:pPrChange w:id="847" w:author="芙兰朵露" w:date="2022-05-22T01:45:00Z">
          <w:pPr>
            <w:ind w:firstLineChars="200" w:firstLine="420"/>
          </w:pPr>
        </w:pPrChange>
      </w:pPr>
      <w:r w:rsidRPr="00750B60">
        <w:rPr>
          <w:rFonts w:hint="eastAsia"/>
        </w:rPr>
        <w:t>清一色的白。</w:t>
      </w:r>
    </w:p>
    <w:p w14:paraId="139DA240" w14:textId="61274539" w:rsidR="00483C78" w:rsidRPr="00750B60" w:rsidRDefault="00483C78" w:rsidP="00483C78">
      <w:pPr>
        <w:pPrChange w:id="848" w:author="芙兰朵露" w:date="2022-05-22T01:45:00Z">
          <w:pPr>
            <w:ind w:firstLineChars="200" w:firstLine="420"/>
          </w:pPr>
        </w:pPrChange>
      </w:pPr>
      <w:r w:rsidRPr="00750B60">
        <w:rPr>
          <w:rFonts w:hint="eastAsia"/>
        </w:rPr>
        <w:t>这个边长大约仅</w:t>
      </w:r>
      <w:del w:id="849" w:author="芙兰朵露" w:date="2022-05-22T01:45:00Z">
        <w:r w:rsidR="00873996">
          <w:rPr>
            <w:rFonts w:hint="eastAsia"/>
          </w:rPr>
          <w:delText>500</w:delText>
        </w:r>
      </w:del>
      <w:ins w:id="850" w:author="芙兰朵露" w:date="2022-05-22T01:45:00Z">
        <w:r w:rsidR="00FB62CE" w:rsidRPr="00750B60">
          <w:rPr>
            <w:rFonts w:hint="eastAsia"/>
          </w:rPr>
          <w:t>五百</w:t>
        </w:r>
      </w:ins>
      <w:r w:rsidRPr="00750B60">
        <w:t>米的小镇，由精心的设计和大量的教会样式建筑共同编制出了别样的美。</w:t>
      </w:r>
    </w:p>
    <w:p w14:paraId="3A978DE6" w14:textId="77777777" w:rsidR="00743069" w:rsidRDefault="00873996">
      <w:pPr>
        <w:ind w:firstLineChars="200" w:firstLine="420"/>
        <w:rPr>
          <w:del w:id="851" w:author="芙兰朵露" w:date="2022-05-22T01:45:00Z"/>
        </w:rPr>
      </w:pPr>
      <w:del w:id="852" w:author="芙兰朵露" w:date="2022-05-22T01:45:00Z">
        <w:r>
          <w:rPr>
            <w:rFonts w:hint="eastAsia"/>
          </w:rPr>
          <w:delText>“这就是圣地吗</w:delText>
        </w:r>
        <w:r>
          <w:rPr>
            <w:rFonts w:hint="eastAsia"/>
          </w:rPr>
          <w:delText>......</w:delText>
        </w:r>
        <w:r>
          <w:rPr>
            <w:rFonts w:hint="eastAsia"/>
          </w:rPr>
          <w:delText>？”</w:delText>
        </w:r>
      </w:del>
    </w:p>
    <w:p w14:paraId="632B8380" w14:textId="77777777" w:rsidR="00743069" w:rsidRDefault="00873996">
      <w:pPr>
        <w:ind w:firstLineChars="200" w:firstLine="420"/>
        <w:rPr>
          <w:del w:id="853" w:author="芙兰朵露" w:date="2022-05-22T01:45:00Z"/>
        </w:rPr>
      </w:pPr>
      <w:del w:id="854" w:author="芙兰朵露" w:date="2022-05-22T01:45:00Z">
        <w:r>
          <w:rPr>
            <w:rFonts w:hint="eastAsia"/>
          </w:rPr>
          <w:delText>“感觉不错吧”</w:delText>
        </w:r>
      </w:del>
    </w:p>
    <w:p w14:paraId="21663643" w14:textId="0A7D3679" w:rsidR="00483C78" w:rsidRPr="00750B60" w:rsidRDefault="00483C78" w:rsidP="00483C78">
      <w:pPr>
        <w:rPr>
          <w:ins w:id="855" w:author="芙兰朵露" w:date="2022-05-22T01:45:00Z"/>
        </w:rPr>
      </w:pPr>
      <w:ins w:id="856" w:author="芙兰朵露" w:date="2022-05-22T01:45:00Z">
        <w:r w:rsidRPr="00750B60">
          <w:rPr>
            <w:rFonts w:hint="eastAsia"/>
          </w:rPr>
          <w:t>「</w:t>
        </w:r>
        <w:r w:rsidR="00785BB9" w:rsidRPr="00750B60">
          <w:rPr>
            <w:rFonts w:hint="eastAsia"/>
          </w:rPr>
          <w:t>那个吗</w:t>
        </w:r>
        <w:r w:rsidRPr="00750B60">
          <w:t>」</w:t>
        </w:r>
      </w:ins>
    </w:p>
    <w:p w14:paraId="693C66FA" w14:textId="2962576E" w:rsidR="00483C78" w:rsidRPr="00750B60" w:rsidRDefault="00483C78" w:rsidP="00483C78">
      <w:pPr>
        <w:rPr>
          <w:ins w:id="857" w:author="芙兰朵露" w:date="2022-05-22T01:45:00Z"/>
        </w:rPr>
      </w:pPr>
      <w:ins w:id="858" w:author="芙兰朵露" w:date="2022-05-22T01:45:00Z">
        <w:r w:rsidRPr="00750B60">
          <w:rPr>
            <w:rFonts w:hint="eastAsia"/>
          </w:rPr>
          <w:t>「</w:t>
        </w:r>
        <w:r w:rsidR="00785BB9" w:rsidRPr="00750B60">
          <w:rPr>
            <w:rFonts w:hint="eastAsia"/>
          </w:rPr>
          <w:t>是呢</w:t>
        </w:r>
        <w:r w:rsidRPr="00750B60">
          <w:rPr>
            <w:rFonts w:hint="eastAsia"/>
          </w:rPr>
          <w:t>」</w:t>
        </w:r>
      </w:ins>
    </w:p>
    <w:p w14:paraId="4D477F54" w14:textId="77777777" w:rsidR="00483C78" w:rsidRPr="00750B60" w:rsidRDefault="00483C78" w:rsidP="00483C78">
      <w:pPr>
        <w:pPrChange w:id="859" w:author="芙兰朵露" w:date="2022-05-22T01:45:00Z">
          <w:pPr>
            <w:ind w:firstLineChars="200" w:firstLine="420"/>
          </w:pPr>
        </w:pPrChange>
      </w:pPr>
      <w:proofErr w:type="gramStart"/>
      <w:r w:rsidRPr="00750B60">
        <w:rPr>
          <w:rFonts w:hint="eastAsia"/>
        </w:rPr>
        <w:t>茉茉</w:t>
      </w:r>
      <w:proofErr w:type="gramEnd"/>
      <w:r w:rsidRPr="00750B60">
        <w:rPr>
          <w:rFonts w:hint="eastAsia"/>
        </w:rPr>
        <w:t>对雅修娜的心中的震撼表示了赞同。</w:t>
      </w:r>
    </w:p>
    <w:p w14:paraId="4AEC92AE" w14:textId="77777777" w:rsidR="00483C78" w:rsidRPr="00750B60" w:rsidRDefault="00483C78" w:rsidP="00483C78">
      <w:pPr>
        <w:pPrChange w:id="860" w:author="芙兰朵露" w:date="2022-05-22T01:45:00Z">
          <w:pPr>
            <w:ind w:firstLineChars="200" w:firstLine="420"/>
          </w:pPr>
        </w:pPrChange>
      </w:pPr>
      <w:r w:rsidRPr="00750B60">
        <w:rPr>
          <w:rFonts w:hint="eastAsia"/>
        </w:rPr>
        <w:t>这闪耀着白色光辉的小镇，不愧是在世界各地播种信仰的圣地，拥有摄人心魄的美丽。仅仅是一瞥也会让观者感受到神圣的洗礼，越是欣赏越能让人感受到圣地本身的高洁。</w:t>
      </w:r>
    </w:p>
    <w:p w14:paraId="70C3FCE4" w14:textId="77777777" w:rsidR="00483C78" w:rsidRPr="00750B60" w:rsidRDefault="00483C78" w:rsidP="00483C78">
      <w:pPr>
        <w:pPrChange w:id="861" w:author="芙兰朵露" w:date="2022-05-22T01:45:00Z">
          <w:pPr>
            <w:ind w:firstLineChars="200" w:firstLine="420"/>
          </w:pPr>
        </w:pPrChange>
      </w:pPr>
      <w:r w:rsidRPr="00750B60">
        <w:rPr>
          <w:rFonts w:hint="eastAsia"/>
        </w:rPr>
        <w:t>无论怎样的语言来形容这座小镇都会让它失色——这座小镇的全部都</w:t>
      </w:r>
      <w:proofErr w:type="gramStart"/>
      <w:r w:rsidRPr="00750B60">
        <w:rPr>
          <w:rFonts w:hint="eastAsia"/>
        </w:rPr>
        <w:t>由导力</w:t>
      </w:r>
      <w:proofErr w:type="gramEnd"/>
      <w:r w:rsidRPr="00750B60">
        <w:rPr>
          <w:rFonts w:hint="eastAsia"/>
        </w:rPr>
        <w:t>构成。</w:t>
      </w:r>
    </w:p>
    <w:p w14:paraId="1760A244" w14:textId="77777777" w:rsidR="00743069" w:rsidRDefault="00873996">
      <w:pPr>
        <w:ind w:firstLineChars="200" w:firstLine="420"/>
        <w:rPr>
          <w:del w:id="862" w:author="芙兰朵露" w:date="2022-05-22T01:45:00Z"/>
        </w:rPr>
      </w:pPr>
      <w:del w:id="863" w:author="芙兰朵露" w:date="2022-05-22T01:45:00Z">
        <w:r>
          <w:rPr>
            <w:rFonts w:hint="eastAsia"/>
          </w:rPr>
          <w:delText>“……”</w:delText>
        </w:r>
      </w:del>
    </w:p>
    <w:p w14:paraId="29C9B54F" w14:textId="77777777" w:rsidR="00483C78" w:rsidRPr="00750B60" w:rsidRDefault="00483C78" w:rsidP="00483C78">
      <w:pPr>
        <w:rPr>
          <w:ins w:id="864" w:author="芙兰朵露" w:date="2022-05-22T01:45:00Z"/>
        </w:rPr>
      </w:pPr>
      <w:ins w:id="865" w:author="芙兰朵露" w:date="2022-05-22T01:45:00Z">
        <w:r w:rsidRPr="00750B60">
          <w:rPr>
            <w:rFonts w:hint="eastAsia"/>
          </w:rPr>
          <w:t>「……」</w:t>
        </w:r>
      </w:ins>
    </w:p>
    <w:p w14:paraId="3A3D628E" w14:textId="77777777" w:rsidR="00483C78" w:rsidRPr="00750B60" w:rsidRDefault="00483C78" w:rsidP="00483C78">
      <w:pPr>
        <w:pPrChange w:id="866" w:author="芙兰朵露" w:date="2022-05-22T01:45:00Z">
          <w:pPr>
            <w:ind w:firstLineChars="200" w:firstLine="420"/>
          </w:pPr>
        </w:pPrChange>
      </w:pPr>
      <w:r w:rsidRPr="00750B60">
        <w:rPr>
          <w:rFonts w:hint="eastAsia"/>
        </w:rPr>
        <w:t>沉默的雅修娜因为眼前</w:t>
      </w:r>
      <w:proofErr w:type="gramStart"/>
      <w:r w:rsidRPr="00750B60">
        <w:rPr>
          <w:rFonts w:hint="eastAsia"/>
        </w:rPr>
        <w:t>的导力光芒</w:t>
      </w:r>
      <w:proofErr w:type="gramEnd"/>
      <w:r w:rsidRPr="00750B60">
        <w:rPr>
          <w:rFonts w:hint="eastAsia"/>
        </w:rPr>
        <w:t>而眯起了眼睛。</w:t>
      </w:r>
    </w:p>
    <w:p w14:paraId="5FFAA6AB" w14:textId="713DB93B" w:rsidR="00483C78" w:rsidRPr="00750B60" w:rsidRDefault="00483C78" w:rsidP="00483C78">
      <w:pPr>
        <w:pPrChange w:id="867" w:author="芙兰朵露" w:date="2022-05-22T01:45:00Z">
          <w:pPr>
            <w:ind w:firstLineChars="200" w:firstLine="420"/>
          </w:pPr>
        </w:pPrChange>
      </w:pPr>
      <w:r w:rsidRPr="00750B60">
        <w:rPr>
          <w:rFonts w:hint="eastAsia"/>
        </w:rPr>
        <w:t>来到圣地的人们，无论是谁都会在此驻足。有的是被这美景而感动，有的是被到达圣地的成就感震撼，有的是对这神圣的街道入迷。</w:t>
      </w:r>
      <w:ins w:id="868" w:author="芙兰朵露" w:date="2022-05-22T01:45:00Z">
        <w:r w:rsidR="00FB4E03" w:rsidRPr="00750B60">
          <w:rPr>
            <w:rFonts w:hint="eastAsia"/>
          </w:rPr>
          <w:t>因此这里的路会稍微宽一些。</w:t>
        </w:r>
      </w:ins>
      <w:r w:rsidRPr="00750B60">
        <w:rPr>
          <w:rFonts w:hint="eastAsia"/>
        </w:rPr>
        <w:t>刚刚到达圣地的这两位</w:t>
      </w:r>
      <w:del w:id="869" w:author="芙兰朵露" w:date="2022-05-22T01:45:00Z">
        <w:r w:rsidR="00873996">
          <w:rPr>
            <w:rFonts w:hint="eastAsia"/>
          </w:rPr>
          <w:delText>巡礼</w:delText>
        </w:r>
      </w:del>
      <w:ins w:id="870" w:author="芙兰朵露" w:date="2022-05-22T01:45:00Z">
        <w:r w:rsidR="004C70DD" w:rsidRPr="00750B60">
          <w:rPr>
            <w:rFonts w:hint="eastAsia"/>
          </w:rPr>
          <w:t>朝圣</w:t>
        </w:r>
      </w:ins>
      <w:r w:rsidR="004C70DD" w:rsidRPr="00750B60">
        <w:rPr>
          <w:rFonts w:hint="eastAsia"/>
        </w:rPr>
        <w:t>者</w:t>
      </w:r>
      <w:r w:rsidRPr="00750B60">
        <w:rPr>
          <w:rFonts w:hint="eastAsia"/>
        </w:rPr>
        <w:t>也不例外，站在稍稍宽敞一点的路上从远处眺望圣地。</w:t>
      </w:r>
    </w:p>
    <w:p w14:paraId="2DD8DA18" w14:textId="67F804EB" w:rsidR="00483C78" w:rsidRPr="00750B60" w:rsidRDefault="00483C78" w:rsidP="00483C78">
      <w:pPr>
        <w:pPrChange w:id="871" w:author="芙兰朵露" w:date="2022-05-22T01:45:00Z">
          <w:pPr>
            <w:ind w:firstLineChars="200" w:firstLine="420"/>
          </w:pPr>
        </w:pPrChange>
      </w:pPr>
      <w:r w:rsidRPr="00750B60">
        <w:rPr>
          <w:rFonts w:hint="eastAsia"/>
        </w:rPr>
        <w:t>从构成城镇基础的鹅卵石开始，到排列整齐的教堂设施、圆形中央广场和标志性的大教堂，全部</w:t>
      </w:r>
      <w:r w:rsidR="00C51EFD" w:rsidRPr="00750B60">
        <w:rPr>
          <w:rFonts w:hint="eastAsia"/>
        </w:rPr>
        <w:t>都</w:t>
      </w:r>
      <w:proofErr w:type="gramStart"/>
      <w:r w:rsidR="00C51EFD" w:rsidRPr="00750B60">
        <w:rPr>
          <w:rFonts w:hint="eastAsia"/>
        </w:rPr>
        <w:t>由</w:t>
      </w:r>
      <w:ins w:id="872" w:author="芙兰朵露" w:date="2022-05-22T01:45:00Z">
        <w:r w:rsidR="00C51EFD" w:rsidRPr="00750B60">
          <w:rPr>
            <w:rFonts w:hint="eastAsia"/>
          </w:rPr>
          <w:t>魔导</w:t>
        </w:r>
        <w:proofErr w:type="gramEnd"/>
        <w:r w:rsidR="00C51EFD" w:rsidRPr="00750B60">
          <w:rPr>
            <w:rFonts w:hint="eastAsia"/>
          </w:rPr>
          <w:t>构成，</w:t>
        </w:r>
      </w:ins>
      <w:r w:rsidRPr="00750B60">
        <w:rPr>
          <w:rFonts w:hint="eastAsia"/>
        </w:rPr>
        <w:t>散发着</w:t>
      </w:r>
      <w:proofErr w:type="gramStart"/>
      <w:r w:rsidRPr="00750B60">
        <w:rPr>
          <w:rFonts w:hint="eastAsia"/>
        </w:rPr>
        <w:t>淡淡导力</w:t>
      </w:r>
      <w:proofErr w:type="gramEnd"/>
      <w:ins w:id="873" w:author="芙兰朵露" w:date="2022-05-22T01:45:00Z">
        <w:r w:rsidR="00C51EFD" w:rsidRPr="00750B60">
          <w:rPr>
            <w:rFonts w:hint="eastAsia"/>
          </w:rPr>
          <w:t>的</w:t>
        </w:r>
      </w:ins>
      <w:r w:rsidRPr="00750B60">
        <w:rPr>
          <w:rFonts w:hint="eastAsia"/>
        </w:rPr>
        <w:t>磷光</w:t>
      </w:r>
      <w:del w:id="874" w:author="芙兰朵露" w:date="2022-05-22T01:45:00Z">
        <w:r w:rsidR="00873996">
          <w:rPr>
            <w:rFonts w:hint="eastAsia"/>
          </w:rPr>
          <w:delText>的魔导构成</w:delText>
        </w:r>
      </w:del>
      <w:r w:rsidRPr="00750B60">
        <w:rPr>
          <w:rFonts w:hint="eastAsia"/>
        </w:rPr>
        <w:t>。</w:t>
      </w:r>
    </w:p>
    <w:p w14:paraId="73339ABD" w14:textId="30E18835" w:rsidR="00483C78" w:rsidRPr="00750B60" w:rsidRDefault="00873996" w:rsidP="00483C78">
      <w:pPr>
        <w:pPrChange w:id="875" w:author="芙兰朵露" w:date="2022-05-22T01:45:00Z">
          <w:pPr>
            <w:ind w:firstLineChars="200" w:firstLine="420"/>
          </w:pPr>
        </w:pPrChange>
      </w:pPr>
      <w:del w:id="876" w:author="芙兰朵露" w:date="2022-05-22T01:45:00Z">
        <w:r>
          <w:rPr>
            <w:rFonts w:hint="eastAsia"/>
          </w:rPr>
          <w:delText>这就是</w:delText>
        </w:r>
      </w:del>
      <w:r w:rsidR="00483C78" w:rsidRPr="00750B60">
        <w:rPr>
          <w:rFonts w:hint="eastAsia"/>
        </w:rPr>
        <w:t>据说千年前毁灭的古代文明唯一幸存的城镇，也是现代</w:t>
      </w:r>
      <w:proofErr w:type="gramStart"/>
      <w:r w:rsidR="00483C78" w:rsidRPr="00750B60">
        <w:rPr>
          <w:rFonts w:hint="eastAsia"/>
        </w:rPr>
        <w:t>导力文明</w:t>
      </w:r>
      <w:proofErr w:type="gramEnd"/>
      <w:r w:rsidR="00483C78" w:rsidRPr="00750B60">
        <w:rPr>
          <w:rFonts w:hint="eastAsia"/>
        </w:rPr>
        <w:t>的发源之地。</w:t>
      </w:r>
    </w:p>
    <w:p w14:paraId="1DC44491" w14:textId="77777777" w:rsidR="00483C78" w:rsidRPr="00750B60" w:rsidRDefault="00483C78" w:rsidP="00483C78">
      <w:pPr>
        <w:pPrChange w:id="877" w:author="芙兰朵露" w:date="2022-05-22T01:45:00Z">
          <w:pPr>
            <w:ind w:firstLineChars="200" w:firstLine="420"/>
          </w:pPr>
        </w:pPrChange>
      </w:pPr>
      <w:r w:rsidRPr="00750B60">
        <w:rPr>
          <w:rFonts w:hint="eastAsia"/>
        </w:rPr>
        <w:t>人口仅有千人。</w:t>
      </w:r>
    </w:p>
    <w:p w14:paraId="0D87248D" w14:textId="62898DE6" w:rsidR="00483C78" w:rsidRPr="00750B60" w:rsidRDefault="00873996" w:rsidP="00483C78">
      <w:pPr>
        <w:pPrChange w:id="878" w:author="芙兰朵露" w:date="2022-05-22T01:45:00Z">
          <w:pPr>
            <w:ind w:firstLineChars="200" w:firstLine="420"/>
          </w:pPr>
        </w:pPrChange>
      </w:pPr>
      <w:del w:id="879" w:author="芙兰朵露" w:date="2022-05-22T01:45:00Z">
        <w:r>
          <w:rPr>
            <w:rFonts w:hint="eastAsia"/>
          </w:rPr>
          <w:delText>被允许</w:delText>
        </w:r>
      </w:del>
      <w:r w:rsidR="00483C78" w:rsidRPr="00750B60">
        <w:rPr>
          <w:rFonts w:hint="eastAsia"/>
        </w:rPr>
        <w:t>登记在册的</w:t>
      </w:r>
      <w:del w:id="880" w:author="芙兰朵露" w:date="2022-05-22T01:45:00Z">
        <w:r>
          <w:rPr>
            <w:rFonts w:hint="eastAsia"/>
          </w:rPr>
          <w:delText>住民</w:delText>
        </w:r>
      </w:del>
      <w:ins w:id="881" w:author="芙兰朵露" w:date="2022-05-22T01:45:00Z">
        <w:r w:rsidR="00FB4E03" w:rsidRPr="00750B60">
          <w:rPr>
            <w:rFonts w:hint="eastAsia"/>
          </w:rPr>
          <w:t>居民</w:t>
        </w:r>
      </w:ins>
      <w:r w:rsidR="00483C78" w:rsidRPr="00750B60">
        <w:rPr>
          <w:rFonts w:hint="eastAsia"/>
        </w:rPr>
        <w:t>全都是第一身份的神官。</w:t>
      </w:r>
    </w:p>
    <w:p w14:paraId="1491FFB4" w14:textId="6FFEC9C2" w:rsidR="00483C78" w:rsidRPr="00750B60" w:rsidRDefault="00483C78" w:rsidP="00483C78">
      <w:pPr>
        <w:pPrChange w:id="882" w:author="芙兰朵露" w:date="2022-05-22T01:45:00Z">
          <w:pPr>
            <w:ind w:firstLineChars="200" w:firstLine="420"/>
          </w:pPr>
        </w:pPrChange>
      </w:pPr>
      <w:r w:rsidRPr="00750B60">
        <w:rPr>
          <w:rFonts w:hint="eastAsia"/>
        </w:rPr>
        <w:t>除了</w:t>
      </w:r>
      <w:del w:id="883" w:author="芙兰朵露" w:date="2022-05-22T01:45:00Z">
        <w:r w:rsidR="00873996">
          <w:rPr>
            <w:rFonts w:hint="eastAsia"/>
          </w:rPr>
          <w:delText>因</w:delText>
        </w:r>
      </w:del>
      <w:r w:rsidRPr="00750B60">
        <w:rPr>
          <w:rFonts w:hint="eastAsia"/>
        </w:rPr>
        <w:t>巡礼</w:t>
      </w:r>
      <w:del w:id="884" w:author="芙兰朵露" w:date="2022-05-22T01:45:00Z">
        <w:r w:rsidR="00873996">
          <w:rPr>
            <w:rFonts w:hint="eastAsia"/>
          </w:rPr>
          <w:delText>而</w:delText>
        </w:r>
      </w:del>
      <w:r w:rsidRPr="00750B60">
        <w:rPr>
          <w:rFonts w:hint="eastAsia"/>
        </w:rPr>
        <w:t>到访的信徒以外，这个城市里</w:t>
      </w:r>
      <w:del w:id="885" w:author="芙兰朵露" w:date="2022-05-22T01:45:00Z">
        <w:r w:rsidR="00873996">
          <w:rPr>
            <w:rFonts w:hint="eastAsia"/>
          </w:rPr>
          <w:delText>不要说</w:delText>
        </w:r>
      </w:del>
      <w:ins w:id="886" w:author="芙兰朵露" w:date="2022-05-22T01:45:00Z">
        <w:r w:rsidR="00C51EFD" w:rsidRPr="00750B60">
          <w:rPr>
            <w:rFonts w:hint="eastAsia"/>
          </w:rPr>
          <w:t>不存在</w:t>
        </w:r>
      </w:ins>
      <w:r w:rsidRPr="00750B60">
        <w:rPr>
          <w:rFonts w:hint="eastAsia"/>
        </w:rPr>
        <w:t>第三身份，</w:t>
      </w:r>
      <w:del w:id="887" w:author="芙兰朵露" w:date="2022-05-22T01:45:00Z">
        <w:r w:rsidR="00873996">
          <w:rPr>
            <w:rFonts w:hint="eastAsia"/>
          </w:rPr>
          <w:delText>就连</w:delText>
        </w:r>
      </w:del>
      <w:ins w:id="888" w:author="芙兰朵露" w:date="2022-05-22T01:45:00Z">
        <w:r w:rsidR="00C51EFD" w:rsidRPr="00750B60">
          <w:rPr>
            <w:rFonts w:hint="eastAsia"/>
          </w:rPr>
          <w:t>也不存在</w:t>
        </w:r>
      </w:ins>
      <w:r w:rsidRPr="00750B60">
        <w:rPr>
          <w:rFonts w:hint="eastAsia"/>
        </w:rPr>
        <w:t>第二身份</w:t>
      </w:r>
      <w:del w:id="889" w:author="芙兰朵露" w:date="2022-05-22T01:45:00Z">
        <w:r w:rsidR="00873996">
          <w:rPr>
            <w:rFonts w:hint="eastAsia"/>
          </w:rPr>
          <w:delText>的人也不存在</w:delText>
        </w:r>
      </w:del>
      <w:r w:rsidRPr="00750B60">
        <w:rPr>
          <w:rFonts w:hint="eastAsia"/>
        </w:rPr>
        <w:t>。</w:t>
      </w:r>
    </w:p>
    <w:p w14:paraId="400B64FF" w14:textId="1C8F034D" w:rsidR="00483C78" w:rsidRPr="00750B60" w:rsidRDefault="00483C78" w:rsidP="00483C78">
      <w:pPr>
        <w:pPrChange w:id="890" w:author="芙兰朵露" w:date="2022-05-22T01:45:00Z">
          <w:pPr>
            <w:ind w:firstLineChars="200" w:firstLine="420"/>
          </w:pPr>
        </w:pPrChange>
      </w:pPr>
      <w:r w:rsidRPr="00750B60">
        <w:rPr>
          <w:rFonts w:hint="eastAsia"/>
        </w:rPr>
        <w:t>这个世界的人们如果说到圣地，那就是在说这处地方。它这种独一无二的地位，甚至不需要</w:t>
      </w:r>
      <w:del w:id="891" w:author="芙兰朵露" w:date="2022-05-22T01:45:00Z">
        <w:r w:rsidR="00873996">
          <w:rPr>
            <w:rFonts w:hint="eastAsia"/>
          </w:rPr>
          <w:delText>取名指代</w:delText>
        </w:r>
      </w:del>
      <w:ins w:id="892" w:author="芙兰朵露" w:date="2022-05-22T01:45:00Z">
        <w:r w:rsidR="00557125" w:rsidRPr="00750B60">
          <w:rPr>
            <w:rFonts w:hint="eastAsia"/>
          </w:rPr>
          <w:t>特指是哪里</w:t>
        </w:r>
      </w:ins>
      <w:r w:rsidRPr="00750B60">
        <w:rPr>
          <w:rFonts w:hint="eastAsia"/>
        </w:rPr>
        <w:t>。</w:t>
      </w:r>
    </w:p>
    <w:p w14:paraId="102E64DB" w14:textId="357E6323" w:rsidR="00483C78" w:rsidRPr="00750B60" w:rsidRDefault="00557125" w:rsidP="00483C78">
      <w:pPr>
        <w:pPrChange w:id="893" w:author="芙兰朵露" w:date="2022-05-22T01:45:00Z">
          <w:pPr>
            <w:ind w:firstLineChars="200" w:firstLine="420"/>
          </w:pPr>
        </w:pPrChange>
      </w:pPr>
      <w:ins w:id="894" w:author="芙兰朵露" w:date="2022-05-22T01:45:00Z">
        <w:r w:rsidRPr="00750B60">
          <w:rPr>
            <w:rFonts w:hint="eastAsia"/>
          </w:rPr>
          <w:t>这是座</w:t>
        </w:r>
      </w:ins>
      <w:r w:rsidR="00483C78" w:rsidRPr="00750B60">
        <w:rPr>
          <w:rFonts w:hint="eastAsia"/>
        </w:rPr>
        <w:t>小巧得惹人怜爱，干净得没有一丝污垢，只看一眼便能感受到其中神秘的小镇。</w:t>
      </w:r>
      <w:del w:id="895" w:author="芙兰朵露" w:date="2022-05-22T01:45:00Z">
        <w:r w:rsidR="00873996">
          <w:delText>这种会让</w:delText>
        </w:r>
      </w:del>
      <w:r w:rsidRPr="00750B60">
        <w:rPr>
          <w:rFonts w:hint="eastAsia"/>
        </w:rPr>
        <w:t>虔诚的信徒</w:t>
      </w:r>
      <w:ins w:id="896" w:author="芙兰朵露" w:date="2022-05-22T01:45:00Z">
        <w:r w:rsidR="00483C78" w:rsidRPr="00750B60">
          <w:rPr>
            <w:rFonts w:hint="eastAsia"/>
          </w:rPr>
          <w:t>会</w:t>
        </w:r>
        <w:r w:rsidRPr="00750B60">
          <w:rPr>
            <w:rFonts w:hint="eastAsia"/>
          </w:rPr>
          <w:t>为此</w:t>
        </w:r>
      </w:ins>
      <w:r w:rsidR="00483C78" w:rsidRPr="00750B60">
        <w:rPr>
          <w:rFonts w:hint="eastAsia"/>
        </w:rPr>
        <w:t>跪倒在地，为之热泪盈眶的光景面前，雅修娜悠然地活动了一下肩膀，小声地说出了自己的感想。</w:t>
      </w:r>
    </w:p>
    <w:p w14:paraId="5EDFCD58" w14:textId="4913D4BD" w:rsidR="00483C78" w:rsidRPr="00750B60" w:rsidRDefault="00873996" w:rsidP="00483C78">
      <w:pPr>
        <w:pPrChange w:id="897" w:author="芙兰朵露" w:date="2022-05-22T01:45:00Z">
          <w:pPr>
            <w:ind w:firstLineChars="200" w:firstLine="420"/>
          </w:pPr>
        </w:pPrChange>
      </w:pPr>
      <w:del w:id="898" w:author="芙兰朵露" w:date="2022-05-22T01:45:00Z">
        <w:r>
          <w:rPr>
            <w:rFonts w:hint="eastAsia"/>
          </w:rPr>
          <w:delText>“</w:delText>
        </w:r>
      </w:del>
      <w:ins w:id="899" w:author="芙兰朵露" w:date="2022-05-22T01:45:00Z">
        <w:r w:rsidR="00483C78" w:rsidRPr="00750B60">
          <w:rPr>
            <w:rFonts w:hint="eastAsia"/>
          </w:rPr>
          <w:t>「</w:t>
        </w:r>
      </w:ins>
      <w:r w:rsidR="00483C78" w:rsidRPr="00750B60">
        <w:rPr>
          <w:rFonts w:hint="eastAsia"/>
        </w:rPr>
        <w:t>我好像</w:t>
      </w:r>
      <w:del w:id="900" w:author="芙兰朵露" w:date="2022-05-22T01:45:00Z">
        <w:r>
          <w:rPr>
            <w:rFonts w:hint="eastAsia"/>
          </w:rPr>
          <w:delText>见过这个地方”</w:delText>
        </w:r>
      </w:del>
      <w:ins w:id="901" w:author="芙兰朵露" w:date="2022-05-22T01:45:00Z">
        <w:r w:rsidR="00557125" w:rsidRPr="00750B60">
          <w:rPr>
            <w:rFonts w:hint="eastAsia"/>
          </w:rPr>
          <w:t>对这里有印象</w:t>
        </w:r>
        <w:r w:rsidR="00483C78" w:rsidRPr="00750B60">
          <w:rPr>
            <w:rFonts w:hint="eastAsia"/>
          </w:rPr>
          <w:t>」</w:t>
        </w:r>
      </w:ins>
    </w:p>
    <w:p w14:paraId="4AD5941E" w14:textId="437669E8" w:rsidR="00483C78" w:rsidRPr="00750B60" w:rsidRDefault="00873996" w:rsidP="00483C78">
      <w:pPr>
        <w:pPrChange w:id="902" w:author="芙兰朵露" w:date="2022-05-22T01:45:00Z">
          <w:pPr>
            <w:ind w:firstLineChars="200" w:firstLine="420"/>
          </w:pPr>
        </w:pPrChange>
      </w:pPr>
      <w:del w:id="903" w:author="芙兰朵露" w:date="2022-05-22T01:45:00Z">
        <w:r>
          <w:rPr>
            <w:rFonts w:hint="eastAsia"/>
          </w:rPr>
          <w:delText>“</w:delText>
        </w:r>
      </w:del>
      <w:ins w:id="904" w:author="芙兰朵露" w:date="2022-05-22T01:45:00Z">
        <w:r w:rsidR="00483C78" w:rsidRPr="00750B60">
          <w:rPr>
            <w:rFonts w:hint="eastAsia"/>
          </w:rPr>
          <w:t>「</w:t>
        </w:r>
      </w:ins>
      <w:r w:rsidR="00483C78" w:rsidRPr="00750B60">
        <w:rPr>
          <w:rFonts w:hint="eastAsia"/>
        </w:rPr>
        <w:t>哈？！这可是圣地哦？不会有和这里相似的地方的</w:t>
      </w:r>
      <w:del w:id="905" w:author="芙兰朵露" w:date="2022-05-22T01:45:00Z">
        <w:r>
          <w:rPr>
            <w:rFonts w:hint="eastAsia"/>
          </w:rPr>
          <w:delText>。”</w:delText>
        </w:r>
      </w:del>
      <w:ins w:id="906" w:author="芙兰朵露" w:date="2022-05-22T01:45:00Z">
        <w:r w:rsidR="00483C78" w:rsidRPr="00750B60">
          <w:rPr>
            <w:rFonts w:hint="eastAsia"/>
          </w:rPr>
          <w:t>」</w:t>
        </w:r>
      </w:ins>
    </w:p>
    <w:p w14:paraId="7EA012FE" w14:textId="77777777" w:rsidR="00483C78" w:rsidRPr="00750B60" w:rsidRDefault="00483C78" w:rsidP="00483C78">
      <w:pPr>
        <w:pPrChange w:id="907" w:author="芙兰朵露" w:date="2022-05-22T01:45:00Z">
          <w:pPr>
            <w:ind w:firstLineChars="200" w:firstLine="420"/>
          </w:pPr>
        </w:pPrChange>
      </w:pPr>
      <w:r w:rsidRPr="00750B60">
        <w:rPr>
          <w:rFonts w:hint="eastAsia"/>
        </w:rPr>
        <w:t>雅修娜应该是第一次来到圣地。而且大陆中也不存在像圣地一样全部</w:t>
      </w:r>
      <w:proofErr w:type="gramStart"/>
      <w:r w:rsidRPr="00750B60">
        <w:rPr>
          <w:rFonts w:hint="eastAsia"/>
        </w:rPr>
        <w:t>由魔导构成</w:t>
      </w:r>
      <w:proofErr w:type="gramEnd"/>
      <w:r w:rsidRPr="00750B60">
        <w:rPr>
          <w:rFonts w:hint="eastAsia"/>
        </w:rPr>
        <w:t>的城市。</w:t>
      </w:r>
    </w:p>
    <w:p w14:paraId="5E05A125" w14:textId="55DCFCC4" w:rsidR="00483C78" w:rsidRPr="00750B60" w:rsidRDefault="00873996" w:rsidP="00483C78">
      <w:pPr>
        <w:pPrChange w:id="908" w:author="芙兰朵露" w:date="2022-05-22T01:45:00Z">
          <w:pPr>
            <w:ind w:firstLineChars="200" w:firstLine="420"/>
          </w:pPr>
        </w:pPrChange>
      </w:pPr>
      <w:del w:id="909" w:author="芙兰朵露" w:date="2022-05-22T01:45:00Z">
        <w:r>
          <w:rPr>
            <w:rFonts w:hint="eastAsia"/>
          </w:rPr>
          <w:delText>在</w:delText>
        </w:r>
      </w:del>
      <w:ins w:id="910" w:author="芙兰朵露" w:date="2022-05-22T01:45:00Z">
        <w:r w:rsidR="00557125" w:rsidRPr="00750B60">
          <w:rPr>
            <w:rFonts w:hint="eastAsia"/>
          </w:rPr>
          <w:t>面对</w:t>
        </w:r>
      </w:ins>
      <w:proofErr w:type="gramStart"/>
      <w:r w:rsidR="00483C78" w:rsidRPr="00750B60">
        <w:rPr>
          <w:rFonts w:hint="eastAsia"/>
        </w:rPr>
        <w:t>茉茉</w:t>
      </w:r>
      <w:proofErr w:type="gramEnd"/>
      <w:del w:id="911" w:author="芙兰朵露" w:date="2022-05-22T01:45:00Z">
        <w:r>
          <w:rPr>
            <w:rFonts w:hint="eastAsia"/>
          </w:rPr>
          <w:delText>迷惑</w:delText>
        </w:r>
      </w:del>
      <w:r w:rsidR="00557125" w:rsidRPr="00750B60">
        <w:rPr>
          <w:rFonts w:hint="eastAsia"/>
        </w:rPr>
        <w:t>的</w:t>
      </w:r>
      <w:del w:id="912" w:author="芙兰朵露" w:date="2022-05-22T01:45:00Z">
        <w:r>
          <w:rPr>
            <w:rFonts w:hint="eastAsia"/>
          </w:rPr>
          <w:delText>眼前</w:delText>
        </w:r>
      </w:del>
      <w:ins w:id="913" w:author="芙兰朵露" w:date="2022-05-22T01:45:00Z">
        <w:r w:rsidR="00557125" w:rsidRPr="00750B60">
          <w:rPr>
            <w:rFonts w:hint="eastAsia"/>
          </w:rPr>
          <w:t>困惑</w:t>
        </w:r>
      </w:ins>
      <w:r w:rsidR="00483C78" w:rsidRPr="00750B60">
        <w:rPr>
          <w:rFonts w:hint="eastAsia"/>
        </w:rPr>
        <w:t>，雅修娜再一次说出了充满自信的论断。</w:t>
      </w:r>
    </w:p>
    <w:p w14:paraId="1903E07C" w14:textId="556B6602" w:rsidR="00483C78" w:rsidRPr="00750B60" w:rsidRDefault="00873996" w:rsidP="00483C78">
      <w:pPr>
        <w:pPrChange w:id="914" w:author="芙兰朵露" w:date="2022-05-22T01:45:00Z">
          <w:pPr>
            <w:ind w:firstLineChars="200" w:firstLine="420"/>
          </w:pPr>
        </w:pPrChange>
      </w:pPr>
      <w:del w:id="915" w:author="芙兰朵露" w:date="2022-05-22T01:45:00Z">
        <w:r>
          <w:rPr>
            <w:rFonts w:hint="eastAsia"/>
          </w:rPr>
          <w:delText>“毫无疑问</w:delText>
        </w:r>
      </w:del>
      <w:ins w:id="916" w:author="芙兰朵露" w:date="2022-05-22T01:45:00Z">
        <w:r w:rsidR="00483C78" w:rsidRPr="00750B60">
          <w:rPr>
            <w:rFonts w:hint="eastAsia"/>
          </w:rPr>
          <w:t>「</w:t>
        </w:r>
        <w:r w:rsidR="00557125" w:rsidRPr="00750B60">
          <w:rPr>
            <w:rFonts w:hint="eastAsia"/>
          </w:rPr>
          <w:t>不，我没弄错</w:t>
        </w:r>
      </w:ins>
      <w:r w:rsidR="00483C78" w:rsidRPr="00750B60">
        <w:rPr>
          <w:rFonts w:hint="eastAsia"/>
        </w:rPr>
        <w:t>。那边的那块地方，和在利贝尔的时候梅诺发动的</w:t>
      </w:r>
      <w:proofErr w:type="gramStart"/>
      <w:r w:rsidR="00483C78" w:rsidRPr="00750B60">
        <w:rPr>
          <w:rFonts w:hint="eastAsia"/>
        </w:rPr>
        <w:t>魔导非常</w:t>
      </w:r>
      <w:proofErr w:type="gramEnd"/>
      <w:r w:rsidR="00483C78" w:rsidRPr="00750B60">
        <w:rPr>
          <w:rFonts w:hint="eastAsia"/>
        </w:rPr>
        <w:t>像</w:t>
      </w:r>
      <w:del w:id="917" w:author="芙兰朵露" w:date="2022-05-22T01:45:00Z">
        <w:r>
          <w:rPr>
            <w:rFonts w:hint="eastAsia"/>
          </w:rPr>
          <w:delText>”</w:delText>
        </w:r>
      </w:del>
      <w:ins w:id="918" w:author="芙兰朵露" w:date="2022-05-22T01:45:00Z">
        <w:r w:rsidR="00483C78" w:rsidRPr="00750B60">
          <w:rPr>
            <w:rFonts w:hint="eastAsia"/>
          </w:rPr>
          <w:t>」</w:t>
        </w:r>
      </w:ins>
    </w:p>
    <w:p w14:paraId="44C7B8EF" w14:textId="77777777" w:rsidR="00483C78" w:rsidRPr="00750B60" w:rsidRDefault="00483C78" w:rsidP="00483C78">
      <w:pPr>
        <w:pPrChange w:id="919" w:author="芙兰朵露" w:date="2022-05-22T01:45:00Z">
          <w:pPr>
            <w:ind w:firstLineChars="200" w:firstLine="420"/>
          </w:pPr>
        </w:pPrChange>
      </w:pPr>
      <w:r w:rsidRPr="00750B60">
        <w:rPr>
          <w:rFonts w:hint="eastAsia"/>
        </w:rPr>
        <w:t>梅诺曾在利贝尔发动的教会</w:t>
      </w:r>
      <w:proofErr w:type="gramStart"/>
      <w:r w:rsidRPr="00750B60">
        <w:rPr>
          <w:rFonts w:hint="eastAsia"/>
        </w:rPr>
        <w:t>式魔导结界</w:t>
      </w:r>
      <w:proofErr w:type="gramEnd"/>
      <w:r w:rsidRPr="00750B60">
        <w:rPr>
          <w:rFonts w:hint="eastAsia"/>
        </w:rPr>
        <w:t>。是当时为了封印</w:t>
      </w:r>
      <w:proofErr w:type="gramStart"/>
      <w:r w:rsidRPr="00750B60">
        <w:rPr>
          <w:rFonts w:hint="eastAsia"/>
        </w:rPr>
        <w:t>万魔殿</w:t>
      </w:r>
      <w:proofErr w:type="gramEnd"/>
      <w:r w:rsidRPr="00750B60">
        <w:rPr>
          <w:rFonts w:hint="eastAsia"/>
        </w:rPr>
        <w:t>而使用的魔导。</w:t>
      </w:r>
    </w:p>
    <w:p w14:paraId="3D0E7208" w14:textId="77777777" w:rsidR="00483C78" w:rsidRPr="00750B60" w:rsidRDefault="00483C78" w:rsidP="00483C78">
      <w:pPr>
        <w:pPrChange w:id="920" w:author="芙兰朵露" w:date="2022-05-22T01:45:00Z">
          <w:pPr>
            <w:ind w:firstLineChars="200" w:firstLine="420"/>
          </w:pPr>
        </w:pPrChange>
      </w:pPr>
      <w:r w:rsidRPr="00750B60">
        <w:rPr>
          <w:rFonts w:hint="eastAsia"/>
        </w:rPr>
        <w:t>虽然规模上完全不能相比，但是确实城镇的一部分与梅诺发动的</w:t>
      </w:r>
      <w:proofErr w:type="gramStart"/>
      <w:r w:rsidRPr="00750B60">
        <w:rPr>
          <w:rFonts w:hint="eastAsia"/>
        </w:rPr>
        <w:t>教典魔导非常</w:t>
      </w:r>
      <w:proofErr w:type="gramEnd"/>
      <w:r w:rsidRPr="00750B60">
        <w:rPr>
          <w:rFonts w:hint="eastAsia"/>
        </w:rPr>
        <w:t>相似。</w:t>
      </w:r>
    </w:p>
    <w:p w14:paraId="6E396223" w14:textId="14353C36" w:rsidR="00483C78" w:rsidRPr="00750B60" w:rsidRDefault="00483C78" w:rsidP="00483C78">
      <w:pPr>
        <w:pPrChange w:id="921" w:author="芙兰朵露" w:date="2022-05-22T01:45:00Z">
          <w:pPr>
            <w:ind w:firstLineChars="200" w:firstLine="420"/>
          </w:pPr>
        </w:pPrChange>
      </w:pPr>
      <w:r w:rsidRPr="00750B60">
        <w:rPr>
          <w:rFonts w:hint="eastAsia"/>
        </w:rPr>
        <w:t>那时由于与</w:t>
      </w:r>
      <w:proofErr w:type="gramStart"/>
      <w:r w:rsidRPr="00750B60">
        <w:rPr>
          <w:rFonts w:hint="eastAsia"/>
        </w:rPr>
        <w:t>万魔殿战斗</w:t>
      </w:r>
      <w:proofErr w:type="gramEnd"/>
      <w:ins w:id="922" w:author="芙兰朵露" w:date="2022-05-22T01:45:00Z">
        <w:r w:rsidR="00557125" w:rsidRPr="00750B60">
          <w:rPr>
            <w:rFonts w:hint="eastAsia"/>
          </w:rPr>
          <w:t>时</w:t>
        </w:r>
      </w:ins>
      <w:r w:rsidRPr="00750B60">
        <w:rPr>
          <w:rFonts w:hint="eastAsia"/>
        </w:rPr>
        <w:t>中毒而不得不接受治疗</w:t>
      </w:r>
      <w:del w:id="923" w:author="芙兰朵露" w:date="2022-05-22T01:45:00Z">
        <w:r w:rsidR="00873996">
          <w:rPr>
            <w:rFonts w:hint="eastAsia"/>
          </w:rPr>
          <w:delText>而</w:delText>
        </w:r>
      </w:del>
      <w:ins w:id="924" w:author="芙兰朵露" w:date="2022-05-22T01:45:00Z">
        <w:r w:rsidR="00557125" w:rsidRPr="00750B60">
          <w:rPr>
            <w:rFonts w:hint="eastAsia"/>
          </w:rPr>
          <w:t>，从</w:t>
        </w:r>
        <w:r w:rsidRPr="00750B60">
          <w:rPr>
            <w:rFonts w:hint="eastAsia"/>
          </w:rPr>
          <w:t>而</w:t>
        </w:r>
      </w:ins>
      <w:r w:rsidRPr="00750B60">
        <w:rPr>
          <w:rFonts w:hint="eastAsia"/>
        </w:rPr>
        <w:t>未能见到那一幕大战的</w:t>
      </w:r>
      <w:proofErr w:type="gramStart"/>
      <w:r w:rsidRPr="00750B60">
        <w:rPr>
          <w:rFonts w:hint="eastAsia"/>
        </w:rPr>
        <w:t>茉茉</w:t>
      </w:r>
      <w:proofErr w:type="gramEnd"/>
      <w:r w:rsidRPr="00750B60">
        <w:rPr>
          <w:rFonts w:hint="eastAsia"/>
        </w:rPr>
        <w:t>恍然大悟，点了点头。</w:t>
      </w:r>
    </w:p>
    <w:p w14:paraId="2A76D2A0" w14:textId="1EA05FDE" w:rsidR="00483C78" w:rsidRPr="00750B60" w:rsidRDefault="00873996" w:rsidP="00483C78">
      <w:pPr>
        <w:pPrChange w:id="925" w:author="芙兰朵露" w:date="2022-05-22T01:45:00Z">
          <w:pPr>
            <w:ind w:firstLineChars="200" w:firstLine="420"/>
          </w:pPr>
        </w:pPrChange>
      </w:pPr>
      <w:del w:id="926" w:author="芙兰朵露" w:date="2022-05-22T01:45:00Z">
        <w:r>
          <w:rPr>
            <w:rFonts w:hint="eastAsia"/>
          </w:rPr>
          <w:delText>“</w:delText>
        </w:r>
      </w:del>
      <w:ins w:id="927" w:author="芙兰朵露" w:date="2022-05-22T01:45:00Z">
        <w:r w:rsidR="00483C78" w:rsidRPr="00750B60">
          <w:rPr>
            <w:rFonts w:hint="eastAsia"/>
          </w:rPr>
          <w:t>「</w:t>
        </w:r>
      </w:ins>
      <w:r w:rsidR="00483C78" w:rsidRPr="00750B60">
        <w:rPr>
          <w:rFonts w:hint="eastAsia"/>
        </w:rPr>
        <w:t>这样说的话，前辈如果能利用地脉</w:t>
      </w:r>
      <w:proofErr w:type="gramStart"/>
      <w:r w:rsidR="00483C78" w:rsidRPr="00750B60">
        <w:rPr>
          <w:rFonts w:hint="eastAsia"/>
        </w:rPr>
        <w:t>的导力的话</w:t>
      </w:r>
      <w:proofErr w:type="gramEnd"/>
      <w:r w:rsidR="00483C78" w:rsidRPr="00750B60">
        <w:rPr>
          <w:rFonts w:hint="eastAsia"/>
        </w:rPr>
        <w:t>确实可以独自发动教会</w:t>
      </w:r>
      <w:proofErr w:type="gramStart"/>
      <w:r w:rsidR="00483C78" w:rsidRPr="00750B60">
        <w:rPr>
          <w:rFonts w:hint="eastAsia"/>
        </w:rPr>
        <w:t>式结界</w:t>
      </w:r>
      <w:proofErr w:type="gramEnd"/>
      <w:r w:rsidR="00483C78" w:rsidRPr="00750B60">
        <w:rPr>
          <w:rFonts w:hint="eastAsia"/>
        </w:rPr>
        <w:t>。因为威力过于夸张而不能轻易发动呢</w:t>
      </w:r>
      <w:del w:id="928" w:author="芙兰朵露" w:date="2022-05-22T01:45:00Z">
        <w:r>
          <w:rPr>
            <w:rFonts w:hint="eastAsia"/>
          </w:rPr>
          <w:delText>......</w:delText>
        </w:r>
      </w:del>
      <w:ins w:id="929" w:author="芙兰朵露" w:date="2022-05-22T01:45:00Z">
        <w:r w:rsidR="00675838" w:rsidRPr="00750B60">
          <w:t>……</w:t>
        </w:r>
      </w:ins>
      <w:r w:rsidR="00483C78" w:rsidRPr="00750B60">
        <w:t>公</w:t>
      </w:r>
      <w:proofErr w:type="gramStart"/>
      <w:r w:rsidR="00483C78" w:rsidRPr="00750B60">
        <w:t>啾</w:t>
      </w:r>
      <w:proofErr w:type="gramEnd"/>
      <w:r w:rsidR="00483C78" w:rsidRPr="00750B60">
        <w:t>大人，</w:t>
      </w:r>
      <w:ins w:id="930" w:author="芙兰朵露" w:date="2022-05-22T01:45:00Z">
        <w:r w:rsidR="00483C78" w:rsidRPr="00750B60">
          <w:t>你</w:t>
        </w:r>
        <w:r w:rsidR="00E04C32" w:rsidRPr="00750B60">
          <w:rPr>
            <w:rFonts w:hint="eastAsia"/>
          </w:rPr>
          <w:t>是</w:t>
        </w:r>
      </w:ins>
      <w:r w:rsidR="00E04C32" w:rsidRPr="00750B60">
        <w:rPr>
          <w:rFonts w:hint="eastAsia"/>
        </w:rPr>
        <w:t>那时候</w:t>
      </w:r>
      <w:del w:id="931" w:author="芙兰朵露" w:date="2022-05-22T01:45:00Z">
        <w:r>
          <w:rPr>
            <w:rFonts w:hint="eastAsia"/>
          </w:rPr>
          <w:delText>你确实有机会</w:delText>
        </w:r>
      </w:del>
      <w:r w:rsidR="00483C78" w:rsidRPr="00750B60">
        <w:t>看到</w:t>
      </w:r>
      <w:del w:id="932" w:author="芙兰朵露" w:date="2022-05-22T01:45:00Z">
        <w:r>
          <w:rPr>
            <w:rFonts w:hint="eastAsia"/>
          </w:rPr>
          <w:delText>它”</w:delText>
        </w:r>
      </w:del>
      <w:ins w:id="933" w:author="芙兰朵露" w:date="2022-05-22T01:45:00Z">
        <w:r w:rsidR="00E04C32" w:rsidRPr="00750B60">
          <w:rPr>
            <w:rFonts w:hint="eastAsia"/>
          </w:rPr>
          <w:t>的吗？</w:t>
        </w:r>
        <w:r w:rsidR="00483C78" w:rsidRPr="00750B60">
          <w:t>」</w:t>
        </w:r>
      </w:ins>
    </w:p>
    <w:p w14:paraId="2B7B0BFC" w14:textId="21E15DF2" w:rsidR="00483C78" w:rsidRPr="00750B60" w:rsidRDefault="00873996" w:rsidP="00483C78">
      <w:pPr>
        <w:pPrChange w:id="934" w:author="芙兰朵露" w:date="2022-05-22T01:45:00Z">
          <w:pPr>
            <w:ind w:firstLineChars="200" w:firstLine="420"/>
          </w:pPr>
        </w:pPrChange>
      </w:pPr>
      <w:del w:id="935" w:author="芙兰朵露" w:date="2022-05-22T01:45:00Z">
        <w:r>
          <w:rPr>
            <w:rFonts w:hint="eastAsia"/>
          </w:rPr>
          <w:delText>“</w:delText>
        </w:r>
      </w:del>
      <w:ins w:id="936" w:author="芙兰朵露" w:date="2022-05-22T01:45:00Z">
        <w:r w:rsidR="00483C78" w:rsidRPr="00750B60">
          <w:rPr>
            <w:rFonts w:hint="eastAsia"/>
          </w:rPr>
          <w:t>「</w:t>
        </w:r>
      </w:ins>
      <w:r w:rsidR="00483C78" w:rsidRPr="00750B60">
        <w:rPr>
          <w:rFonts w:hint="eastAsia"/>
        </w:rPr>
        <w:t>唔嗯，那个时候的战斗真是让人心潮澎湃</w:t>
      </w:r>
      <w:del w:id="937" w:author="芙兰朵露" w:date="2022-05-22T01:45:00Z">
        <w:r>
          <w:rPr>
            <w:rFonts w:hint="eastAsia"/>
          </w:rPr>
          <w:delText>。”</w:delText>
        </w:r>
      </w:del>
      <w:ins w:id="938" w:author="芙兰朵露" w:date="2022-05-22T01:45:00Z">
        <w:r w:rsidR="00483C78" w:rsidRPr="00750B60">
          <w:rPr>
            <w:rFonts w:hint="eastAsia"/>
          </w:rPr>
          <w:t>」</w:t>
        </w:r>
      </w:ins>
    </w:p>
    <w:p w14:paraId="2A877D71" w14:textId="5DDDC2DC" w:rsidR="00483C78" w:rsidRPr="00750B60" w:rsidRDefault="00483C78" w:rsidP="00483C78">
      <w:pPr>
        <w:pPrChange w:id="939" w:author="芙兰朵露" w:date="2022-05-22T01:45:00Z">
          <w:pPr>
            <w:ind w:firstLineChars="200" w:firstLine="420"/>
          </w:pPr>
        </w:pPrChange>
      </w:pPr>
      <w:r w:rsidRPr="00750B60">
        <w:rPr>
          <w:rFonts w:hint="eastAsia"/>
        </w:rPr>
        <w:t>雅修娜闭上眼，沉浸到那一次战斗之中。吐出炙热的呼吸，这样的雅修娜全身散发出与平时不同的特别的</w:t>
      </w:r>
      <w:del w:id="940" w:author="芙兰朵露" w:date="2022-05-22T01:45:00Z">
        <w:r w:rsidR="00873996">
          <w:rPr>
            <w:rFonts w:hint="eastAsia"/>
          </w:rPr>
          <w:delText>性感</w:delText>
        </w:r>
      </w:del>
      <w:ins w:id="941" w:author="芙兰朵露" w:date="2022-05-22T01:45:00Z">
        <w:r w:rsidR="009F7FD1" w:rsidRPr="00750B60">
          <w:rPr>
            <w:rFonts w:hint="eastAsia"/>
          </w:rPr>
          <w:t>魅力</w:t>
        </w:r>
      </w:ins>
      <w:r w:rsidRPr="00750B60">
        <w:rPr>
          <w:rFonts w:hint="eastAsia"/>
        </w:rPr>
        <w:t>。</w:t>
      </w:r>
    </w:p>
    <w:p w14:paraId="2AE4290D" w14:textId="1912743F" w:rsidR="00483C78" w:rsidRPr="00750B60" w:rsidRDefault="00873996" w:rsidP="00483C78">
      <w:pPr>
        <w:pPrChange w:id="942" w:author="芙兰朵露" w:date="2022-05-22T01:45:00Z">
          <w:pPr>
            <w:ind w:firstLineChars="200" w:firstLine="420"/>
          </w:pPr>
        </w:pPrChange>
      </w:pPr>
      <w:del w:id="943" w:author="芙兰朵露" w:date="2022-05-22T01:45:00Z">
        <w:r>
          <w:rPr>
            <w:rFonts w:hint="eastAsia"/>
          </w:rPr>
          <w:delText>“</w:delText>
        </w:r>
      </w:del>
      <w:ins w:id="944" w:author="芙兰朵露" w:date="2022-05-22T01:45:00Z">
        <w:r w:rsidR="00483C78" w:rsidRPr="00750B60">
          <w:rPr>
            <w:rFonts w:hint="eastAsia"/>
          </w:rPr>
          <w:t>「</w:t>
        </w:r>
      </w:ins>
      <w:r w:rsidR="00483C78" w:rsidRPr="00750B60">
        <w:rPr>
          <w:rFonts w:hint="eastAsia"/>
        </w:rPr>
        <w:t>因为</w:t>
      </w:r>
      <w:proofErr w:type="gramStart"/>
      <w:r w:rsidR="00483C78" w:rsidRPr="00750B60">
        <w:rPr>
          <w:rFonts w:hint="eastAsia"/>
        </w:rPr>
        <w:t>万魔殿</w:t>
      </w:r>
      <w:proofErr w:type="gramEnd"/>
      <w:r w:rsidR="00483C78" w:rsidRPr="00750B60">
        <w:rPr>
          <w:rFonts w:hint="eastAsia"/>
        </w:rPr>
        <w:t>的特殊性，那是一场我从未经历过的畅快死斗。</w:t>
      </w:r>
      <w:ins w:id="945" w:author="芙兰朵露" w:date="2022-05-22T01:45:00Z">
        <w:r w:rsidR="009F7FD1" w:rsidRPr="00750B60">
          <w:rPr>
            <w:rFonts w:hint="eastAsia"/>
          </w:rPr>
          <w:t>为了封杀那个死了也能复活的，</w:t>
        </w:r>
      </w:ins>
      <w:r w:rsidR="00483C78" w:rsidRPr="00750B60">
        <w:rPr>
          <w:rFonts w:hint="eastAsia"/>
        </w:rPr>
        <w:t>我帮梅诺从地脉中</w:t>
      </w:r>
      <w:proofErr w:type="gramStart"/>
      <w:r w:rsidR="00483C78" w:rsidRPr="00750B60">
        <w:rPr>
          <w:rFonts w:hint="eastAsia"/>
        </w:rPr>
        <w:t>引出导力</w:t>
      </w:r>
      <w:proofErr w:type="gramEnd"/>
      <w:del w:id="946" w:author="芙兰朵露" w:date="2022-05-22T01:45:00Z">
        <w:r>
          <w:rPr>
            <w:rFonts w:hint="eastAsia"/>
          </w:rPr>
          <w:delText>，想要把那个死了却总能复活的家伙封印。那个模拟教会</w:delText>
        </w:r>
      </w:del>
      <w:ins w:id="947" w:author="芙兰朵露" w:date="2022-05-22T01:45:00Z">
        <w:r w:rsidR="00483C78" w:rsidRPr="00750B60">
          <w:rPr>
            <w:rFonts w:hint="eastAsia"/>
          </w:rPr>
          <w:t>。那</w:t>
        </w:r>
      </w:ins>
      <w:r w:rsidR="009F7FD1" w:rsidRPr="00750B60">
        <w:rPr>
          <w:rFonts w:hint="eastAsia"/>
        </w:rPr>
        <w:t>真是个强大</w:t>
      </w:r>
      <w:proofErr w:type="gramStart"/>
      <w:r w:rsidR="009F7FD1" w:rsidRPr="00750B60">
        <w:rPr>
          <w:rFonts w:hint="eastAsia"/>
        </w:rPr>
        <w:t>的魔导</w:t>
      </w:r>
      <w:proofErr w:type="gramEnd"/>
      <w:del w:id="948" w:author="芙兰朵露" w:date="2022-05-22T01:45:00Z">
        <w:r>
          <w:rPr>
            <w:rFonts w:hint="eastAsia"/>
          </w:rPr>
          <w:delText>。”</w:delText>
        </w:r>
      </w:del>
      <w:ins w:id="949" w:author="芙兰朵露" w:date="2022-05-22T01:45:00Z">
        <w:r w:rsidR="00483C78" w:rsidRPr="00750B60">
          <w:rPr>
            <w:rFonts w:hint="eastAsia"/>
          </w:rPr>
          <w:t>」</w:t>
        </w:r>
      </w:ins>
    </w:p>
    <w:p w14:paraId="0E0798C4" w14:textId="72B340FF" w:rsidR="00483C78" w:rsidRPr="00750B60" w:rsidRDefault="00873996" w:rsidP="00483C78">
      <w:pPr>
        <w:pPrChange w:id="950" w:author="芙兰朵露" w:date="2022-05-22T01:45:00Z">
          <w:pPr>
            <w:ind w:firstLineChars="200" w:firstLine="420"/>
          </w:pPr>
        </w:pPrChange>
      </w:pPr>
      <w:del w:id="951" w:author="芙兰朵露" w:date="2022-05-22T01:45:00Z">
        <w:r>
          <w:rPr>
            <w:rFonts w:hint="eastAsia"/>
          </w:rPr>
          <w:delText>“</w:delText>
        </w:r>
      </w:del>
      <w:ins w:id="952" w:author="芙兰朵露" w:date="2022-05-22T01:45:00Z">
        <w:r w:rsidR="00483C78" w:rsidRPr="00750B60">
          <w:rPr>
            <w:rFonts w:hint="eastAsia"/>
          </w:rPr>
          <w:t>「</w:t>
        </w:r>
      </w:ins>
      <w:r w:rsidR="00483C78" w:rsidRPr="00750B60">
        <w:rPr>
          <w:rFonts w:hint="eastAsia"/>
        </w:rPr>
        <w:t>前辈的英勇事迹就晚一点和我仔细说说吧</w:t>
      </w:r>
      <w:del w:id="953" w:author="芙兰朵露" w:date="2022-05-22T01:45:00Z">
        <w:r>
          <w:rPr>
            <w:rFonts w:hint="eastAsia"/>
          </w:rPr>
          <w:delText>......</w:delText>
        </w:r>
      </w:del>
      <w:ins w:id="954" w:author="芙兰朵露" w:date="2022-05-22T01:45:00Z">
        <w:r w:rsidR="00675838" w:rsidRPr="00750B60">
          <w:t>……</w:t>
        </w:r>
      </w:ins>
      <w:r w:rsidR="00483C78" w:rsidRPr="00750B60">
        <w:t>但教会</w:t>
      </w:r>
      <w:proofErr w:type="gramStart"/>
      <w:r w:rsidR="00483C78" w:rsidRPr="00750B60">
        <w:t>式结界确实</w:t>
      </w:r>
      <w:proofErr w:type="gramEnd"/>
      <w:r w:rsidR="00483C78" w:rsidRPr="00750B60">
        <w:t>和这里很像。虽说教</w:t>
      </w:r>
      <w:proofErr w:type="gramStart"/>
      <w:r w:rsidR="00483C78" w:rsidRPr="00750B60">
        <w:t>典魔导的魔导</w:t>
      </w:r>
      <w:proofErr w:type="gramEnd"/>
      <w:r w:rsidR="00483C78" w:rsidRPr="00750B60">
        <w:t>构筑与这里的有很大区别，但是这里的圣地也是</w:t>
      </w:r>
      <w:proofErr w:type="gramStart"/>
      <w:r w:rsidR="00483C78" w:rsidRPr="00750B60">
        <w:t>魔导结界</w:t>
      </w:r>
      <w:proofErr w:type="gramEnd"/>
      <w:r w:rsidR="00483C78" w:rsidRPr="00750B60">
        <w:t>的一种</w:t>
      </w:r>
      <w:del w:id="955" w:author="芙兰朵露" w:date="2022-05-22T01:45:00Z">
        <w:r>
          <w:rPr>
            <w:rFonts w:hint="eastAsia"/>
          </w:rPr>
          <w:delText>。”</w:delText>
        </w:r>
      </w:del>
      <w:ins w:id="956" w:author="芙兰朵露" w:date="2022-05-22T01:45:00Z">
        <w:r w:rsidR="00483C78" w:rsidRPr="00750B60">
          <w:t>」</w:t>
        </w:r>
      </w:ins>
    </w:p>
    <w:p w14:paraId="547C3DCA" w14:textId="77777777" w:rsidR="00483C78" w:rsidRPr="00750B60" w:rsidRDefault="00483C78" w:rsidP="00483C78">
      <w:pPr>
        <w:pPrChange w:id="957" w:author="芙兰朵露" w:date="2022-05-22T01:45:00Z">
          <w:pPr>
            <w:ind w:firstLineChars="200" w:firstLine="420"/>
          </w:pPr>
        </w:pPrChange>
      </w:pPr>
      <w:r w:rsidRPr="00750B60">
        <w:rPr>
          <w:rFonts w:hint="eastAsia"/>
        </w:rPr>
        <w:t>梅诺个人构造</w:t>
      </w:r>
      <w:proofErr w:type="gramStart"/>
      <w:r w:rsidRPr="00750B60">
        <w:rPr>
          <w:rFonts w:hint="eastAsia"/>
        </w:rPr>
        <w:t>的结界与</w:t>
      </w:r>
      <w:proofErr w:type="gramEnd"/>
      <w:r w:rsidRPr="00750B60">
        <w:rPr>
          <w:rFonts w:hint="eastAsia"/>
        </w:rPr>
        <w:t>圣地这样的存在相比，规格和等级都有巨大的差距。</w:t>
      </w:r>
    </w:p>
    <w:p w14:paraId="3D5B5D21" w14:textId="3A339A2A" w:rsidR="00483C78" w:rsidRPr="00750B60" w:rsidRDefault="00483C78" w:rsidP="00483C78">
      <w:pPr>
        <w:pPrChange w:id="958" w:author="芙兰朵露" w:date="2022-05-22T01:45:00Z">
          <w:pPr>
            <w:ind w:firstLineChars="200" w:firstLine="420"/>
          </w:pPr>
        </w:pPrChange>
      </w:pPr>
      <w:r w:rsidRPr="00750B60">
        <w:rPr>
          <w:rFonts w:hint="eastAsia"/>
        </w:rPr>
        <w:t>以中心的大圣堂</w:t>
      </w:r>
      <w:del w:id="959" w:author="芙兰朵露" w:date="2022-05-22T01:45:00Z">
        <w:r w:rsidR="00873996">
          <w:rPr>
            <w:rFonts w:hint="eastAsia"/>
          </w:rPr>
          <w:delText>作为开始，</w:delText>
        </w:r>
      </w:del>
      <w:ins w:id="960" w:author="芙兰朵露" w:date="2022-05-22T01:45:00Z">
        <w:r w:rsidR="009F7FD1" w:rsidRPr="00750B60">
          <w:rPr>
            <w:rFonts w:hint="eastAsia"/>
          </w:rPr>
          <w:t>为起点</w:t>
        </w:r>
        <w:r w:rsidRPr="00750B60">
          <w:rPr>
            <w:rFonts w:hint="eastAsia"/>
          </w:rPr>
          <w:t>，</w:t>
        </w:r>
        <w:r w:rsidR="009F7FD1" w:rsidRPr="00750B60">
          <w:rPr>
            <w:rFonts w:hint="eastAsia"/>
          </w:rPr>
          <w:t>这座</w:t>
        </w:r>
      </w:ins>
      <w:r w:rsidRPr="00750B60">
        <w:rPr>
          <w:rFonts w:hint="eastAsia"/>
        </w:rPr>
        <w:t>闪烁着白色光芒的城市完全</w:t>
      </w:r>
      <w:proofErr w:type="gramStart"/>
      <w:r w:rsidRPr="00750B60">
        <w:rPr>
          <w:rFonts w:hint="eastAsia"/>
        </w:rPr>
        <w:t>由魔导</w:t>
      </w:r>
      <w:proofErr w:type="gramEnd"/>
      <w:r w:rsidRPr="00750B60">
        <w:rPr>
          <w:rFonts w:hint="eastAsia"/>
        </w:rPr>
        <w:t>构成。第一次看到这样的实物的雅修娜低声说道</w:t>
      </w:r>
      <w:del w:id="961" w:author="芙兰朵露" w:date="2022-05-22T01:45:00Z">
        <w:r w:rsidR="00873996">
          <w:rPr>
            <w:rFonts w:hint="eastAsia"/>
          </w:rPr>
          <w:delText>。</w:delText>
        </w:r>
      </w:del>
      <w:ins w:id="962" w:author="芙兰朵露" w:date="2022-05-22T01:45:00Z">
        <w:r w:rsidR="009F7FD1" w:rsidRPr="00750B60">
          <w:rPr>
            <w:rFonts w:hint="eastAsia"/>
          </w:rPr>
          <w:t>：</w:t>
        </w:r>
      </w:ins>
    </w:p>
    <w:p w14:paraId="7510804B" w14:textId="76D62CFD" w:rsidR="00483C78" w:rsidRPr="00750B60" w:rsidRDefault="00873996" w:rsidP="00483C78">
      <w:pPr>
        <w:pPrChange w:id="963" w:author="芙兰朵露" w:date="2022-05-22T01:45:00Z">
          <w:pPr>
            <w:ind w:firstLineChars="200" w:firstLine="420"/>
          </w:pPr>
        </w:pPrChange>
      </w:pPr>
      <w:del w:id="964" w:author="芙兰朵露" w:date="2022-05-22T01:45:00Z">
        <w:r>
          <w:rPr>
            <w:rFonts w:hint="eastAsia"/>
          </w:rPr>
          <w:delText>“</w:delText>
        </w:r>
      </w:del>
      <w:ins w:id="965" w:author="芙兰朵露" w:date="2022-05-22T01:45:00Z">
        <w:r w:rsidR="00483C78" w:rsidRPr="00750B60">
          <w:rPr>
            <w:rFonts w:hint="eastAsia"/>
          </w:rPr>
          <w:t>「</w:t>
        </w:r>
      </w:ins>
      <w:r w:rsidR="00483C78" w:rsidRPr="00750B60">
        <w:rPr>
          <w:rFonts w:hint="eastAsia"/>
        </w:rPr>
        <w:t>也就是说，圣地其实是一个建立在地脉之上，依靠不断</w:t>
      </w:r>
      <w:proofErr w:type="gramStart"/>
      <w:r w:rsidR="00483C78" w:rsidRPr="00750B60">
        <w:rPr>
          <w:rFonts w:hint="eastAsia"/>
        </w:rPr>
        <w:t>汲取导力而</w:t>
      </w:r>
      <w:proofErr w:type="gramEnd"/>
      <w:r w:rsidR="00483C78" w:rsidRPr="00750B60">
        <w:rPr>
          <w:rFonts w:hint="eastAsia"/>
        </w:rPr>
        <w:t>维持的巨大的高级</w:t>
      </w:r>
      <w:proofErr w:type="gramStart"/>
      <w:r w:rsidR="00483C78" w:rsidRPr="00750B60">
        <w:rPr>
          <w:rFonts w:hint="eastAsia"/>
        </w:rPr>
        <w:t>结界城市咯</w:t>
      </w:r>
      <w:proofErr w:type="gramEnd"/>
      <w:r w:rsidR="00483C78" w:rsidRPr="00750B60">
        <w:rPr>
          <w:rFonts w:hint="eastAsia"/>
        </w:rPr>
        <w:t>？</w:t>
      </w:r>
      <w:del w:id="966" w:author="芙兰朵露" w:date="2022-05-22T01:45:00Z">
        <w:r>
          <w:rPr>
            <w:rFonts w:hint="eastAsia"/>
          </w:rPr>
          <w:delText>”</w:delText>
        </w:r>
      </w:del>
      <w:ins w:id="967" w:author="芙兰朵露" w:date="2022-05-22T01:45:00Z">
        <w:r w:rsidR="00483C78" w:rsidRPr="00750B60">
          <w:rPr>
            <w:rFonts w:hint="eastAsia"/>
          </w:rPr>
          <w:t>」</w:t>
        </w:r>
      </w:ins>
    </w:p>
    <w:p w14:paraId="1516BE20" w14:textId="41E80347" w:rsidR="00483C78" w:rsidRPr="00750B60" w:rsidRDefault="00873996" w:rsidP="00483C78">
      <w:pPr>
        <w:pPrChange w:id="968" w:author="芙兰朵露" w:date="2022-05-22T01:45:00Z">
          <w:pPr>
            <w:ind w:firstLineChars="200" w:firstLine="420"/>
          </w:pPr>
        </w:pPrChange>
      </w:pPr>
      <w:del w:id="969" w:author="芙兰朵露" w:date="2022-05-22T01:45:00Z">
        <w:r>
          <w:rPr>
            <w:rFonts w:hint="eastAsia"/>
          </w:rPr>
          <w:delText>“</w:delText>
        </w:r>
      </w:del>
      <w:ins w:id="970" w:author="芙兰朵露" w:date="2022-05-22T01:45:00Z">
        <w:r w:rsidR="00483C78" w:rsidRPr="00750B60">
          <w:rPr>
            <w:rFonts w:hint="eastAsia"/>
          </w:rPr>
          <w:t>「</w:t>
        </w:r>
      </w:ins>
      <w:r w:rsidR="00483C78" w:rsidRPr="00750B60">
        <w:rPr>
          <w:rFonts w:hint="eastAsia"/>
        </w:rPr>
        <w:t>是的，</w:t>
      </w:r>
      <w:del w:id="971" w:author="芙兰朵露" w:date="2022-05-22T01:45:00Z">
        <w:r>
          <w:rPr>
            <w:rFonts w:hint="eastAsia"/>
          </w:rPr>
          <w:delText>差不多就是</w:delText>
        </w:r>
      </w:del>
      <w:ins w:id="972" w:author="芙兰朵露" w:date="2022-05-22T01:45:00Z">
        <w:r w:rsidR="009F7FD1" w:rsidRPr="00750B60">
          <w:rPr>
            <w:rFonts w:hint="eastAsia"/>
          </w:rPr>
          <w:t>简单说是</w:t>
        </w:r>
      </w:ins>
      <w:r w:rsidR="009F7FD1" w:rsidRPr="00750B60">
        <w:rPr>
          <w:rFonts w:hint="eastAsia"/>
        </w:rPr>
        <w:t>这样</w:t>
      </w:r>
      <w:del w:id="973" w:author="芙兰朵露" w:date="2022-05-22T01:45:00Z">
        <w:r>
          <w:rPr>
            <w:rFonts w:hint="eastAsia"/>
          </w:rPr>
          <w:delText>的感觉。”</w:delText>
        </w:r>
      </w:del>
      <w:ins w:id="974" w:author="芙兰朵露" w:date="2022-05-22T01:45:00Z">
        <w:r w:rsidR="00483C78" w:rsidRPr="00750B60">
          <w:rPr>
            <w:rFonts w:hint="eastAsia"/>
          </w:rPr>
          <w:t>」</w:t>
        </w:r>
      </w:ins>
    </w:p>
    <w:p w14:paraId="2488954A" w14:textId="77777777" w:rsidR="00483C78" w:rsidRPr="00750B60" w:rsidRDefault="00483C78" w:rsidP="00483C78">
      <w:pPr>
        <w:pPrChange w:id="975" w:author="芙兰朵露" w:date="2022-05-22T01:45:00Z">
          <w:pPr>
            <w:ind w:firstLineChars="200" w:firstLine="420"/>
          </w:pPr>
        </w:pPrChange>
      </w:pPr>
      <w:r w:rsidRPr="00750B60">
        <w:rPr>
          <w:rFonts w:hint="eastAsia"/>
        </w:rPr>
        <w:t>身为神官却对信仰没什么概念的</w:t>
      </w:r>
      <w:proofErr w:type="gramStart"/>
      <w:r w:rsidRPr="00750B60">
        <w:rPr>
          <w:rFonts w:hint="eastAsia"/>
        </w:rPr>
        <w:t>茉茉</w:t>
      </w:r>
      <w:proofErr w:type="gramEnd"/>
      <w:r w:rsidRPr="00750B60">
        <w:rPr>
          <w:rFonts w:hint="eastAsia"/>
        </w:rPr>
        <w:t>，和本来就没有信仰的雅修娜两人的心里，相比起见到圣地感动，对于未知的好奇心越发占据了上风。</w:t>
      </w:r>
    </w:p>
    <w:p w14:paraId="26D3EC2F" w14:textId="33BFB1FE" w:rsidR="00483C78" w:rsidRPr="00750B60" w:rsidRDefault="00483C78" w:rsidP="00483C78">
      <w:pPr>
        <w:pPrChange w:id="976" w:author="芙兰朵露" w:date="2022-05-22T01:45:00Z">
          <w:pPr>
            <w:ind w:firstLineChars="200" w:firstLine="420"/>
          </w:pPr>
        </w:pPrChange>
      </w:pPr>
      <w:r w:rsidRPr="00750B60">
        <w:rPr>
          <w:rFonts w:hint="eastAsia"/>
        </w:rPr>
        <w:t>随着</w:t>
      </w:r>
      <w:proofErr w:type="gramStart"/>
      <w:r w:rsidRPr="00750B60">
        <w:rPr>
          <w:rFonts w:hint="eastAsia"/>
        </w:rPr>
        <w:t>茉茉</w:t>
      </w:r>
      <w:proofErr w:type="gramEnd"/>
      <w:r w:rsidRPr="00750B60">
        <w:rPr>
          <w:rFonts w:hint="eastAsia"/>
        </w:rPr>
        <w:t>的简单介绍，雅修娜</w:t>
      </w:r>
      <w:del w:id="977" w:author="芙兰朵露" w:date="2022-05-22T01:45:00Z">
        <w:r w:rsidR="00873996">
          <w:rPr>
            <w:rFonts w:hint="eastAsia"/>
          </w:rPr>
          <w:delText>从腰间</w:delText>
        </w:r>
      </w:del>
      <w:r w:rsidRPr="00750B60">
        <w:rPr>
          <w:rFonts w:hint="eastAsia"/>
        </w:rPr>
        <w:t>拔出了</w:t>
      </w:r>
      <w:del w:id="978" w:author="芙兰朵露" w:date="2022-05-22T01:45:00Z">
        <w:r w:rsidR="00873996">
          <w:rPr>
            <w:rFonts w:hint="eastAsia"/>
          </w:rPr>
          <w:delText>她平时使用的</w:delText>
        </w:r>
      </w:del>
      <w:r w:rsidRPr="00750B60">
        <w:rPr>
          <w:rFonts w:hint="eastAsia"/>
        </w:rPr>
        <w:t>大剑。</w:t>
      </w:r>
    </w:p>
    <w:p w14:paraId="2B1898AC" w14:textId="4072B11B" w:rsidR="00483C78" w:rsidRPr="00750B60" w:rsidRDefault="00873996" w:rsidP="00483C78">
      <w:pPr>
        <w:pPrChange w:id="979" w:author="芙兰朵露" w:date="2022-05-22T01:45:00Z">
          <w:pPr>
            <w:ind w:firstLineChars="200" w:firstLine="420"/>
          </w:pPr>
        </w:pPrChange>
      </w:pPr>
      <w:del w:id="980" w:author="芙兰朵露" w:date="2022-05-22T01:45:00Z">
        <w:r>
          <w:rPr>
            <w:rFonts w:hint="eastAsia"/>
          </w:rPr>
          <w:delText>“</w:delText>
        </w:r>
      </w:del>
      <w:ins w:id="981" w:author="芙兰朵露" w:date="2022-05-22T01:45:00Z">
        <w:r w:rsidR="00483C78" w:rsidRPr="00750B60">
          <w:rPr>
            <w:rFonts w:hint="eastAsia"/>
          </w:rPr>
          <w:t>「</w:t>
        </w:r>
      </w:ins>
      <w:proofErr w:type="gramStart"/>
      <w:r w:rsidR="00483C78" w:rsidRPr="00750B60">
        <w:rPr>
          <w:rFonts w:hint="eastAsia"/>
        </w:rPr>
        <w:t>看到结界就</w:t>
      </w:r>
      <w:proofErr w:type="gramEnd"/>
      <w:r w:rsidR="00483C78" w:rsidRPr="00750B60">
        <w:rPr>
          <w:rFonts w:hint="eastAsia"/>
        </w:rPr>
        <w:t>有一种忍不住想将它破坏的冲动啊。</w:t>
      </w:r>
      <w:del w:id="982" w:author="芙兰朵露" w:date="2022-05-22T01:45:00Z">
        <w:r>
          <w:rPr>
            <w:rFonts w:hint="eastAsia"/>
          </w:rPr>
          <w:delText>要是有机会可以让我试试能不能把圣地劈开就好了。”</w:delText>
        </w:r>
      </w:del>
      <w:ins w:id="983" w:author="芙兰朵露" w:date="2022-05-22T01:45:00Z">
        <w:r w:rsidR="005F7FA9" w:rsidRPr="00750B60">
          <w:rPr>
            <w:rFonts w:hint="eastAsia"/>
          </w:rPr>
          <w:t>真想什么时候</w:t>
        </w:r>
        <w:r w:rsidR="00483C78" w:rsidRPr="00750B60">
          <w:rPr>
            <w:rFonts w:hint="eastAsia"/>
          </w:rPr>
          <w:t>劈</w:t>
        </w:r>
        <w:r w:rsidR="005F7FA9" w:rsidRPr="00750B60">
          <w:rPr>
            <w:rFonts w:hint="eastAsia"/>
          </w:rPr>
          <w:t>劈看</w:t>
        </w:r>
        <w:r w:rsidR="00483C78" w:rsidRPr="00750B60">
          <w:rPr>
            <w:rFonts w:hint="eastAsia"/>
          </w:rPr>
          <w:t>」</w:t>
        </w:r>
      </w:ins>
    </w:p>
    <w:p w14:paraId="69A5D0E7" w14:textId="29EA3B76" w:rsidR="00483C78" w:rsidRPr="00750B60" w:rsidRDefault="00873996" w:rsidP="00483C78">
      <w:pPr>
        <w:pPrChange w:id="984" w:author="芙兰朵露" w:date="2022-05-22T01:45:00Z">
          <w:pPr>
            <w:ind w:firstLineChars="200" w:firstLine="420"/>
          </w:pPr>
        </w:pPrChange>
      </w:pPr>
      <w:del w:id="985" w:author="芙兰朵露" w:date="2022-05-22T01:45:00Z">
        <w:r>
          <w:rPr>
            <w:rFonts w:hint="eastAsia"/>
          </w:rPr>
          <w:delText>“</w:delText>
        </w:r>
      </w:del>
      <w:ins w:id="986" w:author="芙兰朵露" w:date="2022-05-22T01:45:00Z">
        <w:r w:rsidR="00483C78" w:rsidRPr="00750B60">
          <w:rPr>
            <w:rFonts w:hint="eastAsia"/>
          </w:rPr>
          <w:t>「</w:t>
        </w:r>
        <w:r w:rsidR="00694D90" w:rsidRPr="00750B60">
          <w:rPr>
            <w:rFonts w:hint="eastAsia"/>
          </w:rPr>
          <w:t>……这是</w:t>
        </w:r>
      </w:ins>
      <w:r w:rsidR="00483C78" w:rsidRPr="00750B60">
        <w:rPr>
          <w:rFonts w:hint="eastAsia"/>
        </w:rPr>
        <w:t>就连第四</w:t>
      </w:r>
      <w:del w:id="987" w:author="芙兰朵露" w:date="2022-05-22T01:45:00Z">
        <w:r>
          <w:rPr>
            <w:rFonts w:hint="eastAsia"/>
          </w:rPr>
          <w:delText>都不会发出</w:delText>
        </w:r>
      </w:del>
      <w:r w:rsidR="00694D90" w:rsidRPr="00750B60">
        <w:rPr>
          <w:rFonts w:hint="eastAsia"/>
        </w:rPr>
        <w:t>那样</w:t>
      </w:r>
      <w:ins w:id="988" w:author="芙兰朵露" w:date="2022-05-22T01:45:00Z">
        <w:r w:rsidR="00694D90" w:rsidRPr="00750B60">
          <w:rPr>
            <w:rFonts w:hint="eastAsia"/>
          </w:rPr>
          <w:t>的</w:t>
        </w:r>
      </w:ins>
      <w:r w:rsidR="00483C78" w:rsidRPr="00750B60">
        <w:rPr>
          <w:rFonts w:hint="eastAsia"/>
        </w:rPr>
        <w:t>恐怖分子</w:t>
      </w:r>
      <w:del w:id="989" w:author="芙兰朵露" w:date="2022-05-22T01:45:00Z">
        <w:r>
          <w:rPr>
            <w:rFonts w:hint="eastAsia"/>
          </w:rPr>
          <w:delText>的发言</w:delText>
        </w:r>
        <w:r>
          <w:rPr>
            <w:rFonts w:hint="eastAsia"/>
          </w:rPr>
          <w:delText>......</w:delText>
        </w:r>
      </w:del>
      <w:ins w:id="990" w:author="芙兰朵露" w:date="2022-05-22T01:45:00Z">
        <w:r w:rsidR="00694D90" w:rsidRPr="00750B60">
          <w:rPr>
            <w:rFonts w:hint="eastAsia"/>
          </w:rPr>
          <w:t>都不会说这种话</w:t>
        </w:r>
      </w:ins>
      <w:r w:rsidR="00483C78" w:rsidRPr="00750B60">
        <w:t>。再怎么说我都是第一身份，请不要在我面前说这种犯罪预告</w:t>
      </w:r>
      <w:del w:id="991" w:author="芙兰朵露" w:date="2022-05-22T01:45:00Z">
        <w:r>
          <w:rPr>
            <w:rFonts w:hint="eastAsia"/>
          </w:rPr>
          <w:delText>好吗？</w:delText>
        </w:r>
        <w:r>
          <w:rPr>
            <w:rFonts w:hint="eastAsia"/>
          </w:rPr>
          <w:delText>太让人扫兴了。”</w:delText>
        </w:r>
      </w:del>
      <w:ins w:id="992" w:author="芙兰朵露" w:date="2022-05-22T01:45:00Z">
        <w:r w:rsidR="00694D90" w:rsidRPr="00750B60">
          <w:rPr>
            <w:rFonts w:hint="eastAsia"/>
          </w:rPr>
          <w:t>。很煞风景耶</w:t>
        </w:r>
        <w:r w:rsidR="00483C78" w:rsidRPr="00750B60">
          <w:t>」</w:t>
        </w:r>
      </w:ins>
    </w:p>
    <w:p w14:paraId="194C26A1" w14:textId="35389A81" w:rsidR="00483C78" w:rsidRPr="00750B60" w:rsidRDefault="00873996" w:rsidP="00483C78">
      <w:pPr>
        <w:pPrChange w:id="993" w:author="芙兰朵露" w:date="2022-05-22T01:45:00Z">
          <w:pPr>
            <w:ind w:firstLineChars="200" w:firstLine="420"/>
          </w:pPr>
        </w:pPrChange>
      </w:pPr>
      <w:del w:id="994" w:author="芙兰朵露" w:date="2022-05-22T01:45:00Z">
        <w:r>
          <w:rPr>
            <w:rFonts w:hint="eastAsia"/>
          </w:rPr>
          <w:delText>只不过雅修娜确实</w:delText>
        </w:r>
      </w:del>
      <w:ins w:id="995" w:author="芙兰朵露" w:date="2022-05-22T01:45:00Z">
        <w:r w:rsidR="00694D90" w:rsidRPr="00750B60">
          <w:rPr>
            <w:rFonts w:hint="eastAsia"/>
          </w:rPr>
          <w:t>真不愧</w:t>
        </w:r>
      </w:ins>
      <w:r w:rsidR="00694D90" w:rsidRPr="00750B60">
        <w:rPr>
          <w:rFonts w:hint="eastAsia"/>
        </w:rPr>
        <w:t>是</w:t>
      </w:r>
      <w:del w:id="996" w:author="芙兰朵露" w:date="2022-05-22T01:45:00Z">
        <w:r>
          <w:rPr>
            <w:rFonts w:hint="eastAsia"/>
          </w:rPr>
          <w:delText>以为拥有</w:delText>
        </w:r>
      </w:del>
      <w:r w:rsidR="00483C78" w:rsidRPr="00750B60">
        <w:rPr>
          <w:rFonts w:hint="eastAsia"/>
        </w:rPr>
        <w:t>劈开</w:t>
      </w:r>
      <w:del w:id="997" w:author="芙兰朵露" w:date="2022-05-22T01:45:00Z">
        <w:r>
          <w:rPr>
            <w:rFonts w:hint="eastAsia"/>
          </w:rPr>
          <w:delText>城市的力量</w:delText>
        </w:r>
      </w:del>
      <w:ins w:id="998" w:author="芙兰朵露" w:date="2022-05-22T01:45:00Z">
        <w:r w:rsidR="00694D90" w:rsidRPr="00750B60">
          <w:rPr>
            <w:rFonts w:hint="eastAsia"/>
          </w:rPr>
          <w:t>过一座城堡</w:t>
        </w:r>
      </w:ins>
      <w:r w:rsidR="00483C78" w:rsidRPr="00750B60">
        <w:rPr>
          <w:rFonts w:hint="eastAsia"/>
        </w:rPr>
        <w:t>的公主大人</w:t>
      </w:r>
      <w:ins w:id="999" w:author="芙兰朵露" w:date="2022-05-22T01:45:00Z">
        <w:r w:rsidR="00694D90" w:rsidRPr="00750B60">
          <w:rPr>
            <w:rFonts w:hint="eastAsia"/>
          </w:rPr>
          <w:t>，说的话就是不一样</w:t>
        </w:r>
      </w:ins>
      <w:r w:rsidR="00483C78" w:rsidRPr="00750B60">
        <w:rPr>
          <w:rFonts w:hint="eastAsia"/>
        </w:rPr>
        <w:t>。</w:t>
      </w:r>
      <w:proofErr w:type="gramStart"/>
      <w:r w:rsidR="00483C78" w:rsidRPr="00750B60">
        <w:rPr>
          <w:rFonts w:hint="eastAsia"/>
        </w:rPr>
        <w:t>茉茉</w:t>
      </w:r>
      <w:proofErr w:type="gramEnd"/>
      <w:r w:rsidR="00483C78" w:rsidRPr="00750B60">
        <w:rPr>
          <w:rFonts w:hint="eastAsia"/>
        </w:rPr>
        <w:t>为了不让自己被</w:t>
      </w:r>
      <w:ins w:id="1000" w:author="芙兰朵露" w:date="2022-05-22T01:45:00Z">
        <w:r w:rsidR="00694D90" w:rsidRPr="00750B60">
          <w:rPr>
            <w:rFonts w:hint="eastAsia"/>
          </w:rPr>
          <w:t>当作</w:t>
        </w:r>
      </w:ins>
      <w:r w:rsidR="00483C78" w:rsidRPr="00750B60">
        <w:rPr>
          <w:rFonts w:hint="eastAsia"/>
        </w:rPr>
        <w:t>这种</w:t>
      </w:r>
      <w:ins w:id="1001" w:author="芙兰朵露" w:date="2022-05-22T01:45:00Z">
        <w:r w:rsidR="00DC3182" w:rsidRPr="00750B60">
          <w:rPr>
            <w:rFonts w:hint="eastAsia"/>
          </w:rPr>
          <w:t>准备</w:t>
        </w:r>
      </w:ins>
      <w:r w:rsidR="00483C78" w:rsidRPr="00750B60">
        <w:rPr>
          <w:rFonts w:hint="eastAsia"/>
        </w:rPr>
        <w:t>犯罪</w:t>
      </w:r>
      <w:del w:id="1002" w:author="芙兰朵露" w:date="2022-05-22T01:45:00Z">
        <w:r>
          <w:rPr>
            <w:rFonts w:hint="eastAsia"/>
          </w:rPr>
          <w:delText>预备役的凶行卷入奇怪的麻烦里</w:delText>
        </w:r>
      </w:del>
      <w:ins w:id="1003" w:author="芙兰朵露" w:date="2022-05-22T01:45:00Z">
        <w:r w:rsidR="00DC3182" w:rsidRPr="00750B60">
          <w:rPr>
            <w:rFonts w:hint="eastAsia"/>
          </w:rPr>
          <w:t>的预备犯</w:t>
        </w:r>
      </w:ins>
      <w:r w:rsidR="00483C78" w:rsidRPr="00750B60">
        <w:rPr>
          <w:rFonts w:hint="eastAsia"/>
        </w:rPr>
        <w:t>，迅速地与雅修娜拉开了距离。</w:t>
      </w:r>
    </w:p>
    <w:p w14:paraId="1972B9DE" w14:textId="358A6E2B" w:rsidR="00483C78" w:rsidRPr="00750B60" w:rsidRDefault="00873996" w:rsidP="00483C78">
      <w:pPr>
        <w:pPrChange w:id="1004" w:author="芙兰朵露" w:date="2022-05-22T01:45:00Z">
          <w:pPr>
            <w:ind w:firstLineChars="200" w:firstLine="420"/>
          </w:pPr>
        </w:pPrChange>
      </w:pPr>
      <w:del w:id="1005" w:author="芙兰朵露" w:date="2022-05-22T01:45:00Z">
        <w:r>
          <w:rPr>
            <w:rFonts w:hint="eastAsia"/>
          </w:rPr>
          <w:delText>“</w:delText>
        </w:r>
      </w:del>
      <w:ins w:id="1006" w:author="芙兰朵露" w:date="2022-05-22T01:45:00Z">
        <w:r w:rsidR="00483C78" w:rsidRPr="00750B60">
          <w:rPr>
            <w:rFonts w:hint="eastAsia"/>
          </w:rPr>
          <w:t>「</w:t>
        </w:r>
      </w:ins>
      <w:r w:rsidR="00483C78" w:rsidRPr="00750B60">
        <w:rPr>
          <w:rFonts w:hint="eastAsia"/>
        </w:rPr>
        <w:t>而且，公</w:t>
      </w:r>
      <w:proofErr w:type="gramStart"/>
      <w:r w:rsidR="00483C78" w:rsidRPr="00750B60">
        <w:rPr>
          <w:rFonts w:hint="eastAsia"/>
        </w:rPr>
        <w:t>啾</w:t>
      </w:r>
      <w:proofErr w:type="gramEnd"/>
      <w:r w:rsidR="00483C78" w:rsidRPr="00750B60">
        <w:rPr>
          <w:rFonts w:hint="eastAsia"/>
        </w:rPr>
        <w:t>大人不是第二身份的骑士吗？身为负责维持治安的人，刚刚说的那是什么东西？</w:t>
      </w:r>
      <w:del w:id="1007" w:author="芙兰朵露" w:date="2022-05-22T01:45:00Z">
        <w:r>
          <w:rPr>
            <w:rFonts w:hint="eastAsia"/>
          </w:rPr>
          <w:delText>”</w:delText>
        </w:r>
      </w:del>
      <w:ins w:id="1008" w:author="芙兰朵露" w:date="2022-05-22T01:45:00Z">
        <w:r w:rsidR="00483C78" w:rsidRPr="00750B60">
          <w:rPr>
            <w:rFonts w:hint="eastAsia"/>
          </w:rPr>
          <w:t>」</w:t>
        </w:r>
      </w:ins>
    </w:p>
    <w:p w14:paraId="61514925" w14:textId="1AAAFA41" w:rsidR="00483C78" w:rsidRPr="00750B60" w:rsidRDefault="00873996" w:rsidP="00483C78">
      <w:pPr>
        <w:pPrChange w:id="1009" w:author="芙兰朵露" w:date="2022-05-22T01:45:00Z">
          <w:pPr>
            <w:ind w:firstLineChars="200" w:firstLine="420"/>
          </w:pPr>
        </w:pPrChange>
      </w:pPr>
      <w:del w:id="1010" w:author="芙兰朵露" w:date="2022-05-22T01:45:00Z">
        <w:r>
          <w:rPr>
            <w:rFonts w:hint="eastAsia"/>
          </w:rPr>
          <w:delText>“</w:delText>
        </w:r>
      </w:del>
      <w:ins w:id="1011" w:author="芙兰朵露" w:date="2022-05-22T01:45:00Z">
        <w:r w:rsidR="00483C78" w:rsidRPr="00750B60">
          <w:rPr>
            <w:rFonts w:hint="eastAsia"/>
          </w:rPr>
          <w:t>「</w:t>
        </w:r>
      </w:ins>
      <w:r w:rsidR="00483C78" w:rsidRPr="00750B60">
        <w:rPr>
          <w:rFonts w:hint="eastAsia"/>
        </w:rPr>
        <w:t>哈哈</w:t>
      </w:r>
      <w:proofErr w:type="gramStart"/>
      <w:r w:rsidR="00483C78" w:rsidRPr="00750B60">
        <w:rPr>
          <w:rFonts w:hint="eastAsia"/>
        </w:rPr>
        <w:t>哈</w:t>
      </w:r>
      <w:proofErr w:type="gramEnd"/>
      <w:r w:rsidR="00483C78" w:rsidRPr="00750B60">
        <w:rPr>
          <w:rFonts w:hint="eastAsia"/>
        </w:rPr>
        <w:t>。你再想想嘛，</w:t>
      </w:r>
      <w:proofErr w:type="gramStart"/>
      <w:r w:rsidR="00483C78" w:rsidRPr="00750B60">
        <w:rPr>
          <w:rFonts w:hint="eastAsia"/>
        </w:rPr>
        <w:t>茉茉</w:t>
      </w:r>
      <w:proofErr w:type="gramEnd"/>
      <w:r w:rsidR="00483C78" w:rsidRPr="00750B60">
        <w:rPr>
          <w:rFonts w:hint="eastAsia"/>
        </w:rPr>
        <w:t>。看到那么有趣的东西，如果说不想再多了解了解多半是假的吧？</w:t>
      </w:r>
      <w:ins w:id="1012" w:author="芙兰朵露" w:date="2022-05-22T01:45:00Z">
        <w:r w:rsidR="00DC3182" w:rsidRPr="00750B60">
          <w:rPr>
            <w:rFonts w:hint="eastAsia"/>
          </w:rPr>
          <w:t>即便如此，</w:t>
        </w:r>
      </w:ins>
      <w:r w:rsidR="00DC3182" w:rsidRPr="00750B60">
        <w:rPr>
          <w:rFonts w:hint="eastAsia"/>
        </w:rPr>
        <w:t>我</w:t>
      </w:r>
      <w:ins w:id="1013" w:author="芙兰朵露" w:date="2022-05-22T01:45:00Z">
        <w:r w:rsidR="00DC3182" w:rsidRPr="00750B60">
          <w:rPr>
            <w:rFonts w:hint="eastAsia"/>
          </w:rPr>
          <w:t>还是自负地认为自己是个优秀的骑士。</w:t>
        </w:r>
        <w:r w:rsidR="00483C78" w:rsidRPr="00750B60">
          <w:rPr>
            <w:rFonts w:hint="eastAsia"/>
          </w:rPr>
          <w:t>我</w:t>
        </w:r>
        <w:r w:rsidR="00DC3182" w:rsidRPr="00750B60">
          <w:rPr>
            <w:rFonts w:hint="eastAsia"/>
          </w:rPr>
          <w:t>的天性</w:t>
        </w:r>
      </w:ins>
      <w:r w:rsidR="00483C78" w:rsidRPr="00750B60">
        <w:rPr>
          <w:rFonts w:hint="eastAsia"/>
        </w:rPr>
        <w:t>就是这种看到奇怪的建筑物就想进去搜查一番的人</w:t>
      </w:r>
      <w:del w:id="1014" w:author="芙兰朵露" w:date="2022-05-22T01:45:00Z">
        <w:r>
          <w:rPr>
            <w:rFonts w:hint="eastAsia"/>
          </w:rPr>
          <w:delText>。”</w:delText>
        </w:r>
      </w:del>
      <w:ins w:id="1015" w:author="芙兰朵露" w:date="2022-05-22T01:45:00Z">
        <w:r w:rsidR="00483C78" w:rsidRPr="00750B60">
          <w:rPr>
            <w:rFonts w:hint="eastAsia"/>
          </w:rPr>
          <w:t>」</w:t>
        </w:r>
      </w:ins>
    </w:p>
    <w:p w14:paraId="067005EF" w14:textId="77777777" w:rsidR="00483C78" w:rsidRPr="00750B60" w:rsidRDefault="00483C78" w:rsidP="00483C78">
      <w:pPr>
        <w:pPrChange w:id="1016" w:author="芙兰朵露" w:date="2022-05-22T01:45:00Z">
          <w:pPr>
            <w:ind w:firstLineChars="200" w:firstLine="420"/>
          </w:pPr>
        </w:pPrChange>
      </w:pPr>
      <w:r w:rsidRPr="00750B60">
        <w:rPr>
          <w:rFonts w:hint="eastAsia"/>
        </w:rPr>
        <w:t>虽说什么都看不出来，但雅修娜还是兴奋地指着圣地继续吐露自己的想法。</w:t>
      </w:r>
    </w:p>
    <w:p w14:paraId="12A04E1C" w14:textId="6B0E3217" w:rsidR="00483C78" w:rsidRPr="00750B60" w:rsidRDefault="00873996" w:rsidP="00483C78">
      <w:pPr>
        <w:pPrChange w:id="1017" w:author="芙兰朵露" w:date="2022-05-22T01:45:00Z">
          <w:pPr>
            <w:ind w:firstLineChars="200" w:firstLine="420"/>
          </w:pPr>
        </w:pPrChange>
      </w:pPr>
      <w:del w:id="1018" w:author="芙兰朵露" w:date="2022-05-22T01:45:00Z">
        <w:r>
          <w:rPr>
            <w:rFonts w:hint="eastAsia"/>
          </w:rPr>
          <w:delText>“</w:delText>
        </w:r>
      </w:del>
      <w:ins w:id="1019" w:author="芙兰朵露" w:date="2022-05-22T01:45:00Z">
        <w:r w:rsidR="00483C78" w:rsidRPr="00750B60">
          <w:rPr>
            <w:rFonts w:hint="eastAsia"/>
          </w:rPr>
          <w:t>「</w:t>
        </w:r>
      </w:ins>
      <w:r w:rsidR="00483C78" w:rsidRPr="00750B60">
        <w:rPr>
          <w:rFonts w:hint="eastAsia"/>
        </w:rPr>
        <w:t>刚刚不是说圣地实际上是</w:t>
      </w:r>
      <w:proofErr w:type="gramStart"/>
      <w:r w:rsidR="00483C78" w:rsidRPr="00750B60">
        <w:rPr>
          <w:rFonts w:hint="eastAsia"/>
        </w:rPr>
        <w:t>某种结界吗</w:t>
      </w:r>
      <w:proofErr w:type="gramEnd"/>
      <w:r w:rsidR="00483C78" w:rsidRPr="00750B60">
        <w:rPr>
          <w:rFonts w:hint="eastAsia"/>
        </w:rPr>
        <w:t>？所以说啊，</w:t>
      </w:r>
      <w:proofErr w:type="gramStart"/>
      <w:r w:rsidR="00483C78" w:rsidRPr="00750B60">
        <w:rPr>
          <w:rFonts w:hint="eastAsia"/>
        </w:rPr>
        <w:t>茉茉</w:t>
      </w:r>
      <w:proofErr w:type="gramEnd"/>
      <w:r w:rsidR="00483C78" w:rsidRPr="00750B60">
        <w:rPr>
          <w:rFonts w:hint="eastAsia"/>
        </w:rPr>
        <w:t>。</w:t>
      </w:r>
      <w:proofErr w:type="gramStart"/>
      <w:r w:rsidR="00483C78" w:rsidRPr="00750B60">
        <w:rPr>
          <w:rFonts w:hint="eastAsia"/>
        </w:rPr>
        <w:t>结界这种</w:t>
      </w:r>
      <w:proofErr w:type="gramEnd"/>
      <w:r w:rsidR="00483C78" w:rsidRPr="00750B60">
        <w:rPr>
          <w:rFonts w:hint="eastAsia"/>
        </w:rPr>
        <w:t>东西，肯定是为了守护某种东西而展开的。</w:t>
      </w:r>
      <w:del w:id="1020" w:author="芙兰朵露" w:date="2022-05-22T01:45:00Z">
        <w:r>
          <w:rPr>
            <w:rFonts w:hint="eastAsia"/>
          </w:rPr>
          <w:delText>这样</w:delText>
        </w:r>
      </w:del>
      <w:ins w:id="1021" w:author="芙兰朵露" w:date="2022-05-22T01:45:00Z">
        <w:r w:rsidR="00DC3182" w:rsidRPr="00750B60">
          <w:rPr>
            <w:rFonts w:hint="eastAsia"/>
          </w:rPr>
          <w:t>那么</w:t>
        </w:r>
      </w:ins>
      <w:r w:rsidR="00483C78" w:rsidRPr="00750B60">
        <w:rPr>
          <w:rFonts w:hint="eastAsia"/>
        </w:rPr>
        <w:t>巨大的结界，到底在守护着什么东西呢？你可别一本正经地说</w:t>
      </w:r>
      <w:del w:id="1022" w:author="芙兰朵露" w:date="2022-05-22T01:45:00Z">
        <w:r>
          <w:rPr>
            <w:rFonts w:hint="eastAsia"/>
          </w:rPr>
          <w:delText>‘是为了守护神圣之地’</w:delText>
        </w:r>
      </w:del>
      <w:ins w:id="1023" w:author="芙兰朵露" w:date="2022-05-22T01:45:00Z">
        <w:r w:rsidR="00DC3182" w:rsidRPr="00750B60">
          <w:rPr>
            <w:rFonts w:eastAsia="Yu Mincho" w:hint="eastAsia"/>
          </w:rPr>
          <w:t>『</w:t>
        </w:r>
        <w:r w:rsidR="00483C78" w:rsidRPr="00750B60">
          <w:rPr>
            <w:rFonts w:hint="eastAsia"/>
          </w:rPr>
          <w:t>是为了守护神圣之地</w:t>
        </w:r>
        <w:r w:rsidR="00DC3182" w:rsidRPr="00750B60">
          <w:rPr>
            <w:rFonts w:ascii="Yu Mincho" w:eastAsia="Yu Mincho" w:hAnsi="Yu Mincho" w:hint="eastAsia"/>
          </w:rPr>
          <w:t>』</w:t>
        </w:r>
      </w:ins>
      <w:proofErr w:type="gramStart"/>
      <w:r w:rsidR="00483C78" w:rsidRPr="00750B60">
        <w:rPr>
          <w:rFonts w:hint="eastAsia"/>
        </w:rPr>
        <w:t>这种话哦</w:t>
      </w:r>
      <w:proofErr w:type="gramEnd"/>
      <w:del w:id="1024" w:author="芙兰朵露" w:date="2022-05-22T01:45:00Z">
        <w:r>
          <w:rPr>
            <w:rFonts w:hint="eastAsia"/>
          </w:rPr>
          <w:delText>。”</w:delText>
        </w:r>
      </w:del>
      <w:ins w:id="1025" w:author="芙兰朵露" w:date="2022-05-22T01:45:00Z">
        <w:r w:rsidR="00483C78" w:rsidRPr="00750B60">
          <w:rPr>
            <w:rFonts w:hint="eastAsia"/>
          </w:rPr>
          <w:t>」</w:t>
        </w:r>
      </w:ins>
    </w:p>
    <w:p w14:paraId="2AE14910" w14:textId="23CCD27C" w:rsidR="00483C78" w:rsidRPr="00750B60" w:rsidRDefault="00483C78" w:rsidP="00483C78">
      <w:pPr>
        <w:pPrChange w:id="1026" w:author="芙兰朵露" w:date="2022-05-22T01:45:00Z">
          <w:pPr>
            <w:ind w:firstLineChars="200" w:firstLine="420"/>
          </w:pPr>
        </w:pPrChange>
      </w:pPr>
      <w:r w:rsidRPr="00750B60">
        <w:rPr>
          <w:rFonts w:hint="eastAsia"/>
        </w:rPr>
        <w:t>雅修娜</w:t>
      </w:r>
      <w:del w:id="1027" w:author="芙兰朵露" w:date="2022-05-22T01:45:00Z">
        <w:r w:rsidR="00873996">
          <w:rPr>
            <w:rFonts w:hint="eastAsia"/>
          </w:rPr>
          <w:delText>一边说着这种“</w:delText>
        </w:r>
      </w:del>
      <w:ins w:id="1028" w:author="芙兰朵露" w:date="2022-05-22T01:45:00Z">
        <w:r w:rsidR="00DC3182" w:rsidRPr="00750B60">
          <w:rPr>
            <w:rFonts w:hint="eastAsia"/>
          </w:rPr>
          <w:t>抢先一步击溃</w:t>
        </w:r>
      </w:ins>
      <w:r w:rsidRPr="00750B60">
        <w:rPr>
          <w:rFonts w:hint="eastAsia"/>
        </w:rPr>
        <w:t>第一身份</w:t>
      </w:r>
      <w:del w:id="1029" w:author="芙兰朵露" w:date="2022-05-22T01:45:00Z">
        <w:r w:rsidR="00873996">
          <w:rPr>
            <w:rFonts w:hint="eastAsia"/>
          </w:rPr>
          <w:delText>所</w:delText>
        </w:r>
      </w:del>
      <w:r w:rsidRPr="00750B60">
        <w:rPr>
          <w:rFonts w:hint="eastAsia"/>
        </w:rPr>
        <w:t>高举的大义</w:t>
      </w:r>
      <w:del w:id="1030" w:author="芙兰朵露" w:date="2022-05-22T01:45:00Z">
        <w:r w:rsidR="00873996">
          <w:rPr>
            <w:rFonts w:hint="eastAsia"/>
          </w:rPr>
          <w:delText>到底是什么”的话</w:delText>
        </w:r>
      </w:del>
      <w:r w:rsidRPr="00750B60">
        <w:rPr>
          <w:rFonts w:hint="eastAsia"/>
        </w:rPr>
        <w:t>，一边露出了坏笑。</w:t>
      </w:r>
    </w:p>
    <w:p w14:paraId="1FBCA9D4" w14:textId="0A846EE7" w:rsidR="00483C78" w:rsidRPr="00750B60" w:rsidRDefault="00483C78" w:rsidP="00483C78">
      <w:pPr>
        <w:pPrChange w:id="1031" w:author="芙兰朵露" w:date="2022-05-22T01:45:00Z">
          <w:pPr>
            <w:ind w:firstLineChars="200" w:firstLine="420"/>
          </w:pPr>
        </w:pPrChange>
      </w:pPr>
      <w:proofErr w:type="gramStart"/>
      <w:r w:rsidRPr="00750B60">
        <w:rPr>
          <w:rFonts w:hint="eastAsia"/>
        </w:rPr>
        <w:t>茉茉</w:t>
      </w:r>
      <w:proofErr w:type="gramEnd"/>
      <w:r w:rsidRPr="00750B60">
        <w:rPr>
          <w:rFonts w:hint="eastAsia"/>
        </w:rPr>
        <w:t>也不由得一时语塞。圣地是现代文明的起始之地。从千年前古代文明毁灭的动荡时代残存至今。</w:t>
      </w:r>
      <w:del w:id="1032" w:author="芙兰朵露" w:date="2022-05-22T01:45:00Z">
        <w:r w:rsidR="00873996">
          <w:rPr>
            <w:rFonts w:hint="eastAsia"/>
          </w:rPr>
          <w:delText>传说就是从圣地开始</w:delText>
        </w:r>
      </w:del>
      <w:ins w:id="1033" w:author="芙兰朵露" w:date="2022-05-22T01:45:00Z">
        <w:r w:rsidR="00DC3182" w:rsidRPr="00750B60">
          <w:rPr>
            <w:rFonts w:hint="eastAsia"/>
          </w:rPr>
          <w:t>由</w:t>
        </w:r>
        <w:r w:rsidR="008E5620" w:rsidRPr="00750B60">
          <w:t>现在的文明社会</w:t>
        </w:r>
        <w:r w:rsidR="008E5620" w:rsidRPr="00750B60">
          <w:rPr>
            <w:rFonts w:hint="eastAsia"/>
          </w:rPr>
          <w:t>之所以</w:t>
        </w:r>
      </w:ins>
      <w:r w:rsidR="008E5620" w:rsidRPr="00750B60">
        <w:rPr>
          <w:rFonts w:hint="eastAsia"/>
        </w:rPr>
        <w:t>出现</w:t>
      </w:r>
      <w:del w:id="1034" w:author="芙兰朵露" w:date="2022-05-22T01:45:00Z">
        <w:r w:rsidR="00873996">
          <w:rPr>
            <w:rFonts w:hint="eastAsia"/>
          </w:rPr>
          <w:delText>了</w:delText>
        </w:r>
      </w:del>
      <w:r w:rsidRPr="00750B60">
        <w:rPr>
          <w:rFonts w:hint="eastAsia"/>
        </w:rPr>
        <w:t>圣职者是第一身份，王侯贵族是第二身份</w:t>
      </w:r>
      <w:r w:rsidR="00DC3182" w:rsidRPr="00750B60">
        <w:rPr>
          <w:rFonts w:hint="eastAsia"/>
        </w:rPr>
        <w:t>，</w:t>
      </w:r>
      <w:del w:id="1035" w:author="芙兰朵露" w:date="2022-05-22T01:45:00Z">
        <w:r w:rsidR="00873996">
          <w:rPr>
            <w:rFonts w:hint="eastAsia"/>
          </w:rPr>
          <w:delText xml:space="preserve"> </w:delText>
        </w:r>
      </w:del>
      <w:r w:rsidRPr="00750B60">
        <w:t>市民阶级是第三身份的划分</w:t>
      </w:r>
      <w:del w:id="1036" w:author="芙兰朵露" w:date="2022-05-22T01:45:00Z">
        <w:r w:rsidR="00873996">
          <w:rPr>
            <w:rFonts w:hint="eastAsia"/>
          </w:rPr>
          <w:delText>。进而形成了现在</w:delText>
        </w:r>
      </w:del>
      <w:ins w:id="1037" w:author="芙兰朵露" w:date="2022-05-22T01:45:00Z">
        <w:r w:rsidR="008E5620" w:rsidRPr="00750B60">
          <w:rPr>
            <w:rFonts w:hint="eastAsia"/>
          </w:rPr>
          <w:t>，是从圣地开始</w:t>
        </w:r>
      </w:ins>
      <w:r w:rsidR="008E5620" w:rsidRPr="00750B60">
        <w:rPr>
          <w:rFonts w:hint="eastAsia"/>
        </w:rPr>
        <w:t>的</w:t>
      </w:r>
      <w:del w:id="1038" w:author="芙兰朵露" w:date="2022-05-22T01:45:00Z">
        <w:r w:rsidR="00873996">
          <w:rPr>
            <w:rFonts w:hint="eastAsia"/>
          </w:rPr>
          <w:delText>文明社会</w:delText>
        </w:r>
      </w:del>
      <w:r w:rsidRPr="00750B60">
        <w:t>。</w:t>
      </w:r>
    </w:p>
    <w:p w14:paraId="23CBFAA4" w14:textId="453702DA" w:rsidR="00483C78" w:rsidRPr="00750B60" w:rsidRDefault="00873996" w:rsidP="00483C78">
      <w:pPr>
        <w:pPrChange w:id="1039" w:author="芙兰朵露" w:date="2022-05-22T01:45:00Z">
          <w:pPr>
            <w:ind w:firstLineChars="200" w:firstLine="420"/>
          </w:pPr>
        </w:pPrChange>
      </w:pPr>
      <w:del w:id="1040" w:author="芙兰朵露" w:date="2022-05-22T01:45:00Z">
        <w:r>
          <w:rPr>
            <w:rFonts w:hint="eastAsia"/>
          </w:rPr>
          <w:delText>“</w:delText>
        </w:r>
      </w:del>
      <w:ins w:id="1041" w:author="芙兰朵露" w:date="2022-05-22T01:45:00Z">
        <w:r w:rsidR="00483C78" w:rsidRPr="00750B60">
          <w:rPr>
            <w:rFonts w:hint="eastAsia"/>
          </w:rPr>
          <w:t>「</w:t>
        </w:r>
      </w:ins>
      <w:r w:rsidR="00483C78" w:rsidRPr="00750B60">
        <w:rPr>
          <w:rFonts w:hint="eastAsia"/>
        </w:rPr>
        <w:t>我觉得</w:t>
      </w:r>
      <w:del w:id="1042" w:author="芙兰朵露" w:date="2022-05-22T01:45:00Z">
        <w:r>
          <w:rPr>
            <w:rFonts w:hint="eastAsia"/>
          </w:rPr>
          <w:delText>一般传说的</w:delText>
        </w:r>
      </w:del>
      <w:r w:rsidR="00483C78" w:rsidRPr="00750B60">
        <w:rPr>
          <w:rFonts w:hint="eastAsia"/>
        </w:rPr>
        <w:t>顺序应该反过来才对</w:t>
      </w:r>
      <w:del w:id="1043" w:author="芙兰朵露" w:date="2022-05-22T01:45:00Z">
        <w:r>
          <w:rPr>
            <w:rFonts w:hint="eastAsia"/>
          </w:rPr>
          <w:delText>：</w:delText>
        </w:r>
      </w:del>
      <w:ins w:id="1044" w:author="芙兰朵露" w:date="2022-05-22T01:45:00Z">
        <w:r w:rsidR="008E5620" w:rsidRPr="00750B60">
          <w:rPr>
            <w:rFonts w:hint="eastAsia"/>
          </w:rPr>
          <w:t>。</w:t>
        </w:r>
      </w:ins>
      <w:r w:rsidR="00483C78" w:rsidRPr="00750B60">
        <w:rPr>
          <w:rFonts w:hint="eastAsia"/>
        </w:rPr>
        <w:t>圣地</w:t>
      </w:r>
      <w:del w:id="1045" w:author="芙兰朵露" w:date="2022-05-22T01:45:00Z">
        <w:r>
          <w:rPr>
            <w:rFonts w:hint="eastAsia"/>
          </w:rPr>
          <w:delText>刚</w:delText>
        </w:r>
      </w:del>
      <w:proofErr w:type="gramStart"/>
      <w:r w:rsidR="00483C78" w:rsidRPr="00750B60">
        <w:rPr>
          <w:rFonts w:hint="eastAsia"/>
        </w:rPr>
        <w:t>建成之后</w:t>
      </w:r>
      <w:proofErr w:type="gramEnd"/>
      <w:del w:id="1046" w:author="芙兰朵露" w:date="2022-05-22T01:45:00Z">
        <w:r>
          <w:rPr>
            <w:rFonts w:hint="eastAsia"/>
          </w:rPr>
          <w:delText>就</w:delText>
        </w:r>
      </w:del>
      <w:r w:rsidR="00483C78" w:rsidRPr="00750B60">
        <w:rPr>
          <w:rFonts w:hint="eastAsia"/>
        </w:rPr>
        <w:t>出现了第一身份</w:t>
      </w:r>
      <w:ins w:id="1047" w:author="芙兰朵露" w:date="2022-05-22T01:45:00Z">
        <w:r w:rsidR="00483C78" w:rsidRPr="00750B60">
          <w:rPr>
            <w:rFonts w:hint="eastAsia"/>
          </w:rPr>
          <w:t>。</w:t>
        </w:r>
        <w:r w:rsidR="008E5620" w:rsidRPr="00750B60">
          <w:rPr>
            <w:rFonts w:hint="eastAsia"/>
          </w:rPr>
          <w:t>第一身份</w:t>
        </w:r>
      </w:ins>
      <w:r w:rsidR="008E5620" w:rsidRPr="00750B60">
        <w:rPr>
          <w:rFonts w:hint="eastAsia"/>
        </w:rPr>
        <w:t>的前身</w:t>
      </w:r>
      <w:del w:id="1048" w:author="芙兰朵露" w:date="2022-05-22T01:45:00Z">
        <w:r>
          <w:rPr>
            <w:rFonts w:hint="eastAsia"/>
          </w:rPr>
          <w:delText>。随后这个集团的人群</w:delText>
        </w:r>
      </w:del>
      <w:ins w:id="1049" w:author="芙兰朵露" w:date="2022-05-22T01:45:00Z">
        <w:r w:rsidR="008E5620" w:rsidRPr="00750B60">
          <w:rPr>
            <w:rFonts w:hint="eastAsia"/>
          </w:rPr>
          <w:t>不知道</w:t>
        </w:r>
      </w:ins>
      <w:r w:rsidR="008E5620" w:rsidRPr="00750B60">
        <w:rPr>
          <w:rFonts w:hint="eastAsia"/>
        </w:rPr>
        <w:t>为了</w:t>
      </w:r>
      <w:del w:id="1050" w:author="芙兰朵露" w:date="2022-05-22T01:45:00Z">
        <w:r>
          <w:rPr>
            <w:rFonts w:hint="eastAsia"/>
          </w:rPr>
          <w:delText>隐蔽</w:delText>
        </w:r>
      </w:del>
      <w:ins w:id="1051" w:author="芙兰朵露" w:date="2022-05-22T01:45:00Z">
        <w:r w:rsidR="008E5620" w:rsidRPr="00750B60">
          <w:rPr>
            <w:rFonts w:hint="eastAsia"/>
          </w:rPr>
          <w:t>守护什么展开了结界，以</w:t>
        </w:r>
        <w:r w:rsidR="008E5620" w:rsidRPr="00750B60">
          <w:rPr>
            <w:rFonts w:eastAsia="Yu Mincho" w:hint="eastAsia"/>
          </w:rPr>
          <w:t>『</w:t>
        </w:r>
      </w:ins>
      <w:r w:rsidR="00483C78" w:rsidRPr="00750B60">
        <w:rPr>
          <w:rFonts w:hint="eastAsia"/>
        </w:rPr>
        <w:t>神圣之地</w:t>
      </w:r>
      <w:del w:id="1052" w:author="芙兰朵露" w:date="2022-05-22T01:45:00Z">
        <w:r>
          <w:rPr>
            <w:rFonts w:hint="eastAsia"/>
          </w:rPr>
          <w:delText>才展开了这个不知在守护什么的结界。</w:delText>
        </w:r>
      </w:del>
      <w:ins w:id="1053" w:author="芙兰朵露" w:date="2022-05-22T01:45:00Z">
        <w:r w:rsidR="008E5620" w:rsidRPr="00750B60">
          <w:rPr>
            <w:rFonts w:ascii="Yu Mincho" w:eastAsia="Yu Mincho" w:hAnsi="Yu Mincho" w:hint="eastAsia"/>
          </w:rPr>
          <w:t>』</w:t>
        </w:r>
        <w:r w:rsidR="008E5620" w:rsidRPr="00750B60">
          <w:rPr>
            <w:rFonts w:hint="eastAsia"/>
          </w:rPr>
          <w:t>为借口掩盖目的，</w:t>
        </w:r>
      </w:ins>
      <w:r w:rsidR="00483C78" w:rsidRPr="00750B60">
        <w:rPr>
          <w:rFonts w:hint="eastAsia"/>
        </w:rPr>
        <w:t>这样想才比较自然</w:t>
      </w:r>
      <w:del w:id="1054" w:author="芙兰朵露" w:date="2022-05-22T01:45:00Z">
        <w:r>
          <w:rPr>
            <w:rFonts w:hint="eastAsia"/>
          </w:rPr>
          <w:delText>吧？”</w:delText>
        </w:r>
      </w:del>
      <w:ins w:id="1055" w:author="芙兰朵露" w:date="2022-05-22T01:45:00Z">
        <w:r w:rsidR="00483C78" w:rsidRPr="00750B60">
          <w:rPr>
            <w:rFonts w:hint="eastAsia"/>
          </w:rPr>
          <w:t>」</w:t>
        </w:r>
      </w:ins>
    </w:p>
    <w:p w14:paraId="635B2A23" w14:textId="77777777" w:rsidR="00483C78" w:rsidRPr="00750B60" w:rsidRDefault="00483C78" w:rsidP="00483C78">
      <w:pPr>
        <w:pPrChange w:id="1056" w:author="芙兰朵露" w:date="2022-05-22T01:45:00Z">
          <w:pPr>
            <w:ind w:firstLineChars="200" w:firstLine="420"/>
          </w:pPr>
        </w:pPrChange>
      </w:pPr>
      <w:r w:rsidRPr="00750B60">
        <w:rPr>
          <w:rFonts w:hint="eastAsia"/>
        </w:rPr>
        <w:t>如果这样思考，那圣地是因为什么原因而展开这样一个巨大</w:t>
      </w:r>
      <w:proofErr w:type="gramStart"/>
      <w:r w:rsidRPr="00750B60">
        <w:rPr>
          <w:rFonts w:hint="eastAsia"/>
        </w:rPr>
        <w:t>的结界呢</w:t>
      </w:r>
      <w:proofErr w:type="gramEnd"/>
      <w:r w:rsidRPr="00750B60">
        <w:rPr>
          <w:rFonts w:hint="eastAsia"/>
        </w:rPr>
        <w:t>？</w:t>
      </w:r>
    </w:p>
    <w:p w14:paraId="3B6C6246" w14:textId="3E45074F" w:rsidR="00483C78" w:rsidRPr="00750B60" w:rsidRDefault="00483C78" w:rsidP="00483C78">
      <w:pPr>
        <w:pPrChange w:id="1057" w:author="芙兰朵露" w:date="2022-05-22T01:45:00Z">
          <w:pPr>
            <w:ind w:firstLineChars="200" w:firstLine="420"/>
          </w:pPr>
        </w:pPrChange>
      </w:pPr>
      <w:r w:rsidRPr="00750B60">
        <w:rPr>
          <w:rFonts w:hint="eastAsia"/>
        </w:rPr>
        <w:t>在</w:t>
      </w:r>
      <w:del w:id="1058" w:author="芙兰朵露" w:date="2022-05-22T01:45:00Z">
        <w:r w:rsidR="00873996">
          <w:rPr>
            <w:rFonts w:hint="eastAsia"/>
          </w:rPr>
          <w:delText>葛里萨利嘉王国</w:delText>
        </w:r>
      </w:del>
      <w:ins w:id="1059" w:author="芙兰朵露" w:date="2022-05-22T01:45:00Z">
        <w:r w:rsidR="002F0107" w:rsidRPr="00750B60">
          <w:rPr>
            <w:rFonts w:hint="eastAsia"/>
          </w:rPr>
          <w:t>自己国家里</w:t>
        </w:r>
      </w:ins>
      <w:r w:rsidR="002F0107" w:rsidRPr="00750B60">
        <w:rPr>
          <w:rFonts w:hint="eastAsia"/>
        </w:rPr>
        <w:t>被</w:t>
      </w:r>
      <w:del w:id="1060" w:author="芙兰朵露" w:date="2022-05-22T01:45:00Z">
        <w:r w:rsidR="00873996">
          <w:rPr>
            <w:rFonts w:hint="eastAsia"/>
          </w:rPr>
          <w:delText>认为是正道人士</w:delText>
        </w:r>
      </w:del>
      <w:ins w:id="1061" w:author="芙兰朵露" w:date="2022-05-22T01:45:00Z">
        <w:r w:rsidR="002F0107" w:rsidRPr="00750B60">
          <w:rPr>
            <w:rFonts w:hint="eastAsia"/>
          </w:rPr>
          <w:t>称为改革国家</w:t>
        </w:r>
      </w:ins>
      <w:r w:rsidRPr="00750B60">
        <w:rPr>
          <w:rFonts w:hint="eastAsia"/>
        </w:rPr>
        <w:t>的雅修娜</w:t>
      </w:r>
      <w:del w:id="1062" w:author="芙兰朵露" w:date="2022-05-22T01:45:00Z">
        <w:r w:rsidR="00873996">
          <w:rPr>
            <w:rFonts w:hint="eastAsia"/>
          </w:rPr>
          <w:delText>正在</w:delText>
        </w:r>
      </w:del>
      <w:ins w:id="1063" w:author="芙兰朵露" w:date="2022-05-22T01:45:00Z">
        <w:r w:rsidRPr="00750B60">
          <w:rPr>
            <w:rFonts w:hint="eastAsia"/>
          </w:rPr>
          <w:t>正</w:t>
        </w:r>
      </w:ins>
      <w:r w:rsidRPr="00750B60">
        <w:rPr>
          <w:rFonts w:hint="eastAsia"/>
        </w:rPr>
        <w:t>因好奇心而</w:t>
      </w:r>
      <w:del w:id="1064" w:author="芙兰朵露" w:date="2022-05-22T01:45:00Z">
        <w:r w:rsidR="00873996">
          <w:rPr>
            <w:rFonts w:hint="eastAsia"/>
          </w:rPr>
          <w:delText>渐渐</w:delText>
        </w:r>
      </w:del>
      <w:r w:rsidRPr="00750B60">
        <w:rPr>
          <w:rFonts w:hint="eastAsia"/>
        </w:rPr>
        <w:t>兴奋起来</w:t>
      </w:r>
      <w:del w:id="1065" w:author="芙兰朵露" w:date="2022-05-22T01:45:00Z">
        <w:r w:rsidR="00873996">
          <w:rPr>
            <w:rFonts w:hint="eastAsia"/>
          </w:rPr>
          <w:delText>。</w:delText>
        </w:r>
      </w:del>
      <w:ins w:id="1066" w:author="芙兰朵露" w:date="2022-05-22T01:45:00Z">
        <w:r w:rsidR="002F0107" w:rsidRPr="00750B60">
          <w:rPr>
            <w:rFonts w:hint="eastAsia"/>
          </w:rPr>
          <w:t>：</w:t>
        </w:r>
      </w:ins>
    </w:p>
    <w:p w14:paraId="4802DDF0" w14:textId="32295CB3" w:rsidR="00483C78" w:rsidRPr="00750B60" w:rsidRDefault="00873996" w:rsidP="00483C78">
      <w:pPr>
        <w:pPrChange w:id="1067" w:author="芙兰朵露" w:date="2022-05-22T01:45:00Z">
          <w:pPr>
            <w:ind w:firstLineChars="200" w:firstLine="420"/>
          </w:pPr>
        </w:pPrChange>
      </w:pPr>
      <w:del w:id="1068" w:author="芙兰朵露" w:date="2022-05-22T01:45:00Z">
        <w:r>
          <w:rPr>
            <w:rFonts w:hint="eastAsia"/>
          </w:rPr>
          <w:delText>“哎呀，你看到那样的东西难道不会心生疑惑吗？历史的谜团或许就在前方，我感觉我的好奇心逐渐被圣地刺激起来了。</w:delText>
        </w:r>
      </w:del>
      <w:ins w:id="1069" w:author="芙兰朵露" w:date="2022-05-22T01:45:00Z">
        <w:r w:rsidR="00483C78" w:rsidRPr="00750B60">
          <w:rPr>
            <w:rFonts w:hint="eastAsia"/>
          </w:rPr>
          <w:t>「</w:t>
        </w:r>
        <w:r w:rsidR="002F0107" w:rsidRPr="00750B60">
          <w:rPr>
            <w:rFonts w:hint="eastAsia"/>
          </w:rPr>
          <w:t>你看，</w:t>
        </w:r>
        <w:proofErr w:type="gramStart"/>
        <w:r w:rsidR="002F0107" w:rsidRPr="00750B60">
          <w:rPr>
            <w:rFonts w:hint="eastAsia"/>
          </w:rPr>
          <w:t>那本身</w:t>
        </w:r>
        <w:proofErr w:type="gramEnd"/>
        <w:r w:rsidR="002F0107" w:rsidRPr="00750B60">
          <w:rPr>
            <w:rFonts w:hint="eastAsia"/>
          </w:rPr>
          <w:t>就充满了谜团。</w:t>
        </w:r>
        <w:r w:rsidR="00736CB8" w:rsidRPr="00750B60">
          <w:rPr>
            <w:rFonts w:hint="eastAsia"/>
          </w:rPr>
          <w:t>要是</w:t>
        </w:r>
        <w:r w:rsidR="00483C78" w:rsidRPr="00750B60">
          <w:rPr>
            <w:rFonts w:hint="eastAsia"/>
          </w:rPr>
          <w:t>历史</w:t>
        </w:r>
        <w:r w:rsidR="002F0107" w:rsidRPr="00750B60">
          <w:rPr>
            <w:rFonts w:hint="eastAsia"/>
          </w:rPr>
          <w:t>之</w:t>
        </w:r>
        <w:r w:rsidR="00483C78" w:rsidRPr="00750B60">
          <w:rPr>
            <w:rFonts w:hint="eastAsia"/>
          </w:rPr>
          <w:t>谜</w:t>
        </w:r>
        <w:r w:rsidR="00736CB8" w:rsidRPr="00750B60">
          <w:rPr>
            <w:rFonts w:hint="eastAsia"/>
          </w:rPr>
          <w:t>在</w:t>
        </w:r>
        <w:r w:rsidR="002F0107" w:rsidRPr="00750B60">
          <w:rPr>
            <w:rFonts w:hint="eastAsia"/>
          </w:rPr>
          <w:t>面前</w:t>
        </w:r>
        <w:r w:rsidR="00483C78" w:rsidRPr="00750B60">
          <w:rPr>
            <w:rFonts w:hint="eastAsia"/>
          </w:rPr>
          <w:t>，</w:t>
        </w:r>
        <w:r w:rsidR="00736CB8" w:rsidRPr="00750B60">
          <w:rPr>
            <w:rFonts w:hint="eastAsia"/>
          </w:rPr>
          <w:t>会让人想要探求真理</w:t>
        </w:r>
        <w:r w:rsidR="00483C78" w:rsidRPr="00750B60">
          <w:rPr>
            <w:rFonts w:hint="eastAsia"/>
          </w:rPr>
          <w:t>。</w:t>
        </w:r>
      </w:ins>
      <w:r w:rsidR="00483C78" w:rsidRPr="00750B60">
        <w:rPr>
          <w:rFonts w:hint="eastAsia"/>
        </w:rPr>
        <w:t>第一身份的你们，究竟隐瞒了一些什么东西？</w:t>
      </w:r>
      <w:del w:id="1070" w:author="芙兰朵露" w:date="2022-05-22T01:45:00Z">
        <w:r>
          <w:rPr>
            <w:rFonts w:hint="eastAsia"/>
          </w:rPr>
          <w:delText>”</w:delText>
        </w:r>
      </w:del>
      <w:ins w:id="1071" w:author="芙兰朵露" w:date="2022-05-22T01:45:00Z">
        <w:r w:rsidR="00483C78" w:rsidRPr="00750B60">
          <w:rPr>
            <w:rFonts w:hint="eastAsia"/>
          </w:rPr>
          <w:t>」</w:t>
        </w:r>
      </w:ins>
    </w:p>
    <w:p w14:paraId="3109171B" w14:textId="08A162E4" w:rsidR="00483C78" w:rsidRPr="00750B60" w:rsidRDefault="00873996" w:rsidP="00483C78">
      <w:pPr>
        <w:pPrChange w:id="1072" w:author="芙兰朵露" w:date="2022-05-22T01:45:00Z">
          <w:pPr>
            <w:ind w:firstLineChars="200" w:firstLine="420"/>
          </w:pPr>
        </w:pPrChange>
      </w:pPr>
      <w:del w:id="1073" w:author="芙兰朵露" w:date="2022-05-22T01:45:00Z">
        <w:r>
          <w:rPr>
            <w:rFonts w:hint="eastAsia"/>
          </w:rPr>
          <w:delText>“</w:delText>
        </w:r>
      </w:del>
      <w:ins w:id="1074" w:author="芙兰朵露" w:date="2022-05-22T01:45:00Z">
        <w:r w:rsidR="00483C78" w:rsidRPr="00750B60">
          <w:rPr>
            <w:rFonts w:hint="eastAsia"/>
          </w:rPr>
          <w:t>「</w:t>
        </w:r>
      </w:ins>
      <w:r w:rsidR="00483C78" w:rsidRPr="00750B60">
        <w:rPr>
          <w:rFonts w:hint="eastAsia"/>
        </w:rPr>
        <w:t>我</w:t>
      </w:r>
      <w:del w:id="1075" w:author="芙兰朵露" w:date="2022-05-22T01:45:00Z">
        <w:r>
          <w:rPr>
            <w:rFonts w:hint="eastAsia"/>
          </w:rPr>
          <w:delText>地位这么低，这些事情完全不知道。倒是</w:delText>
        </w:r>
      </w:del>
      <w:ins w:id="1076" w:author="芙兰朵露" w:date="2022-05-22T01:45:00Z">
        <w:r w:rsidR="00736CB8" w:rsidRPr="00750B60">
          <w:rPr>
            <w:rFonts w:hint="eastAsia"/>
          </w:rPr>
          <w:t>这种底层</w:t>
        </w:r>
        <w:r w:rsidR="00483C78" w:rsidRPr="00750B60">
          <w:rPr>
            <w:rFonts w:hint="eastAsia"/>
          </w:rPr>
          <w:t>，</w:t>
        </w:r>
        <w:r w:rsidR="00736CB8" w:rsidRPr="00750B60">
          <w:rPr>
            <w:rFonts w:hint="eastAsia"/>
          </w:rPr>
          <w:t>怎么会</w:t>
        </w:r>
        <w:r w:rsidR="00483C78" w:rsidRPr="00750B60">
          <w:rPr>
            <w:rFonts w:hint="eastAsia"/>
          </w:rPr>
          <w:t>知道。</w:t>
        </w:r>
      </w:ins>
      <w:r w:rsidR="00483C78" w:rsidRPr="00750B60">
        <w:rPr>
          <w:rFonts w:hint="eastAsia"/>
        </w:rPr>
        <w:t>你</w:t>
      </w:r>
      <w:del w:id="1077" w:author="芙兰朵露" w:date="2022-05-22T01:45:00Z">
        <w:r>
          <w:rPr>
            <w:rFonts w:hint="eastAsia"/>
          </w:rPr>
          <w:delText>，</w:delText>
        </w:r>
      </w:del>
      <w:r w:rsidR="00483C78" w:rsidRPr="00750B60">
        <w:rPr>
          <w:rFonts w:hint="eastAsia"/>
        </w:rPr>
        <w:t>千万别</w:t>
      </w:r>
      <w:del w:id="1078" w:author="芙兰朵露" w:date="2022-05-22T01:45:00Z">
        <w:r>
          <w:rPr>
            <w:rFonts w:hint="eastAsia"/>
          </w:rPr>
          <w:delText>做什么画蛇添足的麻烦事。”</w:delText>
        </w:r>
      </w:del>
      <w:ins w:id="1079" w:author="芙兰朵露" w:date="2022-05-22T01:45:00Z">
        <w:r w:rsidR="00736CB8" w:rsidRPr="00750B60">
          <w:rPr>
            <w:rFonts w:hint="eastAsia"/>
          </w:rPr>
          <w:t>没事找事</w:t>
        </w:r>
        <w:r w:rsidR="00483C78" w:rsidRPr="00750B60">
          <w:rPr>
            <w:rFonts w:hint="eastAsia"/>
          </w:rPr>
          <w:t>」</w:t>
        </w:r>
      </w:ins>
    </w:p>
    <w:p w14:paraId="44C83542" w14:textId="3D64C471" w:rsidR="00483C78" w:rsidRPr="00750B60" w:rsidRDefault="00483C78" w:rsidP="00483C78">
      <w:pPr>
        <w:pPrChange w:id="1080" w:author="芙兰朵露" w:date="2022-05-22T01:45:00Z">
          <w:pPr>
            <w:ind w:firstLineChars="200" w:firstLine="420"/>
          </w:pPr>
        </w:pPrChange>
      </w:pPr>
      <w:r w:rsidRPr="00750B60">
        <w:rPr>
          <w:rFonts w:hint="eastAsia"/>
        </w:rPr>
        <w:t>对于维持圣地</w:t>
      </w:r>
      <w:del w:id="1081" w:author="芙兰朵露" w:date="2022-05-22T01:45:00Z">
        <w:r w:rsidR="00873996">
          <w:rPr>
            <w:rFonts w:hint="eastAsia"/>
          </w:rPr>
          <w:delText>最重要</w:delText>
        </w:r>
      </w:del>
      <w:r w:rsidRPr="00750B60">
        <w:rPr>
          <w:rFonts w:hint="eastAsia"/>
        </w:rPr>
        <w:t>的</w:t>
      </w:r>
      <w:del w:id="1082" w:author="芙兰朵露" w:date="2022-05-22T01:45:00Z">
        <w:r w:rsidR="00873996">
          <w:rPr>
            <w:rFonts w:hint="eastAsia"/>
          </w:rPr>
          <w:delText>就是</w:delText>
        </w:r>
      </w:del>
      <w:ins w:id="1083" w:author="芙兰朵露" w:date="2022-05-22T01:45:00Z">
        <w:r w:rsidRPr="00750B60">
          <w:rPr>
            <w:rFonts w:hint="eastAsia"/>
          </w:rPr>
          <w:t>是</w:t>
        </w:r>
      </w:ins>
      <w:r w:rsidRPr="00750B60">
        <w:rPr>
          <w:rFonts w:hint="eastAsia"/>
        </w:rPr>
        <w:t>位于圣地中央的大圣堂。</w:t>
      </w:r>
      <w:del w:id="1084" w:author="芙兰朵露" w:date="2022-05-22T01:45:00Z">
        <w:r w:rsidR="00873996">
          <w:rPr>
            <w:rFonts w:hint="eastAsia"/>
          </w:rPr>
          <w:delText>被允许进入那样</w:delText>
        </w:r>
      </w:del>
      <w:ins w:id="1085" w:author="芙兰朵露" w:date="2022-05-22T01:45:00Z">
        <w:r w:rsidR="00736CB8" w:rsidRPr="00750B60">
          <w:rPr>
            <w:rFonts w:hint="eastAsia"/>
          </w:rPr>
          <w:t>据说在这最</w:t>
        </w:r>
      </w:ins>
      <w:r w:rsidR="00736CB8" w:rsidRPr="00750B60">
        <w:rPr>
          <w:rFonts w:hint="eastAsia"/>
        </w:rPr>
        <w:t>重要的地方</w:t>
      </w:r>
      <w:ins w:id="1086" w:author="芙兰朵露" w:date="2022-05-22T01:45:00Z">
        <w:r w:rsidR="00736CB8" w:rsidRPr="00750B60">
          <w:rPr>
            <w:rFonts w:hint="eastAsia"/>
          </w:rPr>
          <w:t>，能进里面</w:t>
        </w:r>
      </w:ins>
      <w:r w:rsidRPr="00750B60">
        <w:rPr>
          <w:rFonts w:hint="eastAsia"/>
        </w:rPr>
        <w:t>的神官据说不足百人。于圣地内部赴任</w:t>
      </w:r>
      <w:ins w:id="1087" w:author="芙兰朵露" w:date="2022-05-22T01:45:00Z">
        <w:r w:rsidR="00BD6154" w:rsidRPr="00750B60">
          <w:rPr>
            <w:rFonts w:hint="eastAsia"/>
          </w:rPr>
          <w:t>，则</w:t>
        </w:r>
      </w:ins>
      <w:r w:rsidR="00BD6154" w:rsidRPr="00750B60">
        <w:rPr>
          <w:rFonts w:hint="eastAsia"/>
        </w:rPr>
        <w:t>是</w:t>
      </w:r>
      <w:r w:rsidRPr="00750B60">
        <w:rPr>
          <w:rFonts w:hint="eastAsia"/>
        </w:rPr>
        <w:t>被选中的第一身份的</w:t>
      </w:r>
      <w:del w:id="1088" w:author="芙兰朵露" w:date="2022-05-22T01:45:00Z">
        <w:r w:rsidR="00873996">
          <w:rPr>
            <w:rFonts w:hint="eastAsia"/>
          </w:rPr>
          <w:delText>正面</w:delText>
        </w:r>
      </w:del>
      <w:ins w:id="1089" w:author="芙兰朵露" w:date="2022-05-22T01:45:00Z">
        <w:r w:rsidR="00BD6154" w:rsidRPr="00750B60">
          <w:rPr>
            <w:rFonts w:hint="eastAsia"/>
          </w:rPr>
          <w:t>精英的证明</w:t>
        </w:r>
      </w:ins>
      <w:r w:rsidRPr="00750B60">
        <w:rPr>
          <w:rFonts w:hint="eastAsia"/>
        </w:rPr>
        <w:t>，但若是</w:t>
      </w:r>
      <w:del w:id="1090" w:author="芙兰朵露" w:date="2022-05-22T01:45:00Z">
        <w:r w:rsidR="00873996">
          <w:rPr>
            <w:rFonts w:hint="eastAsia"/>
          </w:rPr>
          <w:delText>可以在</w:delText>
        </w:r>
      </w:del>
      <w:ins w:id="1091" w:author="芙兰朵露" w:date="2022-05-22T01:45:00Z">
        <w:r w:rsidR="0032025D" w:rsidRPr="00750B60">
          <w:rPr>
            <w:rFonts w:hint="eastAsia"/>
          </w:rPr>
          <w:t>能进入</w:t>
        </w:r>
      </w:ins>
      <w:r w:rsidRPr="00750B60">
        <w:rPr>
          <w:rFonts w:hint="eastAsia"/>
        </w:rPr>
        <w:t>大圣堂</w:t>
      </w:r>
      <w:del w:id="1092" w:author="芙兰朵露" w:date="2022-05-22T01:45:00Z">
        <w:r w:rsidR="00873996">
          <w:rPr>
            <w:rFonts w:hint="eastAsia"/>
          </w:rPr>
          <w:delText>工作的话，那就是</w:delText>
        </w:r>
      </w:del>
      <w:ins w:id="1093" w:author="芙兰朵露" w:date="2022-05-22T01:45:00Z">
        <w:r w:rsidRPr="00750B60">
          <w:rPr>
            <w:rFonts w:hint="eastAsia"/>
          </w:rPr>
          <w:t>工</w:t>
        </w:r>
        <w:r w:rsidR="0032025D" w:rsidRPr="00750B60">
          <w:rPr>
            <w:rFonts w:hint="eastAsia"/>
          </w:rPr>
          <w:t>之中</w:t>
        </w:r>
        <w:r w:rsidRPr="00750B60">
          <w:rPr>
            <w:rFonts w:hint="eastAsia"/>
          </w:rPr>
          <w:t>，</w:t>
        </w:r>
        <w:r w:rsidR="0032025D" w:rsidRPr="00750B60">
          <w:rPr>
            <w:rFonts w:hint="eastAsia"/>
          </w:rPr>
          <w:t>则站在</w:t>
        </w:r>
      </w:ins>
      <w:r w:rsidRPr="00750B60">
        <w:rPr>
          <w:rFonts w:hint="eastAsia"/>
        </w:rPr>
        <w:t>更加</w:t>
      </w:r>
      <w:del w:id="1094" w:author="芙兰朵露" w:date="2022-05-22T01:45:00Z">
        <w:r w:rsidR="00873996">
          <w:rPr>
            <w:rFonts w:hint="eastAsia"/>
          </w:rPr>
          <w:delText>荣耀</w:delText>
        </w:r>
      </w:del>
      <w:ins w:id="1095" w:author="芙兰朵露" w:date="2022-05-22T01:45:00Z">
        <w:r w:rsidR="0032025D" w:rsidRPr="00750B60">
          <w:rPr>
            <w:rFonts w:hint="eastAsia"/>
          </w:rPr>
          <w:t>顶端</w:t>
        </w:r>
      </w:ins>
      <w:r w:rsidR="0032025D" w:rsidRPr="00750B60">
        <w:rPr>
          <w:rFonts w:hint="eastAsia"/>
        </w:rPr>
        <w:t>的</w:t>
      </w:r>
      <w:del w:id="1096" w:author="芙兰朵露" w:date="2022-05-22T01:45:00Z">
        <w:r w:rsidR="00873996">
          <w:rPr>
            <w:rFonts w:hint="eastAsia"/>
          </w:rPr>
          <w:delText>事情</w:delText>
        </w:r>
      </w:del>
      <w:ins w:id="1097" w:author="芙兰朵露" w:date="2022-05-22T01:45:00Z">
        <w:r w:rsidR="0032025D" w:rsidRPr="00750B60">
          <w:rPr>
            <w:rFonts w:hint="eastAsia"/>
          </w:rPr>
          <w:t>位置</w:t>
        </w:r>
      </w:ins>
      <w:r w:rsidRPr="00750B60">
        <w:rPr>
          <w:rFonts w:hint="eastAsia"/>
        </w:rPr>
        <w:t>。</w:t>
      </w:r>
    </w:p>
    <w:p w14:paraId="4FB005A2" w14:textId="0040C785" w:rsidR="00483C78" w:rsidRPr="00750B60" w:rsidRDefault="00873996" w:rsidP="00483C78">
      <w:pPr>
        <w:pPrChange w:id="1098" w:author="芙兰朵露" w:date="2022-05-22T01:45:00Z">
          <w:pPr>
            <w:ind w:firstLineChars="200" w:firstLine="420"/>
          </w:pPr>
        </w:pPrChange>
      </w:pPr>
      <w:del w:id="1099" w:author="芙兰朵露" w:date="2022-05-22T01:45:00Z">
        <w:r>
          <w:rPr>
            <w:rFonts w:hint="eastAsia"/>
          </w:rPr>
          <w:delText>就算不管</w:delText>
        </w:r>
      </w:del>
      <w:ins w:id="1100" w:author="芙兰朵露" w:date="2022-05-22T01:45:00Z">
        <w:r w:rsidR="007C4E40" w:rsidRPr="00750B60">
          <w:rPr>
            <w:rFonts w:hint="eastAsia"/>
          </w:rPr>
          <w:t>别说</w:t>
        </w:r>
      </w:ins>
      <w:r w:rsidR="00483C78" w:rsidRPr="00750B60">
        <w:rPr>
          <w:rFonts w:hint="eastAsia"/>
        </w:rPr>
        <w:t>可疑的雅修娜，</w:t>
      </w:r>
      <w:del w:id="1101" w:author="芙兰朵露" w:date="2022-05-22T01:45:00Z">
        <w:r>
          <w:rPr>
            <w:rFonts w:hint="eastAsia"/>
          </w:rPr>
          <w:delText>身为身穿白服的</w:delText>
        </w:r>
      </w:del>
      <w:ins w:id="1102" w:author="芙兰朵露" w:date="2022-05-22T01:45:00Z">
        <w:r w:rsidR="007C4E40" w:rsidRPr="00750B60">
          <w:rPr>
            <w:rFonts w:hint="eastAsia"/>
          </w:rPr>
          <w:t>作为</w:t>
        </w:r>
      </w:ins>
      <w:r w:rsidR="00483C78" w:rsidRPr="00750B60">
        <w:rPr>
          <w:rFonts w:hint="eastAsia"/>
        </w:rPr>
        <w:t>梅诺的辅佐</w:t>
      </w:r>
      <w:del w:id="1103" w:author="芙兰朵露" w:date="2022-05-22T01:45:00Z">
        <w:r>
          <w:rPr>
            <w:rFonts w:hint="eastAsia"/>
          </w:rPr>
          <w:delText>神</w:delText>
        </w:r>
      </w:del>
      <w:r w:rsidR="007C4E40" w:rsidRPr="00750B60">
        <w:rPr>
          <w:rFonts w:hint="eastAsia"/>
        </w:rPr>
        <w:t>官</w:t>
      </w:r>
      <w:ins w:id="1104" w:author="芙兰朵露" w:date="2022-05-22T01:45:00Z">
        <w:r w:rsidR="007C4E40" w:rsidRPr="00750B60">
          <w:rPr>
            <w:rFonts w:hint="eastAsia"/>
          </w:rPr>
          <w:t>的白服</w:t>
        </w:r>
      </w:ins>
      <w:proofErr w:type="gramStart"/>
      <w:r w:rsidR="00483C78" w:rsidRPr="00750B60">
        <w:rPr>
          <w:rFonts w:hint="eastAsia"/>
        </w:rPr>
        <w:t>茉茉</w:t>
      </w:r>
      <w:proofErr w:type="gramEnd"/>
      <w:r w:rsidR="00483C78" w:rsidRPr="00750B60">
        <w:rPr>
          <w:rFonts w:hint="eastAsia"/>
        </w:rPr>
        <w:t>，也是不可能</w:t>
      </w:r>
      <w:del w:id="1105" w:author="芙兰朵露" w:date="2022-05-22T01:45:00Z">
        <w:r>
          <w:rPr>
            <w:rFonts w:hint="eastAsia"/>
          </w:rPr>
          <w:delText>被允许</w:delText>
        </w:r>
      </w:del>
      <w:r w:rsidR="00483C78" w:rsidRPr="00750B60">
        <w:rPr>
          <w:rFonts w:hint="eastAsia"/>
        </w:rPr>
        <w:t>进入</w:t>
      </w:r>
      <w:del w:id="1106" w:author="芙兰朵露" w:date="2022-05-22T01:45:00Z">
        <w:r>
          <w:rPr>
            <w:rFonts w:hint="eastAsia"/>
          </w:rPr>
          <w:delText>大圣堂</w:delText>
        </w:r>
      </w:del>
      <w:ins w:id="1107" w:author="芙兰朵露" w:date="2022-05-22T01:45:00Z">
        <w:r w:rsidR="007C4E40" w:rsidRPr="00750B60">
          <w:rPr>
            <w:rFonts w:hint="eastAsia"/>
          </w:rPr>
          <w:t>这里</w:t>
        </w:r>
      </w:ins>
      <w:r w:rsidR="00483C78" w:rsidRPr="00750B60">
        <w:rPr>
          <w:rFonts w:hint="eastAsia"/>
        </w:rPr>
        <w:t>的。</w:t>
      </w:r>
    </w:p>
    <w:p w14:paraId="2ED4FDD5" w14:textId="7B4AB4C5" w:rsidR="00483C78" w:rsidRPr="00750B60" w:rsidRDefault="00873996" w:rsidP="00483C78">
      <w:pPr>
        <w:pPrChange w:id="1108" w:author="芙兰朵露" w:date="2022-05-22T01:45:00Z">
          <w:pPr>
            <w:ind w:firstLineChars="200" w:firstLine="420"/>
          </w:pPr>
        </w:pPrChange>
      </w:pPr>
      <w:del w:id="1109" w:author="芙兰朵露" w:date="2022-05-22T01:45:00Z">
        <w:r>
          <w:rPr>
            <w:rFonts w:hint="eastAsia"/>
          </w:rPr>
          <w:delText>“</w:delText>
        </w:r>
      </w:del>
      <w:ins w:id="1110" w:author="芙兰朵露" w:date="2022-05-22T01:45:00Z">
        <w:r w:rsidR="00483C78" w:rsidRPr="00750B60">
          <w:rPr>
            <w:rFonts w:hint="eastAsia"/>
          </w:rPr>
          <w:t>「</w:t>
        </w:r>
      </w:ins>
      <w:r w:rsidR="00483C78" w:rsidRPr="00750B60">
        <w:rPr>
          <w:rFonts w:hint="eastAsia"/>
        </w:rPr>
        <w:t>又来了又来了。</w:t>
      </w:r>
      <w:proofErr w:type="gramStart"/>
      <w:r w:rsidR="00483C78" w:rsidRPr="00750B60">
        <w:rPr>
          <w:rFonts w:hint="eastAsia"/>
        </w:rPr>
        <w:t>茉茉</w:t>
      </w:r>
      <w:proofErr w:type="gramEnd"/>
      <w:r w:rsidR="00483C78" w:rsidRPr="00750B60">
        <w:rPr>
          <w:rFonts w:hint="eastAsia"/>
        </w:rPr>
        <w:t>就是喜欢想这些有的没的。</w:t>
      </w:r>
      <w:del w:id="1111" w:author="芙兰朵露" w:date="2022-05-22T01:45:00Z">
        <w:r>
          <w:rPr>
            <w:rFonts w:hint="eastAsia"/>
          </w:rPr>
          <w:delText>总是这样瞎操心就变得不可爱了哦。担心我乱跑的话，</w:delText>
        </w:r>
      </w:del>
      <w:ins w:id="1112" w:author="芙兰朵露" w:date="2022-05-22T01:45:00Z">
        <w:r w:rsidR="007C4E40" w:rsidRPr="00750B60">
          <w:rPr>
            <w:rFonts w:hint="eastAsia"/>
          </w:rPr>
          <w:t>真</w:t>
        </w:r>
        <w:r w:rsidR="00483C78" w:rsidRPr="00750B60">
          <w:rPr>
            <w:rFonts w:hint="eastAsia"/>
          </w:rPr>
          <w:t>可爱</w:t>
        </w:r>
        <w:r w:rsidR="007C4E40" w:rsidRPr="00750B60">
          <w:rPr>
            <w:rFonts w:hint="eastAsia"/>
          </w:rPr>
          <w:t>呢</w:t>
        </w:r>
        <w:r w:rsidR="00483C78" w:rsidRPr="00750B60">
          <w:rPr>
            <w:rFonts w:hint="eastAsia"/>
          </w:rPr>
          <w:t>。</w:t>
        </w:r>
      </w:ins>
      <w:r w:rsidR="007C4E40" w:rsidRPr="00750B60">
        <w:rPr>
          <w:rFonts w:hint="eastAsia"/>
        </w:rPr>
        <w:t>要</w:t>
      </w:r>
      <w:r w:rsidR="00483C78" w:rsidRPr="00750B60">
        <w:rPr>
          <w:rFonts w:hint="eastAsia"/>
        </w:rPr>
        <w:t>牵着我的手吗？</w:t>
      </w:r>
      <w:del w:id="1113" w:author="芙兰朵露" w:date="2022-05-22T01:45:00Z">
        <w:r>
          <w:rPr>
            <w:rFonts w:hint="eastAsia"/>
          </w:rPr>
          <w:delText>”</w:delText>
        </w:r>
      </w:del>
      <w:ins w:id="1114" w:author="芙兰朵露" w:date="2022-05-22T01:45:00Z">
        <w:r w:rsidR="00483C78" w:rsidRPr="00750B60">
          <w:rPr>
            <w:rFonts w:hint="eastAsia"/>
          </w:rPr>
          <w:t>」</w:t>
        </w:r>
      </w:ins>
    </w:p>
    <w:p w14:paraId="3C1A9006" w14:textId="07E37364" w:rsidR="00483C78" w:rsidRPr="00750B60" w:rsidRDefault="00873996" w:rsidP="00483C78">
      <w:pPr>
        <w:pPrChange w:id="1115" w:author="芙兰朵露" w:date="2022-05-22T01:45:00Z">
          <w:pPr>
            <w:ind w:firstLineChars="200" w:firstLine="420"/>
          </w:pPr>
        </w:pPrChange>
      </w:pPr>
      <w:del w:id="1116" w:author="芙兰朵露" w:date="2022-05-22T01:45:00Z">
        <w:r>
          <w:rPr>
            <w:rFonts w:hint="eastAsia"/>
          </w:rPr>
          <w:delText>“</w:delText>
        </w:r>
      </w:del>
      <w:ins w:id="1117" w:author="芙兰朵露" w:date="2022-05-22T01:45:00Z">
        <w:r w:rsidR="00483C78" w:rsidRPr="00750B60">
          <w:rPr>
            <w:rFonts w:hint="eastAsia"/>
          </w:rPr>
          <w:t>「</w:t>
        </w:r>
        <w:r w:rsidR="007C4E40" w:rsidRPr="00750B60">
          <w:rPr>
            <w:rFonts w:hint="eastAsia"/>
          </w:rPr>
          <w:t>信不信我</w:t>
        </w:r>
      </w:ins>
      <w:r w:rsidR="00483C78" w:rsidRPr="00750B60">
        <w:rPr>
          <w:rFonts w:hint="eastAsia"/>
        </w:rPr>
        <w:t>杀了你</w:t>
      </w:r>
      <w:del w:id="1118" w:author="芙兰朵露" w:date="2022-05-22T01:45:00Z">
        <w:r>
          <w:rPr>
            <w:rFonts w:hint="eastAsia"/>
          </w:rPr>
          <w:delText>啊？！”</w:delText>
        </w:r>
      </w:del>
      <w:ins w:id="1119" w:author="芙兰朵露" w:date="2022-05-22T01:45:00Z">
        <w:r w:rsidR="00483C78" w:rsidRPr="00750B60">
          <w:rPr>
            <w:rFonts w:hint="eastAsia"/>
          </w:rPr>
          <w:t>？！」</w:t>
        </w:r>
      </w:ins>
    </w:p>
    <w:p w14:paraId="62140022" w14:textId="3BCE7F32" w:rsidR="00483C78" w:rsidRPr="00750B60" w:rsidRDefault="00483C78" w:rsidP="00483C78">
      <w:pPr>
        <w:pPrChange w:id="1120" w:author="芙兰朵露" w:date="2022-05-22T01:45:00Z">
          <w:pPr>
            <w:ind w:firstLineChars="200" w:firstLine="420"/>
          </w:pPr>
        </w:pPrChange>
      </w:pPr>
      <w:proofErr w:type="gramStart"/>
      <w:r w:rsidRPr="00750B60">
        <w:rPr>
          <w:rFonts w:hint="eastAsia"/>
        </w:rPr>
        <w:t>茉茉</w:t>
      </w:r>
      <w:proofErr w:type="gramEnd"/>
      <w:r w:rsidRPr="00750B60">
        <w:rPr>
          <w:rFonts w:hint="eastAsia"/>
        </w:rPr>
        <w:t>对雅修娜散发出杀气。雅修娜</w:t>
      </w:r>
      <w:ins w:id="1121" w:author="芙兰朵露" w:date="2022-05-22T01:45:00Z">
        <w:r w:rsidR="007C4E40" w:rsidRPr="00750B60">
          <w:rPr>
            <w:rFonts w:hint="eastAsia"/>
          </w:rPr>
          <w:t>笑了笑</w:t>
        </w:r>
      </w:ins>
      <w:r w:rsidRPr="00750B60">
        <w:rPr>
          <w:rFonts w:hint="eastAsia"/>
        </w:rPr>
        <w:t>接住</w:t>
      </w:r>
      <w:ins w:id="1122" w:author="芙兰朵露" w:date="2022-05-22T01:45:00Z">
        <w:r w:rsidR="007C4E40" w:rsidRPr="00750B60">
          <w:rPr>
            <w:rFonts w:hint="eastAsia"/>
          </w:rPr>
          <w:t>了</w:t>
        </w:r>
      </w:ins>
      <w:r w:rsidRPr="00750B60">
        <w:rPr>
          <w:rFonts w:hint="eastAsia"/>
        </w:rPr>
        <w:t>杀气</w:t>
      </w:r>
      <w:del w:id="1123" w:author="芙兰朵露" w:date="2022-05-22T01:45:00Z">
        <w:r w:rsidR="00873996">
          <w:rPr>
            <w:rFonts w:hint="eastAsia"/>
          </w:rPr>
          <w:delText>然后笑了笑</w:delText>
        </w:r>
      </w:del>
      <w:r w:rsidRPr="00750B60">
        <w:rPr>
          <w:rFonts w:hint="eastAsia"/>
        </w:rPr>
        <w:t>。</w:t>
      </w:r>
    </w:p>
    <w:p w14:paraId="3455FCE8" w14:textId="7CD14813" w:rsidR="00483C78" w:rsidRPr="00750B60" w:rsidRDefault="00873996" w:rsidP="00483C78">
      <w:pPr>
        <w:pPrChange w:id="1124" w:author="芙兰朵露" w:date="2022-05-22T01:45:00Z">
          <w:pPr>
            <w:ind w:firstLineChars="200" w:firstLine="420"/>
          </w:pPr>
        </w:pPrChange>
      </w:pPr>
      <w:del w:id="1125" w:author="芙兰朵露" w:date="2022-05-22T01:45:00Z">
        <w:r>
          <w:rPr>
            <w:rFonts w:hint="eastAsia"/>
          </w:rPr>
          <w:delText>“</w:delText>
        </w:r>
      </w:del>
      <w:ins w:id="1126" w:author="芙兰朵露" w:date="2022-05-22T01:45:00Z">
        <w:r w:rsidR="00483C78" w:rsidRPr="00750B60">
          <w:rPr>
            <w:rFonts w:hint="eastAsia"/>
          </w:rPr>
          <w:t>「</w:t>
        </w:r>
      </w:ins>
      <w:r w:rsidR="00BD6154" w:rsidRPr="00750B60">
        <w:rPr>
          <w:rFonts w:hint="eastAsia"/>
        </w:rPr>
        <w:t>这</w:t>
      </w:r>
      <w:del w:id="1127" w:author="芙兰朵露" w:date="2022-05-22T01:45:00Z">
        <w:r>
          <w:rPr>
            <w:rFonts w:hint="eastAsia"/>
          </w:rPr>
          <w:delText>叫做</w:delText>
        </w:r>
      </w:del>
      <w:ins w:id="1128" w:author="芙兰朵露" w:date="2022-05-22T01:45:00Z">
        <w:r w:rsidR="00BD6154" w:rsidRPr="00750B60">
          <w:rPr>
            <w:rFonts w:hint="eastAsia"/>
          </w:rPr>
          <w:t>世上没有比</w:t>
        </w:r>
      </w:ins>
      <w:r w:rsidR="00BD6154" w:rsidRPr="00750B60">
        <w:rPr>
          <w:rFonts w:hint="eastAsia"/>
        </w:rPr>
        <w:t>圣地</w:t>
      </w:r>
      <w:del w:id="1129" w:author="芙兰朵露" w:date="2022-05-22T01:45:00Z">
        <w:r>
          <w:rPr>
            <w:rFonts w:hint="eastAsia"/>
          </w:rPr>
          <w:delText>什么的地方，却并不是什么神迹。结果是一个完全凭借人力制造</w:delText>
        </w:r>
      </w:del>
      <w:ins w:id="1130" w:author="芙兰朵露" w:date="2022-05-22T01:45:00Z">
        <w:r w:rsidR="00BD6154" w:rsidRPr="00750B60">
          <w:rPr>
            <w:rFonts w:hint="eastAsia"/>
          </w:rPr>
          <w:t>更人为创造</w:t>
        </w:r>
      </w:ins>
      <w:r w:rsidR="00BD6154" w:rsidRPr="00750B60">
        <w:rPr>
          <w:rFonts w:hint="eastAsia"/>
        </w:rPr>
        <w:t>的城市</w:t>
      </w:r>
      <w:del w:id="1131" w:author="芙兰朵露" w:date="2022-05-22T01:45:00Z">
        <w:r>
          <w:rPr>
            <w:rFonts w:hint="eastAsia"/>
          </w:rPr>
          <w:delText>嘛。”</w:delText>
        </w:r>
      </w:del>
      <w:ins w:id="1132" w:author="芙兰朵露" w:date="2022-05-22T01:45:00Z">
        <w:r w:rsidR="00BD6154" w:rsidRPr="00750B60">
          <w:rPr>
            <w:rFonts w:hint="eastAsia"/>
          </w:rPr>
          <w:t>了</w:t>
        </w:r>
        <w:r w:rsidR="00483C78" w:rsidRPr="00750B60">
          <w:rPr>
            <w:rFonts w:hint="eastAsia"/>
          </w:rPr>
          <w:t>」</w:t>
        </w:r>
      </w:ins>
    </w:p>
    <w:p w14:paraId="61D420FA" w14:textId="3A5D3854" w:rsidR="00483C78" w:rsidRPr="00750B60" w:rsidRDefault="00873996" w:rsidP="00483C78">
      <w:pPr>
        <w:pPrChange w:id="1133" w:author="芙兰朵露" w:date="2022-05-22T01:45:00Z">
          <w:pPr>
            <w:ind w:firstLineChars="200" w:firstLine="420"/>
          </w:pPr>
        </w:pPrChange>
      </w:pPr>
      <w:del w:id="1134" w:author="芙兰朵露" w:date="2022-05-22T01:45:00Z">
        <w:r>
          <w:rPr>
            <w:rFonts w:hint="eastAsia"/>
          </w:rPr>
          <w:delText>“</w:delText>
        </w:r>
      </w:del>
      <w:ins w:id="1135" w:author="芙兰朵露" w:date="2022-05-22T01:45:00Z">
        <w:r w:rsidR="00483C78" w:rsidRPr="00750B60">
          <w:rPr>
            <w:rFonts w:hint="eastAsia"/>
          </w:rPr>
          <w:t>「</w:t>
        </w:r>
      </w:ins>
      <w:r w:rsidR="00483C78" w:rsidRPr="00750B60">
        <w:rPr>
          <w:rFonts w:hint="eastAsia"/>
        </w:rPr>
        <w:t>明明说着是信仰什么的，但实际上都是</w:t>
      </w:r>
      <w:del w:id="1136" w:author="芙兰朵露" w:date="2022-05-22T01:45:00Z">
        <w:r>
          <w:rPr>
            <w:rFonts w:hint="eastAsia"/>
          </w:rPr>
          <w:delText>人力</w:delText>
        </w:r>
      </w:del>
      <w:ins w:id="1137" w:author="芙兰朵露" w:date="2022-05-22T01:45:00Z">
        <w:r w:rsidR="00483C78" w:rsidRPr="00750B60">
          <w:rPr>
            <w:rFonts w:hint="eastAsia"/>
          </w:rPr>
          <w:t>人</w:t>
        </w:r>
        <w:r w:rsidR="007C4E40" w:rsidRPr="00750B60">
          <w:rPr>
            <w:rFonts w:hint="eastAsia"/>
          </w:rPr>
          <w:t>为</w:t>
        </w:r>
      </w:ins>
      <w:r w:rsidR="007C4E40" w:rsidRPr="00750B60">
        <w:rPr>
          <w:rFonts w:hint="eastAsia"/>
        </w:rPr>
        <w:t>的</w:t>
      </w:r>
      <w:del w:id="1138" w:author="芙兰朵露" w:date="2022-05-22T01:45:00Z">
        <w:r>
          <w:rPr>
            <w:rFonts w:hint="eastAsia"/>
          </w:rPr>
          <w:delText>结晶。</w:delText>
        </w:r>
      </w:del>
      <w:ins w:id="1139" w:author="芙兰朵露" w:date="2022-05-22T01:45:00Z">
        <w:r w:rsidR="007C4E40" w:rsidRPr="00750B60">
          <w:rPr>
            <w:rFonts w:hint="eastAsia"/>
          </w:rPr>
          <w:t>努力什么的，</w:t>
        </w:r>
      </w:ins>
      <w:r w:rsidR="00483C78" w:rsidRPr="00750B60">
        <w:rPr>
          <w:rFonts w:hint="eastAsia"/>
        </w:rPr>
        <w:t>不觉得很</w:t>
      </w:r>
      <w:del w:id="1140" w:author="芙兰朵露" w:date="2022-05-22T01:45:00Z">
        <w:r>
          <w:rPr>
            <w:rFonts w:hint="eastAsia"/>
          </w:rPr>
          <w:delText>奇怪</w:delText>
        </w:r>
      </w:del>
      <w:ins w:id="1141" w:author="芙兰朵露" w:date="2022-05-22T01:45:00Z">
        <w:r w:rsidR="007C4E40" w:rsidRPr="00750B60">
          <w:rPr>
            <w:rFonts w:hint="eastAsia"/>
          </w:rPr>
          <w:t>不</w:t>
        </w:r>
        <w:r w:rsidR="0032025D" w:rsidRPr="00750B60">
          <w:rPr>
            <w:rFonts w:hint="eastAsia"/>
          </w:rPr>
          <w:t>相</w:t>
        </w:r>
        <w:r w:rsidR="007C4E40" w:rsidRPr="00750B60">
          <w:rPr>
            <w:rFonts w:hint="eastAsia"/>
          </w:rPr>
          <w:t>符</w:t>
        </w:r>
      </w:ins>
      <w:r w:rsidR="00483C78" w:rsidRPr="00750B60">
        <w:rPr>
          <w:rFonts w:hint="eastAsia"/>
        </w:rPr>
        <w:t>吗？</w:t>
      </w:r>
      <w:del w:id="1142" w:author="芙兰朵露" w:date="2022-05-22T01:45:00Z">
        <w:r>
          <w:rPr>
            <w:rFonts w:hint="eastAsia"/>
          </w:rPr>
          <w:delText>”</w:delText>
        </w:r>
      </w:del>
      <w:ins w:id="1143" w:author="芙兰朵露" w:date="2022-05-22T01:45:00Z">
        <w:r w:rsidR="00483C78" w:rsidRPr="00750B60">
          <w:rPr>
            <w:rFonts w:hint="eastAsia"/>
          </w:rPr>
          <w:t>」</w:t>
        </w:r>
      </w:ins>
    </w:p>
    <w:p w14:paraId="220208B7" w14:textId="2546D086" w:rsidR="00483C78" w:rsidRPr="00750B60" w:rsidRDefault="00483C78" w:rsidP="00483C78">
      <w:pPr>
        <w:pPrChange w:id="1144" w:author="芙兰朵露" w:date="2022-05-22T01:45:00Z">
          <w:pPr>
            <w:ind w:firstLineChars="200" w:firstLine="420"/>
          </w:pPr>
        </w:pPrChange>
      </w:pPr>
      <w:proofErr w:type="gramStart"/>
      <w:r w:rsidRPr="00750B60">
        <w:rPr>
          <w:rFonts w:hint="eastAsia"/>
        </w:rPr>
        <w:t>茉茉</w:t>
      </w:r>
      <w:proofErr w:type="gramEnd"/>
      <w:r w:rsidRPr="00750B60">
        <w:rPr>
          <w:rFonts w:hint="eastAsia"/>
        </w:rPr>
        <w:t>光明正大地说出了身为圣职者不该说出的话。如果有虔诚的信徒在旁听到，大概会当场晕倒，或者开始唾沫横</w:t>
      </w:r>
      <w:del w:id="1145" w:author="芙兰朵露" w:date="2022-05-22T01:45:00Z">
        <w:r w:rsidR="00873996">
          <w:rPr>
            <w:rFonts w:hint="eastAsia"/>
          </w:rPr>
          <w:delText>飞的</w:delText>
        </w:r>
      </w:del>
      <w:ins w:id="1146" w:author="芙兰朵露" w:date="2022-05-22T01:45:00Z">
        <w:r w:rsidRPr="00750B60">
          <w:rPr>
            <w:rFonts w:hint="eastAsia"/>
          </w:rPr>
          <w:t>飞</w:t>
        </w:r>
        <w:r w:rsidR="0032025D" w:rsidRPr="00750B60">
          <w:rPr>
            <w:rFonts w:hint="eastAsia"/>
          </w:rPr>
          <w:t>地</w:t>
        </w:r>
      </w:ins>
      <w:r w:rsidRPr="00750B60">
        <w:rPr>
          <w:rFonts w:hint="eastAsia"/>
        </w:rPr>
        <w:t>激动说教吧。</w:t>
      </w:r>
    </w:p>
    <w:p w14:paraId="43150B8E" w14:textId="76BF52A3" w:rsidR="00483C78" w:rsidRPr="00750B60" w:rsidRDefault="00483C78" w:rsidP="00483C78">
      <w:pPr>
        <w:pPrChange w:id="1147" w:author="芙兰朵露" w:date="2022-05-22T01:45:00Z">
          <w:pPr>
            <w:ind w:firstLineChars="200" w:firstLine="420"/>
          </w:pPr>
        </w:pPrChange>
      </w:pPr>
      <w:r w:rsidRPr="00750B60">
        <w:rPr>
          <w:rFonts w:hint="eastAsia"/>
        </w:rPr>
        <w:t>由于大圣</w:t>
      </w:r>
      <w:proofErr w:type="gramStart"/>
      <w:r w:rsidRPr="00750B60">
        <w:rPr>
          <w:rFonts w:hint="eastAsia"/>
        </w:rPr>
        <w:t>堂本身</w:t>
      </w:r>
      <w:proofErr w:type="gramEnd"/>
      <w:del w:id="1148" w:author="芙兰朵露" w:date="2022-05-22T01:45:00Z">
        <w:r w:rsidR="00873996">
          <w:rPr>
            <w:rFonts w:hint="eastAsia"/>
          </w:rPr>
          <w:delText>是由</w:delText>
        </w:r>
      </w:del>
      <w:ins w:id="1149" w:author="芙兰朵露" w:date="2022-05-22T01:45:00Z">
        <w:r w:rsidR="0032025D" w:rsidRPr="00750B60">
          <w:rPr>
            <w:rFonts w:hint="eastAsia"/>
          </w:rPr>
          <w:t>就是</w:t>
        </w:r>
      </w:ins>
      <w:proofErr w:type="gramStart"/>
      <w:r w:rsidRPr="00750B60">
        <w:rPr>
          <w:rFonts w:hint="eastAsia"/>
        </w:rPr>
        <w:t>魔导结界</w:t>
      </w:r>
      <w:proofErr w:type="gramEnd"/>
      <w:del w:id="1150" w:author="芙兰朵露" w:date="2022-05-22T01:45:00Z">
        <w:r w:rsidR="00873996">
          <w:rPr>
            <w:rFonts w:hint="eastAsia"/>
          </w:rPr>
          <w:delText>构成，因此就</w:delText>
        </w:r>
      </w:del>
      <w:ins w:id="1151" w:author="芙兰朵露" w:date="2022-05-22T01:45:00Z">
        <w:r w:rsidRPr="00750B60">
          <w:rPr>
            <w:rFonts w:hint="eastAsia"/>
          </w:rPr>
          <w:t>，</w:t>
        </w:r>
        <w:r w:rsidR="0032025D" w:rsidRPr="00750B60">
          <w:rPr>
            <w:rFonts w:hint="eastAsia"/>
          </w:rPr>
          <w:t>甚至不用</w:t>
        </w:r>
      </w:ins>
      <w:r w:rsidR="0032025D" w:rsidRPr="00750B60">
        <w:rPr>
          <w:rFonts w:hint="eastAsia"/>
        </w:rPr>
        <w:t>像</w:t>
      </w:r>
      <w:r w:rsidRPr="00750B60">
        <w:rPr>
          <w:rFonts w:hint="eastAsia"/>
        </w:rPr>
        <w:t>普通建筑物那样需要</w:t>
      </w:r>
      <w:ins w:id="1152" w:author="芙兰朵露" w:date="2022-05-22T01:45:00Z">
        <w:r w:rsidRPr="00750B60">
          <w:rPr>
            <w:rFonts w:hint="eastAsia"/>
          </w:rPr>
          <w:t>人员</w:t>
        </w:r>
      </w:ins>
      <w:r w:rsidR="0032025D" w:rsidRPr="00750B60">
        <w:rPr>
          <w:rFonts w:hint="eastAsia"/>
        </w:rPr>
        <w:t>管理</w:t>
      </w:r>
      <w:del w:id="1153" w:author="芙兰朵露" w:date="2022-05-22T01:45:00Z">
        <w:r w:rsidR="00873996">
          <w:rPr>
            <w:rFonts w:hint="eastAsia"/>
          </w:rPr>
          <w:delText>人员了</w:delText>
        </w:r>
      </w:del>
      <w:r w:rsidRPr="00750B60">
        <w:rPr>
          <w:rFonts w:hint="eastAsia"/>
        </w:rPr>
        <w:t>。</w:t>
      </w:r>
      <w:proofErr w:type="gramStart"/>
      <w:r w:rsidRPr="00750B60">
        <w:rPr>
          <w:rFonts w:hint="eastAsia"/>
        </w:rPr>
        <w:t>玄</w:t>
      </w:r>
      <w:proofErr w:type="gramEnd"/>
      <w:r w:rsidRPr="00750B60">
        <w:rPr>
          <w:rFonts w:hint="eastAsia"/>
        </w:rPr>
        <w:t>关口的正门也是常年关闭，并不存在物理意义上的出入口。</w:t>
      </w:r>
      <w:ins w:id="1154" w:author="芙兰朵露" w:date="2022-05-22T01:45:00Z">
        <w:r w:rsidR="0032025D" w:rsidRPr="00750B60">
          <w:rPr>
            <w:rFonts w:hint="eastAsia"/>
          </w:rPr>
          <w:t>因为是</w:t>
        </w:r>
      </w:ins>
      <w:r w:rsidRPr="00750B60">
        <w:rPr>
          <w:rFonts w:hint="eastAsia"/>
        </w:rPr>
        <w:t>通过仪式</w:t>
      </w:r>
      <w:proofErr w:type="gramStart"/>
      <w:r w:rsidRPr="00750B60">
        <w:rPr>
          <w:rFonts w:hint="eastAsia"/>
        </w:rPr>
        <w:t>魔导阵</w:t>
      </w:r>
      <w:proofErr w:type="gramEnd"/>
      <w:r w:rsidRPr="00750B60">
        <w:rPr>
          <w:rFonts w:hint="eastAsia"/>
        </w:rPr>
        <w:t>进行出入</w:t>
      </w:r>
      <w:del w:id="1155" w:author="芙兰朵露" w:date="2022-05-22T01:45:00Z">
        <w:r w:rsidR="00873996">
          <w:rPr>
            <w:rFonts w:hint="eastAsia"/>
          </w:rPr>
          <w:delText>的话，也</w:delText>
        </w:r>
      </w:del>
      <w:ins w:id="1156" w:author="芙兰朵露" w:date="2022-05-22T01:45:00Z">
        <w:r w:rsidRPr="00750B60">
          <w:rPr>
            <w:rFonts w:hint="eastAsia"/>
          </w:rPr>
          <w:t>，</w:t>
        </w:r>
        <w:r w:rsidR="0032025D" w:rsidRPr="00750B60">
          <w:rPr>
            <w:rFonts w:hint="eastAsia"/>
          </w:rPr>
          <w:t>所以没有人</w:t>
        </w:r>
      </w:ins>
      <w:r w:rsidR="0032025D" w:rsidRPr="00750B60">
        <w:rPr>
          <w:rFonts w:hint="eastAsia"/>
        </w:rPr>
        <w:t>可以</w:t>
      </w:r>
      <w:del w:id="1157" w:author="芙兰朵露" w:date="2022-05-22T01:45:00Z">
        <w:r w:rsidR="00873996">
          <w:rPr>
            <w:rFonts w:hint="eastAsia"/>
          </w:rPr>
          <w:delText>避免</w:delText>
        </w:r>
      </w:del>
      <w:r w:rsidRPr="00750B60">
        <w:rPr>
          <w:rFonts w:hint="eastAsia"/>
        </w:rPr>
        <w:t>未经管理者允许</w:t>
      </w:r>
      <w:del w:id="1158" w:author="芙兰朵露" w:date="2022-05-22T01:45:00Z">
        <w:r w:rsidR="00873996">
          <w:rPr>
            <w:rFonts w:hint="eastAsia"/>
          </w:rPr>
          <w:delText>的闲杂人等</w:delText>
        </w:r>
      </w:del>
      <w:ins w:id="1159" w:author="芙兰朵露" w:date="2022-05-22T01:45:00Z">
        <w:r w:rsidR="0032025D" w:rsidRPr="00750B60">
          <w:rPr>
            <w:rFonts w:hint="eastAsia"/>
          </w:rPr>
          <w:t>就</w:t>
        </w:r>
      </w:ins>
      <w:r w:rsidRPr="00750B60">
        <w:rPr>
          <w:rFonts w:hint="eastAsia"/>
        </w:rPr>
        <w:t>随意</w:t>
      </w:r>
      <w:del w:id="1160" w:author="芙兰朵露" w:date="2022-05-22T01:45:00Z">
        <w:r w:rsidR="00873996">
          <w:rPr>
            <w:rFonts w:hint="eastAsia"/>
          </w:rPr>
          <w:delText>出入大圣堂</w:delText>
        </w:r>
      </w:del>
      <w:ins w:id="1161" w:author="芙兰朵露" w:date="2022-05-22T01:45:00Z">
        <w:r w:rsidR="0032025D" w:rsidRPr="00750B60">
          <w:rPr>
            <w:rFonts w:hint="eastAsia"/>
          </w:rPr>
          <w:t>进入</w:t>
        </w:r>
      </w:ins>
      <w:r w:rsidRPr="00750B60">
        <w:rPr>
          <w:rFonts w:hint="eastAsia"/>
        </w:rPr>
        <w:t>。</w:t>
      </w:r>
    </w:p>
    <w:p w14:paraId="19690D79" w14:textId="3C7A3B9B" w:rsidR="00483C78" w:rsidRPr="00750B60" w:rsidRDefault="00873996" w:rsidP="00483C78">
      <w:pPr>
        <w:pPrChange w:id="1162" w:author="芙兰朵露" w:date="2022-05-22T01:45:00Z">
          <w:pPr>
            <w:ind w:firstLineChars="200" w:firstLine="420"/>
          </w:pPr>
        </w:pPrChange>
      </w:pPr>
      <w:del w:id="1163" w:author="芙兰朵露" w:date="2022-05-22T01:45:00Z">
        <w:r>
          <w:rPr>
            <w:rFonts w:hint="eastAsia"/>
          </w:rPr>
          <w:delText>“</w:delText>
        </w:r>
      </w:del>
      <w:ins w:id="1164" w:author="芙兰朵露" w:date="2022-05-22T01:45:00Z">
        <w:r w:rsidR="00483C78" w:rsidRPr="00750B60">
          <w:rPr>
            <w:rFonts w:hint="eastAsia"/>
          </w:rPr>
          <w:t>「</w:t>
        </w:r>
      </w:ins>
      <w:r w:rsidR="00483C78" w:rsidRPr="00750B60">
        <w:rPr>
          <w:rFonts w:hint="eastAsia"/>
        </w:rPr>
        <w:t>还有一点让我十分在意，就是城镇里面的建筑样式好像是不同年代的设计混在里一起一样。最初</w:t>
      </w:r>
      <w:proofErr w:type="gramStart"/>
      <w:r w:rsidR="00483C78" w:rsidRPr="00750B60">
        <w:rPr>
          <w:rFonts w:hint="eastAsia"/>
        </w:rPr>
        <w:t>建立结界的</w:t>
      </w:r>
      <w:proofErr w:type="gramEnd"/>
      <w:r w:rsidR="00483C78" w:rsidRPr="00750B60">
        <w:rPr>
          <w:rFonts w:hint="eastAsia"/>
        </w:rPr>
        <w:t>人也不知道</w:t>
      </w:r>
      <w:del w:id="1165" w:author="芙兰朵露" w:date="2022-05-22T01:45:00Z">
        <w:r>
          <w:rPr>
            <w:rFonts w:hint="eastAsia"/>
          </w:rPr>
          <w:delText>......</w:delText>
        </w:r>
      </w:del>
      <w:ins w:id="1166" w:author="芙兰朵露" w:date="2022-05-22T01:45:00Z">
        <w:r w:rsidR="00D13E5F" w:rsidRPr="00750B60">
          <w:rPr>
            <w:rFonts w:hint="eastAsia"/>
          </w:rPr>
          <w:t>是谁</w:t>
        </w:r>
        <w:r w:rsidR="00675838" w:rsidRPr="00750B60">
          <w:t>……</w:t>
        </w:r>
      </w:ins>
      <w:r w:rsidR="00483C78" w:rsidRPr="00750B60">
        <w:t>又因为建筑的时代特征混杂在一起，</w:t>
      </w:r>
      <w:del w:id="1167" w:author="芙兰朵露" w:date="2022-05-22T01:45:00Z">
        <w:r>
          <w:rPr>
            <w:rFonts w:hint="eastAsia"/>
          </w:rPr>
          <w:delText>现在</w:delText>
        </w:r>
      </w:del>
      <w:r w:rsidR="00483C78" w:rsidRPr="00750B60">
        <w:t>没人</w:t>
      </w:r>
      <w:ins w:id="1168" w:author="芙兰朵露" w:date="2022-05-22T01:45:00Z">
        <w:r w:rsidR="00D13E5F" w:rsidRPr="00750B60">
          <w:rPr>
            <w:rFonts w:hint="eastAsia"/>
          </w:rPr>
          <w:t>彻底</w:t>
        </w:r>
      </w:ins>
      <w:r w:rsidR="00483C78" w:rsidRPr="00750B60">
        <w:t>清楚圣地的历史背景</w:t>
      </w:r>
      <w:del w:id="1169" w:author="芙兰朵露" w:date="2022-05-22T01:45:00Z">
        <w:r>
          <w:rPr>
            <w:rFonts w:hint="eastAsia"/>
          </w:rPr>
          <w:delText>到底是怎样的</w:delText>
        </w:r>
        <w:r>
          <w:rPr>
            <w:rFonts w:hint="eastAsia"/>
          </w:rPr>
          <w:delText>。”</w:delText>
        </w:r>
      </w:del>
      <w:ins w:id="1170" w:author="芙兰朵露" w:date="2022-05-22T01:45:00Z">
        <w:r w:rsidR="00483C78" w:rsidRPr="00750B60">
          <w:t>」</w:t>
        </w:r>
      </w:ins>
    </w:p>
    <w:p w14:paraId="6E3687FD" w14:textId="54B9FB5D" w:rsidR="00483C78" w:rsidRPr="00750B60" w:rsidRDefault="00873996" w:rsidP="00483C78">
      <w:pPr>
        <w:pPrChange w:id="1171" w:author="芙兰朵露" w:date="2022-05-22T01:45:00Z">
          <w:pPr>
            <w:ind w:firstLineChars="200" w:firstLine="420"/>
          </w:pPr>
        </w:pPrChange>
      </w:pPr>
      <w:del w:id="1172" w:author="芙兰朵露" w:date="2022-05-22T01:45:00Z">
        <w:r>
          <w:rPr>
            <w:rFonts w:hint="eastAsia"/>
          </w:rPr>
          <w:delText>“真亏</w:delText>
        </w:r>
      </w:del>
      <w:ins w:id="1173" w:author="芙兰朵露" w:date="2022-05-22T01:45:00Z">
        <w:r w:rsidR="00483C78" w:rsidRPr="00750B60">
          <w:rPr>
            <w:rFonts w:hint="eastAsia"/>
          </w:rPr>
          <w:t>「</w:t>
        </w:r>
      </w:ins>
      <w:r w:rsidR="00483C78" w:rsidRPr="00750B60">
        <w:rPr>
          <w:rFonts w:hint="eastAsia"/>
        </w:rPr>
        <w:t>你</w:t>
      </w:r>
      <w:del w:id="1174" w:author="芙兰朵露" w:date="2022-05-22T01:45:00Z">
        <w:r>
          <w:rPr>
            <w:rFonts w:hint="eastAsia"/>
          </w:rPr>
          <w:delText>能</w:delText>
        </w:r>
      </w:del>
      <w:r w:rsidR="00483C78" w:rsidRPr="00750B60">
        <w:rPr>
          <w:rFonts w:hint="eastAsia"/>
        </w:rPr>
        <w:t>注意</w:t>
      </w:r>
      <w:del w:id="1175" w:author="芙兰朵露" w:date="2022-05-22T01:45:00Z">
        <w:r>
          <w:rPr>
            <w:rFonts w:hint="eastAsia"/>
          </w:rPr>
          <w:delText>到这些细节。不过</w:delText>
        </w:r>
      </w:del>
      <w:ins w:id="1176" w:author="芙兰朵露" w:date="2022-05-22T01:45:00Z">
        <w:r w:rsidR="00FB3049" w:rsidRPr="00750B60">
          <w:rPr>
            <w:rFonts w:hint="eastAsia"/>
          </w:rPr>
          <w:t>得真仔细</w:t>
        </w:r>
        <w:r w:rsidR="00483C78" w:rsidRPr="00750B60">
          <w:rPr>
            <w:rFonts w:hint="eastAsia"/>
          </w:rPr>
          <w:t>。</w:t>
        </w:r>
      </w:ins>
      <w:r w:rsidR="00483C78" w:rsidRPr="00750B60">
        <w:rPr>
          <w:rFonts w:hint="eastAsia"/>
        </w:rPr>
        <w:t>这里从千年前的古代文明的时候开始就没有再变过了，</w:t>
      </w:r>
      <w:del w:id="1177" w:author="芙兰朵露" w:date="2022-05-22T01:45:00Z">
        <w:r>
          <w:rPr>
            <w:rFonts w:hint="eastAsia"/>
          </w:rPr>
          <w:delText>所以从我们后来人</w:delText>
        </w:r>
      </w:del>
      <w:ins w:id="1178" w:author="芙兰朵露" w:date="2022-05-22T01:45:00Z">
        <w:r w:rsidR="00BA2448" w:rsidRPr="00750B60">
          <w:rPr>
            <w:rFonts w:hint="eastAsia"/>
          </w:rPr>
          <w:t>如果</w:t>
        </w:r>
        <w:proofErr w:type="gramStart"/>
        <w:r w:rsidR="00FB3049" w:rsidRPr="00750B60">
          <w:rPr>
            <w:rFonts w:hint="eastAsia"/>
          </w:rPr>
          <w:t>这</w:t>
        </w:r>
        <w:r w:rsidR="00BA2448" w:rsidRPr="00750B60">
          <w:rPr>
            <w:rFonts w:hint="eastAsia"/>
          </w:rPr>
          <w:t>考察</w:t>
        </w:r>
        <w:proofErr w:type="gramEnd"/>
        <w:r w:rsidR="00FB3049" w:rsidRPr="00750B60">
          <w:rPr>
            <w:rFonts w:hint="eastAsia"/>
          </w:rPr>
          <w:t>这历经千年</w:t>
        </w:r>
      </w:ins>
      <w:r w:rsidR="00FB3049" w:rsidRPr="00750B60">
        <w:rPr>
          <w:rFonts w:hint="eastAsia"/>
        </w:rPr>
        <w:t>的</w:t>
      </w:r>
      <w:del w:id="1179" w:author="芙兰朵露" w:date="2022-05-22T01:45:00Z">
        <w:r>
          <w:rPr>
            <w:rFonts w:hint="eastAsia"/>
          </w:rPr>
          <w:delText>角度去看的话确实有些</w:delText>
        </w:r>
      </w:del>
      <w:ins w:id="1180" w:author="芙兰朵露" w:date="2022-05-22T01:45:00Z">
        <w:r w:rsidR="00BA2448" w:rsidRPr="00750B60">
          <w:rPr>
            <w:rFonts w:hint="eastAsia"/>
          </w:rPr>
          <w:t>建筑样式才比较</w:t>
        </w:r>
      </w:ins>
      <w:r w:rsidR="00BA2448" w:rsidRPr="00750B60">
        <w:rPr>
          <w:rFonts w:hint="eastAsia"/>
        </w:rPr>
        <w:t>奇怪</w:t>
      </w:r>
      <w:del w:id="1181" w:author="芙兰朵露" w:date="2022-05-22T01:45:00Z">
        <w:r>
          <w:rPr>
            <w:rFonts w:hint="eastAsia"/>
          </w:rPr>
          <w:delText>......</w:delText>
        </w:r>
        <w:r>
          <w:rPr>
            <w:rFonts w:hint="eastAsia"/>
          </w:rPr>
          <w:delText>不过</w:delText>
        </w:r>
      </w:del>
      <w:ins w:id="1182" w:author="芙兰朵露" w:date="2022-05-22T01:45:00Z">
        <w:r w:rsidR="00675838" w:rsidRPr="00750B60">
          <w:t>……</w:t>
        </w:r>
        <w:r w:rsidR="00BA2448" w:rsidRPr="00750B60">
          <w:rPr>
            <w:rFonts w:hint="eastAsia"/>
          </w:rPr>
          <w:t>虽然</w:t>
        </w:r>
      </w:ins>
      <w:r w:rsidR="00483C78" w:rsidRPr="00750B60">
        <w:t>也</w:t>
      </w:r>
      <w:del w:id="1183" w:author="芙兰朵露" w:date="2022-05-22T01:45:00Z">
        <w:r>
          <w:rPr>
            <w:rFonts w:hint="eastAsia"/>
          </w:rPr>
          <w:delText>有一些小道消息</w:delText>
        </w:r>
      </w:del>
      <w:ins w:id="1184" w:author="芙兰朵露" w:date="2022-05-22T01:45:00Z">
        <w:r w:rsidR="00483C78" w:rsidRPr="00750B60">
          <w:t>有</w:t>
        </w:r>
        <w:r w:rsidR="00D13E5F" w:rsidRPr="00750B60">
          <w:rPr>
            <w:rFonts w:hint="eastAsia"/>
          </w:rPr>
          <w:t>谣言</w:t>
        </w:r>
      </w:ins>
      <w:r w:rsidR="00483C78" w:rsidRPr="00750B60">
        <w:t>说圣地都是依靠『主』的力量维持的</w:t>
      </w:r>
      <w:del w:id="1185" w:author="芙兰朵露" w:date="2022-05-22T01:45:00Z">
        <w:r>
          <w:rPr>
            <w:rFonts w:hint="eastAsia"/>
          </w:rPr>
          <w:delText>。”</w:delText>
        </w:r>
      </w:del>
      <w:ins w:id="1186" w:author="芙兰朵露" w:date="2022-05-22T01:45:00Z">
        <w:r w:rsidR="00483C78" w:rsidRPr="00750B60">
          <w:t>」</w:t>
        </w:r>
      </w:ins>
    </w:p>
    <w:p w14:paraId="3D0BD51E" w14:textId="15652D2E" w:rsidR="00483C78" w:rsidRPr="00750B60" w:rsidRDefault="00873996" w:rsidP="00483C78">
      <w:pPr>
        <w:pPrChange w:id="1187" w:author="芙兰朵露" w:date="2022-05-22T01:45:00Z">
          <w:pPr>
            <w:ind w:firstLineChars="200" w:firstLine="420"/>
          </w:pPr>
        </w:pPrChange>
      </w:pPr>
      <w:del w:id="1188" w:author="芙兰朵露" w:date="2022-05-22T01:45:00Z">
        <w:r>
          <w:rPr>
            <w:rFonts w:hint="eastAsia"/>
          </w:rPr>
          <w:delText>“</w:delText>
        </w:r>
      </w:del>
      <w:ins w:id="1189" w:author="芙兰朵露" w:date="2022-05-22T01:45:00Z">
        <w:r w:rsidR="00483C78" w:rsidRPr="00750B60">
          <w:rPr>
            <w:rFonts w:hint="eastAsia"/>
          </w:rPr>
          <w:t>「</w:t>
        </w:r>
      </w:ins>
      <w:r w:rsidR="00FB3049" w:rsidRPr="00750B60">
        <w:rPr>
          <w:rFonts w:hint="eastAsia"/>
        </w:rPr>
        <w:t>这</w:t>
      </w:r>
      <w:del w:id="1190" w:author="芙兰朵露" w:date="2022-05-22T01:45:00Z">
        <w:r>
          <w:rPr>
            <w:rFonts w:hint="eastAsia"/>
          </w:rPr>
          <w:delText>还</w:delText>
        </w:r>
      </w:del>
      <w:ins w:id="1191" w:author="芙兰朵露" w:date="2022-05-22T01:45:00Z">
        <w:r w:rsidR="00FB3049" w:rsidRPr="00750B60">
          <w:rPr>
            <w:rFonts w:hint="eastAsia"/>
          </w:rPr>
          <w:t>听起来</w:t>
        </w:r>
      </w:ins>
      <w:r w:rsidR="00FB3049" w:rsidRPr="00750B60">
        <w:rPr>
          <w:rFonts w:hint="eastAsia"/>
        </w:rPr>
        <w:t>真是</w:t>
      </w:r>
      <w:del w:id="1192" w:author="芙兰朵露" w:date="2022-05-22T01:45:00Z">
        <w:r>
          <w:rPr>
            <w:rFonts w:hint="eastAsia"/>
          </w:rPr>
          <w:delText>让人深信不疑的有趣故事</w:delText>
        </w:r>
        <w:r>
          <w:rPr>
            <w:rFonts w:hint="eastAsia"/>
          </w:rPr>
          <w:delText>......</w:delText>
        </w:r>
      </w:del>
      <w:proofErr w:type="gramStart"/>
      <w:ins w:id="1193" w:author="芙兰朵露" w:date="2022-05-22T01:45:00Z">
        <w:r w:rsidR="00FB3049" w:rsidRPr="00750B60">
          <w:rPr>
            <w:rFonts w:hint="eastAsia"/>
          </w:rPr>
          <w:t>虔诚啊</w:t>
        </w:r>
        <w:proofErr w:type="gramEnd"/>
        <w:r w:rsidR="00675838" w:rsidRPr="00750B60">
          <w:t>……</w:t>
        </w:r>
        <w:r w:rsidR="00D13E5F" w:rsidRPr="00750B60">
          <w:rPr>
            <w:rFonts w:hint="eastAsia"/>
          </w:rPr>
          <w:t>但从</w:t>
        </w:r>
      </w:ins>
      <w:r w:rsidR="00D13E5F" w:rsidRPr="00750B60">
        <w:rPr>
          <w:rFonts w:hint="eastAsia"/>
        </w:rPr>
        <w:t>现实</w:t>
      </w:r>
      <w:del w:id="1194" w:author="芙兰朵露" w:date="2022-05-22T01:45:00Z">
        <w:r>
          <w:rPr>
            <w:rFonts w:hint="eastAsia"/>
          </w:rPr>
          <w:delText>点想想的话</w:delText>
        </w:r>
      </w:del>
      <w:ins w:id="1195" w:author="芙兰朵露" w:date="2022-05-22T01:45:00Z">
        <w:r w:rsidR="00D13E5F" w:rsidRPr="00750B60">
          <w:rPr>
            <w:rFonts w:hint="eastAsia"/>
          </w:rPr>
          <w:t>的角度来看</w:t>
        </w:r>
      </w:ins>
      <w:r w:rsidR="00483C78" w:rsidRPr="00750B60">
        <w:t>，认为圣地实际上是古代文明的</w:t>
      </w:r>
      <w:del w:id="1196" w:author="芙兰朵露" w:date="2022-05-22T01:45:00Z">
        <w:r>
          <w:rPr>
            <w:rFonts w:hint="eastAsia"/>
          </w:rPr>
          <w:delText>残留物</w:delText>
        </w:r>
      </w:del>
      <w:ins w:id="1197" w:author="芙兰朵露" w:date="2022-05-22T01:45:00Z">
        <w:r w:rsidR="00D13E5F" w:rsidRPr="00750B60">
          <w:rPr>
            <w:rFonts w:hint="eastAsia"/>
          </w:rPr>
          <w:t>遗迹</w:t>
        </w:r>
      </w:ins>
      <w:r w:rsidR="00483C78" w:rsidRPr="00750B60">
        <w:t>才比较合适吧？</w:t>
      </w:r>
      <w:del w:id="1198" w:author="芙兰朵露" w:date="2022-05-22T01:45:00Z">
        <w:r>
          <w:rPr>
            <w:rFonts w:hint="eastAsia"/>
          </w:rPr>
          <w:delText>”</w:delText>
        </w:r>
      </w:del>
      <w:ins w:id="1199" w:author="芙兰朵露" w:date="2022-05-22T01:45:00Z">
        <w:r w:rsidR="00483C78" w:rsidRPr="00750B60">
          <w:t>」</w:t>
        </w:r>
      </w:ins>
    </w:p>
    <w:p w14:paraId="09FBC26F" w14:textId="692B6288" w:rsidR="00483C78" w:rsidRPr="00750B60" w:rsidRDefault="00873996" w:rsidP="00483C78">
      <w:pPr>
        <w:pPrChange w:id="1200" w:author="芙兰朵露" w:date="2022-05-22T01:45:00Z">
          <w:pPr>
            <w:ind w:firstLineChars="200" w:firstLine="420"/>
          </w:pPr>
        </w:pPrChange>
      </w:pPr>
      <w:del w:id="1201" w:author="芙兰朵露" w:date="2022-05-22T01:45:00Z">
        <w:r>
          <w:rPr>
            <w:rFonts w:hint="eastAsia"/>
          </w:rPr>
          <w:delText>“</w:delText>
        </w:r>
      </w:del>
      <w:ins w:id="1202" w:author="芙兰朵露" w:date="2022-05-22T01:45:00Z">
        <w:r w:rsidR="00483C78" w:rsidRPr="00750B60">
          <w:rPr>
            <w:rFonts w:hint="eastAsia"/>
          </w:rPr>
          <w:t>「</w:t>
        </w:r>
      </w:ins>
      <w:r w:rsidR="00483C78" w:rsidRPr="00750B60">
        <w:rPr>
          <w:rFonts w:hint="eastAsia"/>
        </w:rPr>
        <w:t>你是说古代遗物？那</w:t>
      </w:r>
      <w:del w:id="1203" w:author="芙兰朵露" w:date="2022-05-22T01:45:00Z">
        <w:r>
          <w:rPr>
            <w:rFonts w:hint="eastAsia"/>
          </w:rPr>
          <w:delText>这样的</w:delText>
        </w:r>
      </w:del>
      <w:r w:rsidR="00483C78" w:rsidRPr="00750B60">
        <w:rPr>
          <w:rFonts w:hint="eastAsia"/>
        </w:rPr>
        <w:t>规模也太大了</w:t>
      </w:r>
      <w:del w:id="1204" w:author="芙兰朵露" w:date="2022-05-22T01:45:00Z">
        <w:r>
          <w:rPr>
            <w:rFonts w:hint="eastAsia"/>
          </w:rPr>
          <w:delText>。”</w:delText>
        </w:r>
      </w:del>
      <w:ins w:id="1205" w:author="芙兰朵露" w:date="2022-05-22T01:45:00Z">
        <w:r w:rsidR="00483C78" w:rsidRPr="00750B60">
          <w:rPr>
            <w:rFonts w:hint="eastAsia"/>
          </w:rPr>
          <w:t>」</w:t>
        </w:r>
      </w:ins>
    </w:p>
    <w:p w14:paraId="1A5ECA55" w14:textId="77777777" w:rsidR="00483C78" w:rsidRPr="00750B60" w:rsidRDefault="00483C78" w:rsidP="00483C78">
      <w:pPr>
        <w:pPrChange w:id="1206" w:author="芙兰朵露" w:date="2022-05-22T01:45:00Z">
          <w:pPr>
            <w:ind w:firstLineChars="200" w:firstLine="420"/>
          </w:pPr>
        </w:pPrChange>
      </w:pPr>
      <w:r w:rsidRPr="00750B60">
        <w:rPr>
          <w:rFonts w:hint="eastAsia"/>
        </w:rPr>
        <w:t>古代遗物。</w:t>
      </w:r>
    </w:p>
    <w:p w14:paraId="4184E696" w14:textId="618DB02C" w:rsidR="00483C78" w:rsidRPr="00750B60" w:rsidRDefault="00483C78" w:rsidP="00483C78">
      <w:pPr>
        <w:pPrChange w:id="1207" w:author="芙兰朵露" w:date="2022-05-22T01:45:00Z">
          <w:pPr>
            <w:ind w:firstLineChars="200" w:firstLine="420"/>
          </w:pPr>
        </w:pPrChange>
      </w:pPr>
      <w:r w:rsidRPr="00750B60">
        <w:rPr>
          <w:rFonts w:hint="eastAsia"/>
        </w:rPr>
        <w:t>这个词语特指曾经人类最辉煌的古代文明的留存下来的遗产。</w:t>
      </w:r>
      <w:del w:id="1208" w:author="芙兰朵露" w:date="2022-05-22T01:45:00Z">
        <w:r w:rsidR="00873996">
          <w:rPr>
            <w:rFonts w:hint="eastAsia"/>
          </w:rPr>
          <w:delText>那是一个上</w:delText>
        </w:r>
      </w:del>
      <w:ins w:id="1209" w:author="芙兰朵露" w:date="2022-05-22T01:45:00Z">
        <w:r w:rsidRPr="00750B60">
          <w:rPr>
            <w:rFonts w:hint="eastAsia"/>
          </w:rPr>
          <w:t>那</w:t>
        </w:r>
        <w:r w:rsidR="00A35BFA" w:rsidRPr="00750B60">
          <w:rPr>
            <w:rFonts w:hint="eastAsia"/>
          </w:rPr>
          <w:t>个文明高度繁荣的时代，</w:t>
        </w:r>
      </w:ins>
      <w:r w:rsidR="00A35BFA" w:rsidRPr="00750B60">
        <w:rPr>
          <w:rFonts w:hint="eastAsia"/>
        </w:rPr>
        <w:t>可</w:t>
      </w:r>
      <w:del w:id="1210" w:author="芙兰朵露" w:date="2022-05-22T01:45:00Z">
        <w:r w:rsidR="00873996">
          <w:rPr>
            <w:rFonts w:hint="eastAsia"/>
          </w:rPr>
          <w:delText>到达太空中的繁星</w:delText>
        </w:r>
      </w:del>
      <w:ins w:id="1211" w:author="芙兰朵露" w:date="2022-05-22T01:45:00Z">
        <w:r w:rsidR="00A35BFA" w:rsidRPr="00750B60">
          <w:rPr>
            <w:rFonts w:hint="eastAsia"/>
          </w:rPr>
          <w:t>上九天揽月</w:t>
        </w:r>
      </w:ins>
      <w:r w:rsidRPr="00750B60">
        <w:rPr>
          <w:rFonts w:hint="eastAsia"/>
        </w:rPr>
        <w:t>，在月亮上建造建筑</w:t>
      </w:r>
      <w:del w:id="1212" w:author="芙兰朵露" w:date="2022-05-22T01:45:00Z">
        <w:r w:rsidR="00873996">
          <w:rPr>
            <w:rFonts w:hint="eastAsia"/>
          </w:rPr>
          <w:delText>的文明高度繁荣的时代</w:delText>
        </w:r>
      </w:del>
      <w:r w:rsidRPr="00750B60">
        <w:rPr>
          <w:rFonts w:hint="eastAsia"/>
        </w:rPr>
        <w:t>。但即使是这样强盛的文明留下的遗物，历经千年时光，</w:t>
      </w:r>
      <w:ins w:id="1213" w:author="芙兰朵露" w:date="2022-05-22T01:45:00Z">
        <w:r w:rsidR="00A35BFA" w:rsidRPr="00750B60">
          <w:rPr>
            <w:rFonts w:hint="eastAsia"/>
          </w:rPr>
          <w:t>几乎没有遗物</w:t>
        </w:r>
      </w:ins>
      <w:r w:rsidRPr="00750B60">
        <w:rPr>
          <w:rFonts w:hint="eastAsia"/>
        </w:rPr>
        <w:t>还保留</w:t>
      </w:r>
      <w:del w:id="1214" w:author="芙兰朵露" w:date="2022-05-22T01:45:00Z">
        <w:r w:rsidR="00873996">
          <w:rPr>
            <w:rFonts w:hint="eastAsia"/>
          </w:rPr>
          <w:delText>了</w:delText>
        </w:r>
      </w:del>
      <w:proofErr w:type="gramStart"/>
      <w:ins w:id="1215" w:author="芙兰朵露" w:date="2022-05-22T01:45:00Z">
        <w:r w:rsidR="00A35BFA" w:rsidRPr="00750B60">
          <w:rPr>
            <w:rFonts w:hint="eastAsia"/>
          </w:rPr>
          <w:t>着</w:t>
        </w:r>
      </w:ins>
      <w:proofErr w:type="gramEnd"/>
      <w:r w:rsidRPr="00750B60">
        <w:rPr>
          <w:rFonts w:hint="eastAsia"/>
        </w:rPr>
        <w:t>完整的功能</w:t>
      </w:r>
      <w:del w:id="1216" w:author="芙兰朵露" w:date="2022-05-22T01:45:00Z">
        <w:r w:rsidR="00873996">
          <w:rPr>
            <w:rFonts w:hint="eastAsia"/>
          </w:rPr>
          <w:delText>的遗物已经十分稀少了</w:delText>
        </w:r>
      </w:del>
      <w:r w:rsidRPr="00750B60">
        <w:rPr>
          <w:rFonts w:hint="eastAsia"/>
        </w:rPr>
        <w:t>。</w:t>
      </w:r>
    </w:p>
    <w:p w14:paraId="228EDBD1" w14:textId="508C9091" w:rsidR="00483C78" w:rsidRPr="00750B60" w:rsidRDefault="00873996" w:rsidP="00483C78">
      <w:pPr>
        <w:pPrChange w:id="1217" w:author="芙兰朵露" w:date="2022-05-22T01:45:00Z">
          <w:pPr>
            <w:ind w:firstLineChars="200" w:firstLine="420"/>
          </w:pPr>
        </w:pPrChange>
      </w:pPr>
      <w:del w:id="1218" w:author="芙兰朵露" w:date="2022-05-22T01:45:00Z">
        <w:r>
          <w:rPr>
            <w:rFonts w:hint="eastAsia"/>
          </w:rPr>
          <w:delText>“</w:delText>
        </w:r>
      </w:del>
      <w:ins w:id="1219" w:author="芙兰朵露" w:date="2022-05-22T01:45:00Z">
        <w:r w:rsidR="00483C78" w:rsidRPr="00750B60">
          <w:rPr>
            <w:rFonts w:hint="eastAsia"/>
          </w:rPr>
          <w:t>「</w:t>
        </w:r>
      </w:ins>
      <w:r w:rsidR="00483C78" w:rsidRPr="00750B60">
        <w:rPr>
          <w:rFonts w:hint="eastAsia"/>
        </w:rPr>
        <w:t>古代遗物的特征不就是能发挥出现代不可再现的强大功能吗？如果说是千年前的</w:t>
      </w:r>
      <w:del w:id="1220" w:author="芙兰朵露" w:date="2022-05-22T01:45:00Z">
        <w:r>
          <w:rPr>
            <w:rFonts w:hint="eastAsia"/>
          </w:rPr>
          <w:delText>黑科技</w:delText>
        </w:r>
      </w:del>
      <w:ins w:id="1221" w:author="芙兰朵露" w:date="2022-05-22T01:45:00Z">
        <w:r w:rsidR="00A35BFA" w:rsidRPr="00750B60">
          <w:rPr>
            <w:rFonts w:hint="eastAsia"/>
          </w:rPr>
          <w:t>超前技术</w:t>
        </w:r>
      </w:ins>
      <w:r w:rsidR="00483C78" w:rsidRPr="00750B60">
        <w:rPr>
          <w:rFonts w:hint="eastAsia"/>
        </w:rPr>
        <w:t>的话，那拥有像这样</w:t>
      </w:r>
      <w:proofErr w:type="gramStart"/>
      <w:r w:rsidR="00483C78" w:rsidRPr="00750B60">
        <w:rPr>
          <w:rFonts w:hint="eastAsia"/>
        </w:rPr>
        <w:t>把导力固定</w:t>
      </w:r>
      <w:proofErr w:type="gramEnd"/>
      <w:r w:rsidR="00483C78" w:rsidRPr="00750B60">
        <w:rPr>
          <w:rFonts w:hint="eastAsia"/>
        </w:rPr>
        <w:t>下来变成建筑材料的效果</w:t>
      </w:r>
      <w:del w:id="1222" w:author="芙兰朵露" w:date="2022-05-22T01:45:00Z">
        <w:r>
          <w:rPr>
            <w:rFonts w:hint="eastAsia"/>
          </w:rPr>
          <w:delText>似乎</w:delText>
        </w:r>
      </w:del>
      <w:r w:rsidR="00483C78" w:rsidRPr="00750B60">
        <w:rPr>
          <w:rFonts w:hint="eastAsia"/>
        </w:rPr>
        <w:t>也</w:t>
      </w:r>
      <w:del w:id="1223" w:author="芙兰朵露" w:date="2022-05-22T01:45:00Z">
        <w:r>
          <w:rPr>
            <w:rFonts w:hint="eastAsia"/>
          </w:rPr>
          <w:delText>不</w:delText>
        </w:r>
      </w:del>
      <w:ins w:id="1224" w:author="芙兰朵露" w:date="2022-05-22T01:45:00Z">
        <w:r w:rsidR="00A35BFA" w:rsidRPr="00750B60">
          <w:rPr>
            <w:rFonts w:hint="eastAsia"/>
          </w:rPr>
          <w:t>并</w:t>
        </w:r>
        <w:r w:rsidR="00483C78" w:rsidRPr="00750B60">
          <w:rPr>
            <w:rFonts w:hint="eastAsia"/>
          </w:rPr>
          <w:t>不</w:t>
        </w:r>
      </w:ins>
      <w:r w:rsidR="00483C78" w:rsidRPr="00750B60">
        <w:rPr>
          <w:rFonts w:hint="eastAsia"/>
        </w:rPr>
        <w:t>奇怪</w:t>
      </w:r>
      <w:del w:id="1225" w:author="芙兰朵露" w:date="2022-05-22T01:45:00Z">
        <w:r>
          <w:rPr>
            <w:rFonts w:hint="eastAsia"/>
          </w:rPr>
          <w:delText>了。”</w:delText>
        </w:r>
      </w:del>
      <w:ins w:id="1226" w:author="芙兰朵露" w:date="2022-05-22T01:45:00Z">
        <w:r w:rsidR="00483C78" w:rsidRPr="00750B60">
          <w:rPr>
            <w:rFonts w:hint="eastAsia"/>
          </w:rPr>
          <w:t>」</w:t>
        </w:r>
      </w:ins>
    </w:p>
    <w:p w14:paraId="5D9393CD" w14:textId="71E547C8" w:rsidR="00483C78" w:rsidRPr="00750B60" w:rsidRDefault="00873996" w:rsidP="00483C78">
      <w:pPr>
        <w:pPrChange w:id="1227" w:author="芙兰朵露" w:date="2022-05-22T01:45:00Z">
          <w:pPr>
            <w:ind w:firstLineChars="200" w:firstLine="420"/>
          </w:pPr>
        </w:pPrChange>
      </w:pPr>
      <w:del w:id="1228" w:author="芙兰朵露" w:date="2022-05-22T01:45:00Z">
        <w:r>
          <w:rPr>
            <w:rFonts w:hint="eastAsia"/>
          </w:rPr>
          <w:delText>“</w:delText>
        </w:r>
      </w:del>
      <w:ins w:id="1229" w:author="芙兰朵露" w:date="2022-05-22T01:45:00Z">
        <w:r w:rsidR="00483C78" w:rsidRPr="00750B60">
          <w:rPr>
            <w:rFonts w:hint="eastAsia"/>
          </w:rPr>
          <w:t>「</w:t>
        </w:r>
      </w:ins>
      <w:r w:rsidR="00483C78" w:rsidRPr="00750B60">
        <w:rPr>
          <w:rFonts w:hint="eastAsia"/>
        </w:rPr>
        <w:t>话是这么说，但这可是从材料到理论全都失传的技术哦？如果使用古代遗物</w:t>
      </w:r>
      <w:del w:id="1230" w:author="芙兰朵露" w:date="2022-05-22T01:45:00Z">
        <w:r>
          <w:rPr>
            <w:rFonts w:hint="eastAsia"/>
          </w:rPr>
          <w:delText>构造</w:delText>
        </w:r>
      </w:del>
      <w:ins w:id="1231" w:author="芙兰朵露" w:date="2022-05-22T01:45:00Z">
        <w:r w:rsidR="005D3F6C" w:rsidRPr="00750B60">
          <w:rPr>
            <w:rFonts w:hint="eastAsia"/>
          </w:rPr>
          <w:t>建造</w:t>
        </w:r>
      </w:ins>
      <w:r w:rsidR="00483C78" w:rsidRPr="00750B60">
        <w:rPr>
          <w:rFonts w:hint="eastAsia"/>
        </w:rPr>
        <w:t>城市</w:t>
      </w:r>
      <w:del w:id="1232" w:author="芙兰朵露" w:date="2022-05-22T01:45:00Z">
        <w:r>
          <w:rPr>
            <w:rFonts w:hint="eastAsia"/>
          </w:rPr>
          <w:delText>的话</w:delText>
        </w:r>
      </w:del>
      <w:r w:rsidR="00483C78" w:rsidRPr="00750B60">
        <w:rPr>
          <w:rFonts w:hint="eastAsia"/>
        </w:rPr>
        <w:t>，万一发生了什么意外，</w:t>
      </w:r>
      <w:del w:id="1233" w:author="芙兰朵露" w:date="2022-05-22T01:45:00Z">
        <w:r>
          <w:rPr>
            <w:rFonts w:hint="eastAsia"/>
          </w:rPr>
          <w:delText>遗物停止运转，</w:delText>
        </w:r>
      </w:del>
      <w:r w:rsidR="00483C78" w:rsidRPr="00750B60">
        <w:rPr>
          <w:rFonts w:hint="eastAsia"/>
        </w:rPr>
        <w:t>恐怕整个城镇都会消失吧。就算</w:t>
      </w:r>
      <w:ins w:id="1234" w:author="芙兰朵露" w:date="2022-05-22T01:45:00Z">
        <w:r w:rsidR="005D3F6C" w:rsidRPr="00750B60">
          <w:rPr>
            <w:rFonts w:hint="eastAsia"/>
          </w:rPr>
          <w:t>很有</w:t>
        </w:r>
      </w:ins>
      <w:r w:rsidR="00483C78" w:rsidRPr="00750B60">
        <w:rPr>
          <w:rFonts w:hint="eastAsia"/>
        </w:rPr>
        <w:t>效果</w:t>
      </w:r>
      <w:del w:id="1235" w:author="芙兰朵露" w:date="2022-05-22T01:45:00Z">
        <w:r>
          <w:rPr>
            <w:rFonts w:hint="eastAsia"/>
          </w:rPr>
          <w:delText>很好</w:delText>
        </w:r>
      </w:del>
      <w:r w:rsidR="00483C78" w:rsidRPr="00750B60">
        <w:rPr>
          <w:rFonts w:hint="eastAsia"/>
        </w:rPr>
        <w:t>，但我觉得</w:t>
      </w:r>
      <w:ins w:id="1236" w:author="芙兰朵露" w:date="2022-05-22T01:45:00Z">
        <w:r w:rsidR="005D3F6C" w:rsidRPr="00750B60">
          <w:rPr>
            <w:rFonts w:hint="eastAsia"/>
          </w:rPr>
          <w:t>不要用</w:t>
        </w:r>
      </w:ins>
      <w:r w:rsidR="00483C78" w:rsidRPr="00750B60">
        <w:rPr>
          <w:rFonts w:hint="eastAsia"/>
        </w:rPr>
        <w:t>难以进行后续维护的</w:t>
      </w:r>
      <w:del w:id="1237" w:author="芙兰朵露" w:date="2022-05-22T01:45:00Z">
        <w:r>
          <w:rPr>
            <w:rFonts w:hint="eastAsia"/>
          </w:rPr>
          <w:delText>方法还是不要随意使用</w:delText>
        </w:r>
      </w:del>
      <w:ins w:id="1238" w:author="芙兰朵露" w:date="2022-05-22T01:45:00Z">
        <w:r w:rsidR="005D3F6C" w:rsidRPr="00750B60">
          <w:rPr>
            <w:rFonts w:hint="eastAsia"/>
          </w:rPr>
          <w:t>东西</w:t>
        </w:r>
      </w:ins>
      <w:r w:rsidR="00483C78" w:rsidRPr="00750B60">
        <w:rPr>
          <w:rFonts w:hint="eastAsia"/>
        </w:rPr>
        <w:t>比较好</w:t>
      </w:r>
      <w:del w:id="1239" w:author="芙兰朵露" w:date="2022-05-22T01:45:00Z">
        <w:r>
          <w:rPr>
            <w:rFonts w:hint="eastAsia"/>
          </w:rPr>
          <w:delText>。”</w:delText>
        </w:r>
      </w:del>
      <w:ins w:id="1240" w:author="芙兰朵露" w:date="2022-05-22T01:45:00Z">
        <w:r w:rsidR="00483C78" w:rsidRPr="00750B60">
          <w:rPr>
            <w:rFonts w:hint="eastAsia"/>
          </w:rPr>
          <w:t>」</w:t>
        </w:r>
      </w:ins>
    </w:p>
    <w:p w14:paraId="019A0621" w14:textId="604C249D" w:rsidR="00483C78" w:rsidRPr="00750B60" w:rsidRDefault="00873996" w:rsidP="00483C78">
      <w:pPr>
        <w:pPrChange w:id="1241" w:author="芙兰朵露" w:date="2022-05-22T01:45:00Z">
          <w:pPr>
            <w:ind w:firstLineChars="200" w:firstLine="420"/>
          </w:pPr>
        </w:pPrChange>
      </w:pPr>
      <w:del w:id="1242" w:author="芙兰朵露" w:date="2022-05-22T01:45:00Z">
        <w:r>
          <w:rPr>
            <w:rFonts w:hint="eastAsia"/>
          </w:rPr>
          <w:delText>“</w:delText>
        </w:r>
      </w:del>
      <w:ins w:id="1243" w:author="芙兰朵露" w:date="2022-05-22T01:45:00Z">
        <w:r w:rsidR="00483C78" w:rsidRPr="00750B60">
          <w:rPr>
            <w:rFonts w:hint="eastAsia"/>
          </w:rPr>
          <w:t>「</w:t>
        </w:r>
      </w:ins>
      <w:r w:rsidR="00483C78" w:rsidRPr="00750B60">
        <w:rPr>
          <w:rFonts w:hint="eastAsia"/>
        </w:rPr>
        <w:t>这样说好像也挺在理</w:t>
      </w:r>
      <w:del w:id="1244" w:author="芙兰朵露" w:date="2022-05-22T01:45:00Z">
        <w:r>
          <w:rPr>
            <w:rFonts w:hint="eastAsia"/>
          </w:rPr>
          <w:delText>。</w:delText>
        </w:r>
        <w:r>
          <w:rPr>
            <w:rFonts w:hint="eastAsia"/>
          </w:rPr>
          <w:delText>......</w:delText>
        </w:r>
      </w:del>
      <w:ins w:id="1245" w:author="芙兰朵露" w:date="2022-05-22T01:45:00Z">
        <w:r w:rsidR="00483C78" w:rsidRPr="00750B60">
          <w:rPr>
            <w:rFonts w:hint="eastAsia"/>
          </w:rPr>
          <w:t>。</w:t>
        </w:r>
        <w:r w:rsidR="00675838" w:rsidRPr="00750B60">
          <w:t>……</w:t>
        </w:r>
      </w:ins>
      <w:r w:rsidR="00483C78" w:rsidRPr="00750B60">
        <w:t>果然还是想</w:t>
      </w:r>
      <w:del w:id="1246" w:author="芙兰朵露" w:date="2022-05-22T01:45:00Z">
        <w:r>
          <w:rPr>
            <w:rFonts w:hint="eastAsia"/>
          </w:rPr>
          <w:delText>找点办法</w:delText>
        </w:r>
      </w:del>
      <w:ins w:id="1247" w:author="芙兰朵露" w:date="2022-05-22T01:45:00Z">
        <w:r w:rsidR="005D3F6C" w:rsidRPr="00750B60">
          <w:rPr>
            <w:rFonts w:hint="eastAsia"/>
          </w:rPr>
          <w:t>强行闯入</w:t>
        </w:r>
      </w:ins>
      <w:r w:rsidR="00483C78" w:rsidRPr="00750B60">
        <w:t>一探究竟</w:t>
      </w:r>
      <w:del w:id="1248" w:author="芙兰朵露" w:date="2022-05-22T01:45:00Z">
        <w:r>
          <w:rPr>
            <w:rFonts w:hint="eastAsia"/>
          </w:rPr>
          <w:delText>。”</w:delText>
        </w:r>
      </w:del>
      <w:ins w:id="1249" w:author="芙兰朵露" w:date="2022-05-22T01:45:00Z">
        <w:r w:rsidR="00483C78" w:rsidRPr="00750B60">
          <w:t>」</w:t>
        </w:r>
      </w:ins>
    </w:p>
    <w:p w14:paraId="0CE9CDA0" w14:textId="25446F83" w:rsidR="00483C78" w:rsidRPr="00750B60" w:rsidRDefault="00873996" w:rsidP="00483C78">
      <w:pPr>
        <w:pPrChange w:id="1250" w:author="芙兰朵露" w:date="2022-05-22T01:45:00Z">
          <w:pPr>
            <w:ind w:firstLineChars="200" w:firstLine="420"/>
          </w:pPr>
        </w:pPrChange>
      </w:pPr>
      <w:del w:id="1251" w:author="芙兰朵露" w:date="2022-05-22T01:45:00Z">
        <w:r>
          <w:rPr>
            <w:rFonts w:hint="eastAsia"/>
          </w:rPr>
          <w:delText>“</w:delText>
        </w:r>
      </w:del>
      <w:ins w:id="1252" w:author="芙兰朵露" w:date="2022-05-22T01:45:00Z">
        <w:r w:rsidR="00483C78" w:rsidRPr="00750B60">
          <w:rPr>
            <w:rFonts w:hint="eastAsia"/>
          </w:rPr>
          <w:t>「</w:t>
        </w:r>
      </w:ins>
      <w:r w:rsidR="00483C78" w:rsidRPr="00750B60">
        <w:rPr>
          <w:rFonts w:hint="eastAsia"/>
        </w:rPr>
        <w:t>你要真这样做的话，我会</w:t>
      </w:r>
      <w:del w:id="1253" w:author="芙兰朵露" w:date="2022-05-22T01:45:00Z">
        <w:r>
          <w:rPr>
            <w:rFonts w:hint="eastAsia"/>
          </w:rPr>
          <w:delText>毫不犹豫</w:delText>
        </w:r>
      </w:del>
      <w:ins w:id="1254" w:author="芙兰朵露" w:date="2022-05-22T01:45:00Z">
        <w:r w:rsidR="005D3F6C" w:rsidRPr="00750B60">
          <w:rPr>
            <w:rFonts w:hint="eastAsia"/>
          </w:rPr>
          <w:t>立即</w:t>
        </w:r>
      </w:ins>
      <w:r w:rsidR="00483C78" w:rsidRPr="00750B60">
        <w:rPr>
          <w:rFonts w:hint="eastAsia"/>
        </w:rPr>
        <w:t>将公</w:t>
      </w:r>
      <w:proofErr w:type="gramStart"/>
      <w:r w:rsidR="00483C78" w:rsidRPr="00750B60">
        <w:rPr>
          <w:rFonts w:hint="eastAsia"/>
        </w:rPr>
        <w:t>啾</w:t>
      </w:r>
      <w:proofErr w:type="gramEnd"/>
      <w:r w:rsidR="00483C78" w:rsidRPr="00750B60">
        <w:rPr>
          <w:rFonts w:hint="eastAsia"/>
        </w:rPr>
        <w:t>大人</w:t>
      </w:r>
      <w:del w:id="1255" w:author="芙兰朵露" w:date="2022-05-22T01:45:00Z">
        <w:r>
          <w:rPr>
            <w:rFonts w:hint="eastAsia"/>
          </w:rPr>
          <w:delText>抓捕归案。”</w:delText>
        </w:r>
      </w:del>
      <w:ins w:id="1256" w:author="芙兰朵露" w:date="2022-05-22T01:45:00Z">
        <w:r w:rsidR="005D3F6C" w:rsidRPr="00750B60">
          <w:rPr>
            <w:rFonts w:hint="eastAsia"/>
          </w:rPr>
          <w:t>抓走呢</w:t>
        </w:r>
        <w:r w:rsidR="00483C78" w:rsidRPr="00750B60">
          <w:rPr>
            <w:rFonts w:hint="eastAsia"/>
          </w:rPr>
          <w:t>」</w:t>
        </w:r>
      </w:ins>
    </w:p>
    <w:p w14:paraId="008217FF" w14:textId="5F8D1BF0" w:rsidR="00483C78" w:rsidRPr="00750B60" w:rsidRDefault="00873996" w:rsidP="00483C78">
      <w:pPr>
        <w:pPrChange w:id="1257" w:author="芙兰朵露" w:date="2022-05-22T01:45:00Z">
          <w:pPr>
            <w:ind w:firstLineChars="200" w:firstLine="420"/>
          </w:pPr>
        </w:pPrChange>
      </w:pPr>
      <w:del w:id="1258" w:author="芙兰朵露" w:date="2022-05-22T01:45:00Z">
        <w:r>
          <w:rPr>
            <w:rFonts w:hint="eastAsia"/>
          </w:rPr>
          <w:delText>“</w:delText>
        </w:r>
      </w:del>
      <w:ins w:id="1259" w:author="芙兰朵露" w:date="2022-05-22T01:45:00Z">
        <w:r w:rsidR="00483C78" w:rsidRPr="00750B60">
          <w:rPr>
            <w:rFonts w:hint="eastAsia"/>
          </w:rPr>
          <w:t>「</w:t>
        </w:r>
      </w:ins>
      <w:r w:rsidR="00483C78" w:rsidRPr="00750B60">
        <w:rPr>
          <w:rFonts w:hint="eastAsia"/>
        </w:rPr>
        <w:t>这不是一时兴起</w:t>
      </w:r>
      <w:del w:id="1260" w:author="芙兰朵露" w:date="2022-05-22T01:45:00Z">
        <w:r>
          <w:rPr>
            <w:rFonts w:hint="eastAsia"/>
          </w:rPr>
          <w:delText>说说</w:delText>
        </w:r>
      </w:del>
      <w:r w:rsidR="00483C78" w:rsidRPr="00750B60">
        <w:rPr>
          <w:rFonts w:hint="eastAsia"/>
        </w:rPr>
        <w:t>说说而已嘛。这很显然就不是个一朝一夕就可以解开的谜团。要是有将这个圣地直接抹去的方法就好了</w:t>
      </w:r>
      <w:del w:id="1261" w:author="芙兰朵露" w:date="2022-05-22T01:45:00Z">
        <w:r>
          <w:rPr>
            <w:rFonts w:hint="eastAsia"/>
          </w:rPr>
          <w:delText>......</w:delText>
        </w:r>
        <w:r>
          <w:rPr>
            <w:rFonts w:hint="eastAsia"/>
          </w:rPr>
          <w:delText>”</w:delText>
        </w:r>
      </w:del>
      <w:ins w:id="1262" w:author="芙兰朵露" w:date="2022-05-22T01:45:00Z">
        <w:r w:rsidR="00675838" w:rsidRPr="00750B60">
          <w:t>……</w:t>
        </w:r>
        <w:r w:rsidR="00483C78" w:rsidRPr="00750B60">
          <w:t>」</w:t>
        </w:r>
      </w:ins>
    </w:p>
    <w:p w14:paraId="19DF3857" w14:textId="346727D7" w:rsidR="00483C78" w:rsidRPr="00750B60" w:rsidRDefault="00873996" w:rsidP="00483C78">
      <w:pPr>
        <w:pPrChange w:id="1263" w:author="芙兰朵露" w:date="2022-05-22T01:45:00Z">
          <w:pPr>
            <w:ind w:firstLineChars="200" w:firstLine="420"/>
          </w:pPr>
        </w:pPrChange>
      </w:pPr>
      <w:del w:id="1264" w:author="芙兰朵露" w:date="2022-05-22T01:45:00Z">
        <w:r>
          <w:rPr>
            <w:rFonts w:hint="eastAsia"/>
          </w:rPr>
          <w:delText>“</w:delText>
        </w:r>
      </w:del>
      <w:ins w:id="1265" w:author="芙兰朵露" w:date="2022-05-22T01:45:00Z">
        <w:r w:rsidR="00483C78" w:rsidRPr="00750B60">
          <w:rPr>
            <w:rFonts w:hint="eastAsia"/>
          </w:rPr>
          <w:t>「</w:t>
        </w:r>
      </w:ins>
      <w:r w:rsidR="00483C78" w:rsidRPr="00750B60">
        <w:rPr>
          <w:rFonts w:hint="eastAsia"/>
        </w:rPr>
        <w:t>看来</w:t>
      </w:r>
      <w:del w:id="1266" w:author="芙兰朵露" w:date="2022-05-22T01:45:00Z">
        <w:r>
          <w:rPr>
            <w:rFonts w:hint="eastAsia"/>
          </w:rPr>
          <w:delText>公啾大人</w:delText>
        </w:r>
      </w:del>
      <w:ins w:id="1267" w:author="芙兰朵露" w:date="2022-05-22T01:45:00Z">
        <w:r w:rsidR="005D3F6C" w:rsidRPr="00750B60">
          <w:rPr>
            <w:rFonts w:hint="eastAsia"/>
          </w:rPr>
          <w:t>你是</w:t>
        </w:r>
      </w:ins>
      <w:r w:rsidR="00483C78" w:rsidRPr="00750B60">
        <w:rPr>
          <w:rFonts w:hint="eastAsia"/>
        </w:rPr>
        <w:t>真的很想被我</w:t>
      </w:r>
      <w:del w:id="1268" w:author="芙兰朵露" w:date="2022-05-22T01:45:00Z">
        <w:r>
          <w:rPr>
            <w:rFonts w:hint="eastAsia"/>
          </w:rPr>
          <w:delText>抓捕归案啊？”</w:delText>
        </w:r>
      </w:del>
      <w:ins w:id="1269" w:author="芙兰朵露" w:date="2022-05-22T01:45:00Z">
        <w:r w:rsidR="00483C78" w:rsidRPr="00750B60">
          <w:rPr>
            <w:rFonts w:hint="eastAsia"/>
          </w:rPr>
          <w:t>抓</w:t>
        </w:r>
        <w:r w:rsidR="005D3F6C" w:rsidRPr="00750B60">
          <w:rPr>
            <w:rFonts w:hint="eastAsia"/>
          </w:rPr>
          <w:t>走咯，公</w:t>
        </w:r>
        <w:proofErr w:type="gramStart"/>
        <w:r w:rsidR="005D3F6C" w:rsidRPr="00750B60">
          <w:rPr>
            <w:rFonts w:hint="eastAsia"/>
          </w:rPr>
          <w:t>啾</w:t>
        </w:r>
        <w:proofErr w:type="gramEnd"/>
        <w:r w:rsidR="005D3F6C" w:rsidRPr="00750B60">
          <w:rPr>
            <w:rFonts w:hint="eastAsia"/>
          </w:rPr>
          <w:t>大人</w:t>
        </w:r>
        <w:r w:rsidR="00483C78" w:rsidRPr="00750B60">
          <w:rPr>
            <w:rFonts w:hint="eastAsia"/>
          </w:rPr>
          <w:t>？」</w:t>
        </w:r>
      </w:ins>
    </w:p>
    <w:p w14:paraId="23812143" w14:textId="0FEA8C95" w:rsidR="00483C78" w:rsidRPr="00750B60" w:rsidRDefault="00483C78" w:rsidP="00483C78">
      <w:pPr>
        <w:pPrChange w:id="1270" w:author="芙兰朵露" w:date="2022-05-22T01:45:00Z">
          <w:pPr>
            <w:ind w:firstLineChars="200" w:firstLine="420"/>
          </w:pPr>
        </w:pPrChange>
      </w:pPr>
      <w:r w:rsidRPr="00750B60">
        <w:rPr>
          <w:rFonts w:hint="eastAsia"/>
        </w:rPr>
        <w:t>看样子怎么讨论也没有个结果。雅修娜依依不舍地把视线从圣地移开，</w:t>
      </w:r>
      <w:del w:id="1271" w:author="芙兰朵露" w:date="2022-05-22T01:45:00Z">
        <w:r w:rsidR="00873996">
          <w:rPr>
            <w:rFonts w:hint="eastAsia"/>
          </w:rPr>
          <w:delText>阴谋论</w:delText>
        </w:r>
      </w:del>
      <w:ins w:id="1272" w:author="芙兰朵露" w:date="2022-05-22T01:45:00Z">
        <w:r w:rsidR="005D3F6C" w:rsidRPr="00750B60">
          <w:rPr>
            <w:rFonts w:hint="eastAsia"/>
          </w:rPr>
          <w:t>结束了蓄谋</w:t>
        </w:r>
        <w:r w:rsidR="00FC0AFF" w:rsidRPr="00750B60">
          <w:rPr>
            <w:rFonts w:hint="eastAsia"/>
          </w:rPr>
          <w:t>做坏事</w:t>
        </w:r>
        <w:r w:rsidR="005D3F6C" w:rsidRPr="00750B60">
          <w:rPr>
            <w:rFonts w:hint="eastAsia"/>
          </w:rPr>
          <w:t>的</w:t>
        </w:r>
      </w:ins>
      <w:r w:rsidRPr="00750B60">
        <w:rPr>
          <w:rFonts w:hint="eastAsia"/>
        </w:rPr>
        <w:t>话题</w:t>
      </w:r>
      <w:del w:id="1273" w:author="芙兰朵露" w:date="2022-05-22T01:45:00Z">
        <w:r w:rsidR="00873996">
          <w:rPr>
            <w:rFonts w:hint="eastAsia"/>
          </w:rPr>
          <w:delText>终于结束</w:delText>
        </w:r>
      </w:del>
      <w:r w:rsidRPr="00750B60">
        <w:rPr>
          <w:rFonts w:hint="eastAsia"/>
        </w:rPr>
        <w:t>。</w:t>
      </w:r>
    </w:p>
    <w:p w14:paraId="2BE5BECA" w14:textId="5A9A55CB" w:rsidR="00483C78" w:rsidRPr="00750B60" w:rsidRDefault="00873996" w:rsidP="00483C78">
      <w:pPr>
        <w:pPrChange w:id="1274" w:author="芙兰朵露" w:date="2022-05-22T01:45:00Z">
          <w:pPr>
            <w:ind w:firstLineChars="200" w:firstLine="420"/>
          </w:pPr>
        </w:pPrChange>
      </w:pPr>
      <w:del w:id="1275" w:author="芙兰朵露" w:date="2022-05-22T01:45:00Z">
        <w:r>
          <w:rPr>
            <w:rFonts w:hint="eastAsia"/>
          </w:rPr>
          <w:delText>“</w:delText>
        </w:r>
      </w:del>
      <w:ins w:id="1276" w:author="芙兰朵露" w:date="2022-05-22T01:45:00Z">
        <w:r w:rsidR="00483C78" w:rsidRPr="00750B60">
          <w:rPr>
            <w:rFonts w:hint="eastAsia"/>
          </w:rPr>
          <w:t>「</w:t>
        </w:r>
      </w:ins>
      <w:r w:rsidR="00483C78" w:rsidRPr="00750B60">
        <w:rPr>
          <w:rFonts w:hint="eastAsia"/>
        </w:rPr>
        <w:t>然后呢？接下来要做什么？到达之后可以和我说说接下来的计划吗？虽然梅诺没和我说，但我猜她应该是有什么</w:t>
      </w:r>
      <w:del w:id="1277" w:author="芙兰朵露" w:date="2022-05-22T01:45:00Z">
        <w:r>
          <w:rPr>
            <w:rFonts w:hint="eastAsia"/>
          </w:rPr>
          <w:delText>诡计</w:delText>
        </w:r>
      </w:del>
      <w:ins w:id="1278" w:author="芙兰朵露" w:date="2022-05-22T01:45:00Z">
        <w:r w:rsidR="00FC0AFF" w:rsidRPr="00750B60">
          <w:rPr>
            <w:rFonts w:hint="eastAsia"/>
          </w:rPr>
          <w:t>坏主意</w:t>
        </w:r>
      </w:ins>
      <w:r w:rsidR="00483C78" w:rsidRPr="00750B60">
        <w:rPr>
          <w:rFonts w:hint="eastAsia"/>
        </w:rPr>
        <w:t>吧？</w:t>
      </w:r>
      <w:del w:id="1279" w:author="芙兰朵露" w:date="2022-05-22T01:45:00Z">
        <w:r>
          <w:rPr>
            <w:rFonts w:hint="eastAsia"/>
          </w:rPr>
          <w:delText>”</w:delText>
        </w:r>
      </w:del>
      <w:ins w:id="1280" w:author="芙兰朵露" w:date="2022-05-22T01:45:00Z">
        <w:r w:rsidR="00483C78" w:rsidRPr="00750B60">
          <w:rPr>
            <w:rFonts w:hint="eastAsia"/>
          </w:rPr>
          <w:t>」</w:t>
        </w:r>
      </w:ins>
    </w:p>
    <w:p w14:paraId="27D50EBF" w14:textId="2125B3C7" w:rsidR="00483C78" w:rsidRPr="00750B60" w:rsidRDefault="00873996" w:rsidP="00483C78">
      <w:pPr>
        <w:pPrChange w:id="1281" w:author="芙兰朵露" w:date="2022-05-22T01:45:00Z">
          <w:pPr>
            <w:ind w:firstLineChars="200" w:firstLine="420"/>
          </w:pPr>
        </w:pPrChange>
      </w:pPr>
      <w:del w:id="1282" w:author="芙兰朵露" w:date="2022-05-22T01:45:00Z">
        <w:r>
          <w:rPr>
            <w:rFonts w:hint="eastAsia"/>
          </w:rPr>
          <w:delText>“诡计</w:delText>
        </w:r>
      </w:del>
      <w:ins w:id="1283" w:author="芙兰朵露" w:date="2022-05-22T01:45:00Z">
        <w:r w:rsidR="00483C78" w:rsidRPr="00750B60">
          <w:rPr>
            <w:rFonts w:hint="eastAsia"/>
          </w:rPr>
          <w:t>「</w:t>
        </w:r>
        <w:r w:rsidR="00FC0AFF" w:rsidRPr="00750B60">
          <w:rPr>
            <w:rFonts w:hint="eastAsia"/>
          </w:rPr>
          <w:t>坏主意</w:t>
        </w:r>
      </w:ins>
      <w:r w:rsidR="00483C78" w:rsidRPr="00750B60">
        <w:rPr>
          <w:rFonts w:hint="eastAsia"/>
        </w:rPr>
        <w:t>？怎么说得这么难听。这样的旅途对我和梅诺来说都只不过是</w:t>
      </w:r>
      <w:del w:id="1284" w:author="芙兰朵露" w:date="2022-05-22T01:45:00Z">
        <w:r>
          <w:rPr>
            <w:rFonts w:hint="eastAsia"/>
          </w:rPr>
          <w:delText>回家</w:delText>
        </w:r>
      </w:del>
      <w:ins w:id="1285" w:author="芙兰朵露" w:date="2022-05-22T01:45:00Z">
        <w:r w:rsidR="00483C78" w:rsidRPr="00750B60">
          <w:rPr>
            <w:rFonts w:hint="eastAsia"/>
          </w:rPr>
          <w:t>回</w:t>
        </w:r>
        <w:r w:rsidR="00FC0AFF" w:rsidRPr="00750B60">
          <w:rPr>
            <w:rFonts w:hint="eastAsia"/>
          </w:rPr>
          <w:t>趟老</w:t>
        </w:r>
        <w:r w:rsidR="00483C78" w:rsidRPr="00750B60">
          <w:rPr>
            <w:rFonts w:hint="eastAsia"/>
          </w:rPr>
          <w:t>家</w:t>
        </w:r>
      </w:ins>
      <w:r w:rsidR="00483C78" w:rsidRPr="00750B60">
        <w:rPr>
          <w:rFonts w:hint="eastAsia"/>
        </w:rPr>
        <w:t>而已</w:t>
      </w:r>
      <w:del w:id="1286" w:author="芙兰朵露" w:date="2022-05-22T01:45:00Z">
        <w:r>
          <w:rPr>
            <w:rFonts w:hint="eastAsia"/>
          </w:rPr>
          <w:delText>。”</w:delText>
        </w:r>
      </w:del>
      <w:ins w:id="1287" w:author="芙兰朵露" w:date="2022-05-22T01:45:00Z">
        <w:r w:rsidR="00483C78" w:rsidRPr="00750B60">
          <w:rPr>
            <w:rFonts w:hint="eastAsia"/>
          </w:rPr>
          <w:t>」</w:t>
        </w:r>
      </w:ins>
    </w:p>
    <w:p w14:paraId="33A3742D" w14:textId="3E6E9BD4" w:rsidR="00483C78" w:rsidRPr="00750B60" w:rsidRDefault="00873996" w:rsidP="00483C78">
      <w:pPr>
        <w:pPrChange w:id="1288" w:author="芙兰朵露" w:date="2022-05-22T01:45:00Z">
          <w:pPr>
            <w:ind w:firstLineChars="200" w:firstLine="420"/>
          </w:pPr>
        </w:pPrChange>
      </w:pPr>
      <w:del w:id="1289" w:author="芙兰朵露" w:date="2022-05-22T01:45:00Z">
        <w:r>
          <w:rPr>
            <w:rFonts w:hint="eastAsia"/>
          </w:rPr>
          <w:delText>明明关系没有很好</w:delText>
        </w:r>
      </w:del>
      <w:ins w:id="1290" w:author="芙兰朵露" w:date="2022-05-22T01:45:00Z">
        <w:r w:rsidR="00FC0AFF" w:rsidRPr="00750B60">
          <w:rPr>
            <w:rFonts w:hint="eastAsia"/>
          </w:rPr>
          <w:t>我们又不是伙伴</w:t>
        </w:r>
      </w:ins>
      <w:r w:rsidR="00483C78" w:rsidRPr="00750B60">
        <w:rPr>
          <w:rFonts w:hint="eastAsia"/>
        </w:rPr>
        <w:t>，为什么要把计划事无巨细交代给你啊。</w:t>
      </w:r>
      <w:proofErr w:type="gramStart"/>
      <w:r w:rsidR="00483C78" w:rsidRPr="00750B60">
        <w:rPr>
          <w:rFonts w:hint="eastAsia"/>
        </w:rPr>
        <w:t>茉茉</w:t>
      </w:r>
      <w:proofErr w:type="gramEnd"/>
      <w:r w:rsidR="00483C78" w:rsidRPr="00750B60">
        <w:rPr>
          <w:rFonts w:hint="eastAsia"/>
        </w:rPr>
        <w:t>心里这么想着，假装没听到雅修娜的话。</w:t>
      </w:r>
    </w:p>
    <w:p w14:paraId="20ACC46E" w14:textId="4599DC34" w:rsidR="00483C78" w:rsidRPr="00750B60" w:rsidRDefault="00873996" w:rsidP="00483C78">
      <w:pPr>
        <w:pPrChange w:id="1291" w:author="芙兰朵露" w:date="2022-05-22T01:45:00Z">
          <w:pPr>
            <w:ind w:firstLineChars="200" w:firstLine="420"/>
          </w:pPr>
        </w:pPrChange>
      </w:pPr>
      <w:del w:id="1292" w:author="芙兰朵露" w:date="2022-05-22T01:45:00Z">
        <w:r>
          <w:rPr>
            <w:rFonts w:hint="eastAsia"/>
          </w:rPr>
          <w:delText>“</w:delText>
        </w:r>
      </w:del>
      <w:ins w:id="1293" w:author="芙兰朵露" w:date="2022-05-22T01:45:00Z">
        <w:r w:rsidR="00483C78" w:rsidRPr="00750B60">
          <w:rPr>
            <w:rFonts w:hint="eastAsia"/>
          </w:rPr>
          <w:t>「</w:t>
        </w:r>
      </w:ins>
      <w:r w:rsidR="00483C78" w:rsidRPr="00750B60">
        <w:rPr>
          <w:rFonts w:hint="eastAsia"/>
        </w:rPr>
        <w:t>话说回来，公</w:t>
      </w:r>
      <w:proofErr w:type="gramStart"/>
      <w:r w:rsidR="00483C78" w:rsidRPr="00750B60">
        <w:rPr>
          <w:rFonts w:hint="eastAsia"/>
        </w:rPr>
        <w:t>啾</w:t>
      </w:r>
      <w:proofErr w:type="gramEnd"/>
      <w:r w:rsidR="00483C78" w:rsidRPr="00750B60">
        <w:rPr>
          <w:rFonts w:hint="eastAsia"/>
        </w:rPr>
        <w:t>大人。你打算现在立刻就进入圣地吗？那里面可没有</w:t>
      </w:r>
      <w:del w:id="1294" w:author="芙兰朵露" w:date="2022-05-22T01:45:00Z">
        <w:r>
          <w:rPr>
            <w:rFonts w:hint="eastAsia"/>
          </w:rPr>
          <w:delText>住宿的</w:delText>
        </w:r>
      </w:del>
      <w:r w:rsidR="00FC0AFF" w:rsidRPr="00750B60">
        <w:rPr>
          <w:rFonts w:hint="eastAsia"/>
        </w:rPr>
        <w:t>地方</w:t>
      </w:r>
      <w:del w:id="1295" w:author="芙兰朵露" w:date="2022-05-22T01:45:00Z">
        <w:r>
          <w:rPr>
            <w:rFonts w:hint="eastAsia"/>
          </w:rPr>
          <w:delText>。”</w:delText>
        </w:r>
      </w:del>
      <w:ins w:id="1296" w:author="芙兰朵露" w:date="2022-05-22T01:45:00Z">
        <w:r w:rsidR="00FC0AFF" w:rsidRPr="00750B60">
          <w:rPr>
            <w:rFonts w:hint="eastAsia"/>
          </w:rPr>
          <w:t>让你</w:t>
        </w:r>
        <w:r w:rsidR="00483C78" w:rsidRPr="00750B60">
          <w:rPr>
            <w:rFonts w:hint="eastAsia"/>
          </w:rPr>
          <w:t>住」</w:t>
        </w:r>
      </w:ins>
    </w:p>
    <w:p w14:paraId="1EF880E3" w14:textId="64485B72" w:rsidR="00483C78" w:rsidRPr="00750B60" w:rsidRDefault="00873996" w:rsidP="00483C78">
      <w:pPr>
        <w:pPrChange w:id="1297" w:author="芙兰朵露" w:date="2022-05-22T01:45:00Z">
          <w:pPr>
            <w:ind w:firstLineChars="200" w:firstLine="420"/>
          </w:pPr>
        </w:pPrChange>
      </w:pPr>
      <w:del w:id="1298" w:author="芙兰朵露" w:date="2022-05-22T01:45:00Z">
        <w:r>
          <w:rPr>
            <w:rFonts w:hint="eastAsia"/>
          </w:rPr>
          <w:delText>“</w:delText>
        </w:r>
        <w:r>
          <w:rPr>
            <w:rFonts w:hint="eastAsia"/>
          </w:rPr>
          <w:delText>......</w:delText>
        </w:r>
      </w:del>
      <w:ins w:id="1299" w:author="芙兰朵露" w:date="2022-05-22T01:45:00Z">
        <w:r w:rsidR="00483C78" w:rsidRPr="00750B60">
          <w:rPr>
            <w:rFonts w:hint="eastAsia"/>
          </w:rPr>
          <w:t>「</w:t>
        </w:r>
        <w:r w:rsidR="00675838" w:rsidRPr="00750B60">
          <w:t>……</w:t>
        </w:r>
      </w:ins>
      <w:r w:rsidR="00483C78" w:rsidRPr="00750B60">
        <w:t>没有的吗？</w:t>
      </w:r>
      <w:del w:id="1300" w:author="芙兰朵露" w:date="2022-05-22T01:45:00Z">
        <w:r>
          <w:rPr>
            <w:rFonts w:hint="eastAsia"/>
          </w:rPr>
          <w:delText>”</w:delText>
        </w:r>
      </w:del>
      <w:ins w:id="1301" w:author="芙兰朵露" w:date="2022-05-22T01:45:00Z">
        <w:r w:rsidR="00483C78" w:rsidRPr="00750B60">
          <w:t>」</w:t>
        </w:r>
      </w:ins>
    </w:p>
    <w:p w14:paraId="3E753E89" w14:textId="788D9A4F" w:rsidR="00483C78" w:rsidRPr="00750B60" w:rsidRDefault="00483C78" w:rsidP="00483C78">
      <w:pPr>
        <w:pPrChange w:id="1302" w:author="芙兰朵露" w:date="2022-05-22T01:45:00Z">
          <w:pPr>
            <w:ind w:firstLineChars="200" w:firstLine="420"/>
          </w:pPr>
        </w:pPrChange>
      </w:pPr>
      <w:r w:rsidRPr="00750B60">
        <w:rPr>
          <w:rFonts w:hint="eastAsia"/>
        </w:rPr>
        <w:t>雅修娜听到这样意外的消息睁大了眼睛。未开拓领域可以另当别论，但是</w:t>
      </w:r>
      <w:ins w:id="1303" w:author="芙兰朵露" w:date="2022-05-22T01:45:00Z">
        <w:r w:rsidR="001A3C4F" w:rsidRPr="00750B60">
          <w:rPr>
            <w:rFonts w:hint="eastAsia"/>
          </w:rPr>
          <w:t>总会有信徒</w:t>
        </w:r>
      </w:ins>
      <w:r w:rsidRPr="00750B60">
        <w:rPr>
          <w:rFonts w:hint="eastAsia"/>
        </w:rPr>
        <w:t>到访圣地</w:t>
      </w:r>
      <w:del w:id="1304" w:author="芙兰朵露" w:date="2022-05-22T01:45:00Z">
        <w:r w:rsidR="00873996">
          <w:rPr>
            <w:rFonts w:hint="eastAsia"/>
          </w:rPr>
          <w:delText>的巡礼者总会保持有一定数量。</w:delText>
        </w:r>
      </w:del>
      <w:ins w:id="1305" w:author="芙兰朵露" w:date="2022-05-22T01:45:00Z">
        <w:r w:rsidRPr="00750B60">
          <w:rPr>
            <w:rFonts w:hint="eastAsia"/>
          </w:rPr>
          <w:t>。</w:t>
        </w:r>
        <w:r w:rsidR="001A3C4F" w:rsidRPr="00750B60">
          <w:rPr>
            <w:rFonts w:hint="eastAsia"/>
          </w:rPr>
          <w:t>大概是她没想到</w:t>
        </w:r>
      </w:ins>
      <w:r w:rsidRPr="00750B60">
        <w:rPr>
          <w:rFonts w:hint="eastAsia"/>
        </w:rPr>
        <w:t>圣地内不提供住宿</w:t>
      </w:r>
      <w:del w:id="1306" w:author="芙兰朵露" w:date="2022-05-22T01:45:00Z">
        <w:r w:rsidR="00873996">
          <w:rPr>
            <w:rFonts w:hint="eastAsia"/>
          </w:rPr>
          <w:delText>，那巡礼者住哪里呢？</w:delText>
        </w:r>
      </w:del>
      <w:ins w:id="1307" w:author="芙兰朵露" w:date="2022-05-22T01:45:00Z">
        <w:r w:rsidR="001A3C4F" w:rsidRPr="00750B60">
          <w:rPr>
            <w:rFonts w:hint="eastAsia"/>
          </w:rPr>
          <w:t>。</w:t>
        </w:r>
      </w:ins>
    </w:p>
    <w:p w14:paraId="32ECDED8" w14:textId="3ADED768" w:rsidR="00483C78" w:rsidRPr="00750B60" w:rsidRDefault="00873996" w:rsidP="00483C78">
      <w:pPr>
        <w:pPrChange w:id="1308" w:author="芙兰朵露" w:date="2022-05-22T01:45:00Z">
          <w:pPr>
            <w:ind w:firstLineChars="200" w:firstLine="420"/>
          </w:pPr>
        </w:pPrChange>
      </w:pPr>
      <w:del w:id="1309" w:author="芙兰朵露" w:date="2022-05-22T01:45:00Z">
        <w:r>
          <w:rPr>
            <w:rFonts w:hint="eastAsia"/>
          </w:rPr>
          <w:delText>“</w:delText>
        </w:r>
      </w:del>
      <w:ins w:id="1310" w:author="芙兰朵露" w:date="2022-05-22T01:45:00Z">
        <w:r w:rsidR="00483C78" w:rsidRPr="00750B60">
          <w:rPr>
            <w:rFonts w:hint="eastAsia"/>
          </w:rPr>
          <w:t>「</w:t>
        </w:r>
      </w:ins>
      <w:r w:rsidR="00483C78" w:rsidRPr="00750B60">
        <w:rPr>
          <w:rFonts w:hint="eastAsia"/>
        </w:rPr>
        <w:t>就是没有。不如说，圣地里面什么都没有。在这里远眺美景就是圣地里最好的放松了</w:t>
      </w:r>
      <w:del w:id="1311" w:author="芙兰朵露" w:date="2022-05-22T01:45:00Z">
        <w:r>
          <w:rPr>
            <w:rFonts w:hint="eastAsia"/>
          </w:rPr>
          <w:delText>。”</w:delText>
        </w:r>
      </w:del>
      <w:ins w:id="1312" w:author="芙兰朵露" w:date="2022-05-22T01:45:00Z">
        <w:r w:rsidR="00483C78" w:rsidRPr="00750B60">
          <w:rPr>
            <w:rFonts w:hint="eastAsia"/>
          </w:rPr>
          <w:t>」</w:t>
        </w:r>
      </w:ins>
    </w:p>
    <w:p w14:paraId="442DCC7A" w14:textId="7976AD1E" w:rsidR="00483C78" w:rsidRPr="00750B60" w:rsidRDefault="00873996" w:rsidP="00483C78">
      <w:pPr>
        <w:pPrChange w:id="1313" w:author="芙兰朵露" w:date="2022-05-22T01:45:00Z">
          <w:pPr>
            <w:ind w:firstLineChars="200" w:firstLine="420"/>
          </w:pPr>
        </w:pPrChange>
      </w:pPr>
      <w:del w:id="1314" w:author="芙兰朵露" w:date="2022-05-22T01:45:00Z">
        <w:r>
          <w:rPr>
            <w:rFonts w:hint="eastAsia"/>
          </w:rPr>
          <w:delText>“唔</w:delText>
        </w:r>
      </w:del>
      <w:ins w:id="1315" w:author="芙兰朵露" w:date="2022-05-22T01:45:00Z">
        <w:r w:rsidR="00483C78" w:rsidRPr="00750B60">
          <w:rPr>
            <w:rFonts w:hint="eastAsia"/>
          </w:rPr>
          <w:t>「</w:t>
        </w:r>
      </w:ins>
      <w:r w:rsidR="004C70DD" w:rsidRPr="00750B60">
        <w:rPr>
          <w:rFonts w:hint="eastAsia"/>
        </w:rPr>
        <w:t>嗯</w:t>
      </w:r>
      <w:ins w:id="1316" w:author="芙兰朵露" w:date="2022-05-22T01:45:00Z">
        <w:r w:rsidR="004C70DD" w:rsidRPr="00750B60">
          <w:rPr>
            <w:rFonts w:hint="eastAsia"/>
          </w:rPr>
          <w:t>哼</w:t>
        </w:r>
      </w:ins>
      <w:r w:rsidR="00483C78" w:rsidRPr="00750B60">
        <w:rPr>
          <w:rFonts w:hint="eastAsia"/>
        </w:rPr>
        <w:t>？没有住宿的地方的话，</w:t>
      </w:r>
      <w:del w:id="1317" w:author="芙兰朵露" w:date="2022-05-22T01:45:00Z">
        <w:r>
          <w:rPr>
            <w:rFonts w:hint="eastAsia"/>
          </w:rPr>
          <w:delText>巡礼</w:delText>
        </w:r>
      </w:del>
      <w:ins w:id="1318" w:author="芙兰朵露" w:date="2022-05-22T01:45:00Z">
        <w:r w:rsidR="004C70DD" w:rsidRPr="00750B60">
          <w:rPr>
            <w:rFonts w:hint="eastAsia"/>
          </w:rPr>
          <w:t>朝圣</w:t>
        </w:r>
      </w:ins>
      <w:r w:rsidR="004C70DD" w:rsidRPr="00750B60">
        <w:rPr>
          <w:rFonts w:hint="eastAsia"/>
        </w:rPr>
        <w:t>者</w:t>
      </w:r>
      <w:r w:rsidR="00483C78" w:rsidRPr="00750B60">
        <w:rPr>
          <w:rFonts w:hint="eastAsia"/>
        </w:rPr>
        <w:t>难道在圣地前就地露营吗？</w:t>
      </w:r>
      <w:del w:id="1319" w:author="芙兰朵露" w:date="2022-05-22T01:45:00Z">
        <w:r>
          <w:rPr>
            <w:rFonts w:hint="eastAsia"/>
          </w:rPr>
          <w:delText>”</w:delText>
        </w:r>
      </w:del>
      <w:ins w:id="1320" w:author="芙兰朵露" w:date="2022-05-22T01:45:00Z">
        <w:r w:rsidR="00483C78" w:rsidRPr="00750B60">
          <w:rPr>
            <w:rFonts w:hint="eastAsia"/>
          </w:rPr>
          <w:t>」</w:t>
        </w:r>
      </w:ins>
    </w:p>
    <w:p w14:paraId="2C0A2D27" w14:textId="5E690E01" w:rsidR="00483C78" w:rsidRPr="00750B60" w:rsidRDefault="00873996" w:rsidP="00483C78">
      <w:pPr>
        <w:pPrChange w:id="1321" w:author="芙兰朵露" w:date="2022-05-22T01:45:00Z">
          <w:pPr>
            <w:ind w:firstLineChars="200" w:firstLine="420"/>
          </w:pPr>
        </w:pPrChange>
      </w:pPr>
      <w:del w:id="1322" w:author="芙兰朵露" w:date="2022-05-22T01:45:00Z">
        <w:r>
          <w:rPr>
            <w:rFonts w:hint="eastAsia"/>
          </w:rPr>
          <w:delText>“那</w:delText>
        </w:r>
      </w:del>
      <w:ins w:id="1323" w:author="芙兰朵露" w:date="2022-05-22T01:45:00Z">
        <w:r w:rsidR="00483C78" w:rsidRPr="00750B60">
          <w:rPr>
            <w:rFonts w:hint="eastAsia"/>
          </w:rPr>
          <w:t>「</w:t>
        </w:r>
        <w:r w:rsidR="004C70DD" w:rsidRPr="00750B60">
          <w:rPr>
            <w:rFonts w:hint="eastAsia"/>
          </w:rPr>
          <w:t>才不会呢</w:t>
        </w:r>
        <w:r w:rsidR="00483C78" w:rsidRPr="00750B60">
          <w:rPr>
            <w:rFonts w:hint="eastAsia"/>
          </w:rPr>
          <w:t>。你</w:t>
        </w:r>
      </w:ins>
      <w:r w:rsidR="004C70DD" w:rsidRPr="00750B60">
        <w:rPr>
          <w:rFonts w:hint="eastAsia"/>
        </w:rPr>
        <w:t>也</w:t>
      </w:r>
      <w:del w:id="1324" w:author="芙兰朵露" w:date="2022-05-22T01:45:00Z">
        <w:r>
          <w:rPr>
            <w:rFonts w:hint="eastAsia"/>
          </w:rPr>
          <w:delText>不对。你以为</w:delText>
        </w:r>
      </w:del>
      <w:ins w:id="1325" w:author="芙兰朵露" w:date="2022-05-22T01:45:00Z">
        <w:r w:rsidR="004C70DD" w:rsidRPr="00750B60">
          <w:rPr>
            <w:rFonts w:hint="eastAsia"/>
          </w:rPr>
          <w:t>不看看</w:t>
        </w:r>
      </w:ins>
      <w:r w:rsidR="004C70DD" w:rsidRPr="00750B60">
        <w:rPr>
          <w:rFonts w:hint="eastAsia"/>
        </w:rPr>
        <w:t>我是</w:t>
      </w:r>
      <w:del w:id="1326" w:author="芙兰朵露" w:date="2022-05-22T01:45:00Z">
        <w:r>
          <w:rPr>
            <w:rFonts w:hint="eastAsia"/>
          </w:rPr>
          <w:delText>干什么的？”</w:delText>
        </w:r>
      </w:del>
      <w:ins w:id="1327" w:author="芙兰朵露" w:date="2022-05-22T01:45:00Z">
        <w:r w:rsidR="004C70DD" w:rsidRPr="00750B60">
          <w:rPr>
            <w:rFonts w:hint="eastAsia"/>
          </w:rPr>
          <w:t>什么身份</w:t>
        </w:r>
        <w:r w:rsidR="00483C78" w:rsidRPr="00750B60">
          <w:rPr>
            <w:rFonts w:hint="eastAsia"/>
          </w:rPr>
          <w:t>？」</w:t>
        </w:r>
      </w:ins>
    </w:p>
    <w:p w14:paraId="1D72F9ED" w14:textId="77777777" w:rsidR="00483C78" w:rsidRPr="00750B60" w:rsidRDefault="00483C78" w:rsidP="00483C78">
      <w:pPr>
        <w:pPrChange w:id="1328" w:author="芙兰朵露" w:date="2022-05-22T01:45:00Z">
          <w:pPr>
            <w:ind w:firstLineChars="200" w:firstLine="420"/>
          </w:pPr>
        </w:pPrChange>
      </w:pPr>
      <w:proofErr w:type="gramStart"/>
      <w:r w:rsidRPr="00750B60">
        <w:rPr>
          <w:rFonts w:hint="eastAsia"/>
        </w:rPr>
        <w:t>茉茉</w:t>
      </w:r>
      <w:proofErr w:type="gramEnd"/>
      <w:r w:rsidRPr="00750B60">
        <w:rPr>
          <w:rFonts w:hint="eastAsia"/>
        </w:rPr>
        <w:t>示意雅修娜注意一下自己的衣服。虽然说为了打扮而做出了许多改造，但这依然是真</w:t>
      </w:r>
      <w:proofErr w:type="gramStart"/>
      <w:r w:rsidRPr="00750B60">
        <w:rPr>
          <w:rFonts w:hint="eastAsia"/>
        </w:rPr>
        <w:t>真正</w:t>
      </w:r>
      <w:proofErr w:type="gramEnd"/>
      <w:r w:rsidRPr="00750B60">
        <w:rPr>
          <w:rFonts w:hint="eastAsia"/>
        </w:rPr>
        <w:t>正的第一身份中辅佐神官才可以穿上的白服。虽然在路上被雅修娜弄得沾上不少泥土，有了些许脏污，但它依然可以作为</w:t>
      </w:r>
      <w:proofErr w:type="gramStart"/>
      <w:r w:rsidRPr="00750B60">
        <w:rPr>
          <w:rFonts w:hint="eastAsia"/>
        </w:rPr>
        <w:t>茉茉</w:t>
      </w:r>
      <w:proofErr w:type="gramEnd"/>
      <w:r w:rsidRPr="00750B60">
        <w:rPr>
          <w:rFonts w:hint="eastAsia"/>
        </w:rPr>
        <w:t>持有第一身份的证明。</w:t>
      </w:r>
    </w:p>
    <w:p w14:paraId="5EEABAE2" w14:textId="7E04618B" w:rsidR="00483C78" w:rsidRPr="00750B60" w:rsidRDefault="00873996" w:rsidP="00483C78">
      <w:pPr>
        <w:pPrChange w:id="1329" w:author="芙兰朵露" w:date="2022-05-22T01:45:00Z">
          <w:pPr>
            <w:ind w:firstLineChars="200" w:firstLine="420"/>
          </w:pPr>
        </w:pPrChange>
      </w:pPr>
      <w:del w:id="1330" w:author="芙兰朵露" w:date="2022-05-22T01:45:00Z">
        <w:r>
          <w:rPr>
            <w:rFonts w:hint="eastAsia"/>
          </w:rPr>
          <w:delText>“</w:delText>
        </w:r>
      </w:del>
      <w:ins w:id="1331" w:author="芙兰朵露" w:date="2022-05-22T01:45:00Z">
        <w:r w:rsidR="00483C78" w:rsidRPr="00750B60">
          <w:rPr>
            <w:rFonts w:hint="eastAsia"/>
          </w:rPr>
          <w:t>「</w:t>
        </w:r>
      </w:ins>
      <w:r w:rsidR="00483C78" w:rsidRPr="00750B60">
        <w:rPr>
          <w:rFonts w:hint="eastAsia"/>
        </w:rPr>
        <w:t>在路边找一个合适的修道院住下来就可以了。不会有修道院拒绝巡礼中的神官借住一晚的要求</w:t>
      </w:r>
      <w:del w:id="1332" w:author="芙兰朵露" w:date="2022-05-22T01:45:00Z">
        <w:r>
          <w:rPr>
            <w:rFonts w:hint="eastAsia"/>
          </w:rPr>
          <w:delText>的。”</w:delText>
        </w:r>
      </w:del>
      <w:ins w:id="1333" w:author="芙兰朵露" w:date="2022-05-22T01:45:00Z">
        <w:r w:rsidR="00483C78" w:rsidRPr="00750B60">
          <w:rPr>
            <w:rFonts w:hint="eastAsia"/>
          </w:rPr>
          <w:t>」</w:t>
        </w:r>
      </w:ins>
    </w:p>
    <w:p w14:paraId="6E105C5F" w14:textId="06C05FBF" w:rsidR="00483C78" w:rsidRPr="00750B60" w:rsidRDefault="00483C78" w:rsidP="00483C78">
      <w:pPr>
        <w:pPrChange w:id="1334" w:author="芙兰朵露" w:date="2022-05-22T01:45:00Z">
          <w:pPr>
            <w:ind w:firstLineChars="200" w:firstLine="420"/>
          </w:pPr>
        </w:pPrChange>
      </w:pPr>
      <w:r w:rsidRPr="00750B60">
        <w:rPr>
          <w:rFonts w:hint="eastAsia"/>
        </w:rPr>
        <w:t>不仅限于神官，许多修道院也接受</w:t>
      </w:r>
      <w:del w:id="1335" w:author="芙兰朵露" w:date="2022-05-22T01:45:00Z">
        <w:r w:rsidR="00873996">
          <w:rPr>
            <w:rFonts w:hint="eastAsia"/>
          </w:rPr>
          <w:delText>巡礼</w:delText>
        </w:r>
      </w:del>
      <w:ins w:id="1336" w:author="芙兰朵露" w:date="2022-05-22T01:45:00Z">
        <w:r w:rsidR="004C70DD" w:rsidRPr="00750B60">
          <w:rPr>
            <w:rFonts w:hint="eastAsia"/>
          </w:rPr>
          <w:t>朝圣</w:t>
        </w:r>
      </w:ins>
      <w:r w:rsidR="004C70DD" w:rsidRPr="00750B60">
        <w:rPr>
          <w:rFonts w:hint="eastAsia"/>
        </w:rPr>
        <w:t>者</w:t>
      </w:r>
      <w:r w:rsidRPr="00750B60">
        <w:rPr>
          <w:rFonts w:hint="eastAsia"/>
        </w:rPr>
        <w:t>的住宿请求。即使在圣地附近的修道院也不例外。只是</w:t>
      </w:r>
      <w:del w:id="1337" w:author="芙兰朵露" w:date="2022-05-22T01:45:00Z">
        <w:r w:rsidR="00873996">
          <w:rPr>
            <w:rFonts w:hint="eastAsia"/>
          </w:rPr>
          <w:delText>巡礼</w:delText>
        </w:r>
      </w:del>
      <w:ins w:id="1338" w:author="芙兰朵露" w:date="2022-05-22T01:45:00Z">
        <w:r w:rsidR="004C70DD" w:rsidRPr="00750B60">
          <w:rPr>
            <w:rFonts w:hint="eastAsia"/>
          </w:rPr>
          <w:t>朝圣</w:t>
        </w:r>
      </w:ins>
      <w:r w:rsidR="004C70DD" w:rsidRPr="00750B60">
        <w:rPr>
          <w:rFonts w:hint="eastAsia"/>
        </w:rPr>
        <w:t>者</w:t>
      </w:r>
      <w:r w:rsidRPr="00750B60">
        <w:rPr>
          <w:rFonts w:hint="eastAsia"/>
        </w:rPr>
        <w:t>的话多少需要支付一些金钱，而第一身份则可以免费入住。</w:t>
      </w:r>
    </w:p>
    <w:p w14:paraId="04B4946A" w14:textId="22223B30" w:rsidR="00483C78" w:rsidRPr="00750B60" w:rsidRDefault="00873996" w:rsidP="00483C78">
      <w:pPr>
        <w:pPrChange w:id="1339" w:author="芙兰朵露" w:date="2022-05-22T01:45:00Z">
          <w:pPr>
            <w:ind w:firstLineChars="200" w:firstLine="420"/>
          </w:pPr>
        </w:pPrChange>
      </w:pPr>
      <w:del w:id="1340" w:author="芙兰朵露" w:date="2022-05-22T01:45:00Z">
        <w:r>
          <w:rPr>
            <w:rFonts w:hint="eastAsia"/>
          </w:rPr>
          <w:delText>“</w:delText>
        </w:r>
      </w:del>
      <w:ins w:id="1341" w:author="芙兰朵露" w:date="2022-05-22T01:45:00Z">
        <w:r w:rsidR="00483C78" w:rsidRPr="00750B60">
          <w:rPr>
            <w:rFonts w:hint="eastAsia"/>
          </w:rPr>
          <w:t>「</w:t>
        </w:r>
      </w:ins>
      <w:r w:rsidR="00483C78" w:rsidRPr="00750B60">
        <w:rPr>
          <w:rFonts w:hint="eastAsia"/>
        </w:rPr>
        <w:t>居然是这样，周围的这些田地原来不是圣地啊。看来只有</w:t>
      </w:r>
      <w:proofErr w:type="gramStart"/>
      <w:r w:rsidR="00483C78" w:rsidRPr="00750B60">
        <w:rPr>
          <w:rFonts w:hint="eastAsia"/>
        </w:rPr>
        <w:t>变成结界都市</w:t>
      </w:r>
      <w:proofErr w:type="gramEnd"/>
      <w:r w:rsidR="00483C78" w:rsidRPr="00750B60">
        <w:rPr>
          <w:rFonts w:hint="eastAsia"/>
        </w:rPr>
        <w:t>的哪些部分才被成为圣地</w:t>
      </w:r>
      <w:del w:id="1342" w:author="芙兰朵露" w:date="2022-05-22T01:45:00Z">
        <w:r>
          <w:rPr>
            <w:rFonts w:hint="eastAsia"/>
          </w:rPr>
          <w:delText>。</w:delText>
        </w:r>
        <w:r>
          <w:rPr>
            <w:rFonts w:hint="eastAsia"/>
          </w:rPr>
          <w:delText>......</w:delText>
        </w:r>
      </w:del>
      <w:ins w:id="1343" w:author="芙兰朵露" w:date="2022-05-22T01:45:00Z">
        <w:r w:rsidR="00483C78" w:rsidRPr="00750B60">
          <w:rPr>
            <w:rFonts w:hint="eastAsia"/>
          </w:rPr>
          <w:t>。</w:t>
        </w:r>
        <w:r w:rsidR="00675838" w:rsidRPr="00750B60">
          <w:t>……</w:t>
        </w:r>
      </w:ins>
      <w:r w:rsidR="00483C78" w:rsidRPr="00750B60">
        <w:t>都到了这里，茉茉你真的不用回去看看自己出身的修道院吗？</w:t>
      </w:r>
      <w:del w:id="1344" w:author="芙兰朵露" w:date="2022-05-22T01:45:00Z">
        <w:r>
          <w:rPr>
            <w:rFonts w:hint="eastAsia"/>
          </w:rPr>
          <w:delText>”</w:delText>
        </w:r>
      </w:del>
      <w:ins w:id="1345" w:author="芙兰朵露" w:date="2022-05-22T01:45:00Z">
        <w:r w:rsidR="00483C78" w:rsidRPr="00750B60">
          <w:t>」</w:t>
        </w:r>
      </w:ins>
    </w:p>
    <w:p w14:paraId="1EAE4934" w14:textId="7FE164F3" w:rsidR="00483C78" w:rsidRPr="00750B60" w:rsidRDefault="00873996" w:rsidP="00483C78">
      <w:pPr>
        <w:pPrChange w:id="1346" w:author="芙兰朵露" w:date="2022-05-22T01:45:00Z">
          <w:pPr>
            <w:ind w:firstLineChars="200" w:firstLine="420"/>
          </w:pPr>
        </w:pPrChange>
      </w:pPr>
      <w:del w:id="1347" w:author="芙兰朵露" w:date="2022-05-22T01:45:00Z">
        <w:r>
          <w:rPr>
            <w:rFonts w:hint="eastAsia"/>
          </w:rPr>
          <w:delText>“</w:delText>
        </w:r>
      </w:del>
      <w:ins w:id="1348" w:author="芙兰朵露" w:date="2022-05-22T01:45:00Z">
        <w:r w:rsidR="00483C78" w:rsidRPr="00750B60">
          <w:rPr>
            <w:rFonts w:hint="eastAsia"/>
          </w:rPr>
          <w:t>「</w:t>
        </w:r>
      </w:ins>
      <w:r w:rsidR="00483C78" w:rsidRPr="00750B60">
        <w:rPr>
          <w:rFonts w:hint="eastAsia"/>
        </w:rPr>
        <w:t>那个地方距离圣地有点远，所以不怎么方便回去</w:t>
      </w:r>
      <w:del w:id="1349" w:author="芙兰朵露" w:date="2022-05-22T01:45:00Z">
        <w:r>
          <w:rPr>
            <w:rFonts w:hint="eastAsia"/>
          </w:rPr>
          <w:delText>。”</w:delText>
        </w:r>
      </w:del>
      <w:ins w:id="1350" w:author="芙兰朵露" w:date="2022-05-22T01:45:00Z">
        <w:r w:rsidR="00483C78" w:rsidRPr="00750B60">
          <w:rPr>
            <w:rFonts w:hint="eastAsia"/>
          </w:rPr>
          <w:t>」</w:t>
        </w:r>
      </w:ins>
    </w:p>
    <w:p w14:paraId="1F3B0731" w14:textId="399DA8D5" w:rsidR="00483C78" w:rsidRPr="00750B60" w:rsidRDefault="00483C78" w:rsidP="00483C78">
      <w:pPr>
        <w:pPrChange w:id="1351" w:author="芙兰朵露" w:date="2022-05-22T01:45:00Z">
          <w:pPr>
            <w:ind w:firstLineChars="200" w:firstLine="420"/>
          </w:pPr>
        </w:pPrChange>
      </w:pPr>
      <w:r w:rsidRPr="00750B60">
        <w:rPr>
          <w:rFonts w:hint="eastAsia"/>
        </w:rPr>
        <w:t>那是为了将</w:t>
      </w:r>
      <w:proofErr w:type="gramStart"/>
      <w:r w:rsidRPr="00750B60">
        <w:rPr>
          <w:rFonts w:hint="eastAsia"/>
        </w:rPr>
        <w:t>茉茉</w:t>
      </w:r>
      <w:proofErr w:type="gramEnd"/>
      <w:r w:rsidRPr="00750B60">
        <w:rPr>
          <w:rFonts w:hint="eastAsia"/>
        </w:rPr>
        <w:t>等人培养成处刑人而建成的修道院。因为有着诸多机密，所以</w:t>
      </w:r>
      <w:del w:id="1352" w:author="芙兰朵露" w:date="2022-05-22T01:45:00Z">
        <w:r w:rsidR="00873996">
          <w:rPr>
            <w:rFonts w:hint="eastAsia"/>
          </w:rPr>
          <w:delText>被</w:delText>
        </w:r>
      </w:del>
      <w:r w:rsidRPr="00750B60">
        <w:rPr>
          <w:rFonts w:hint="eastAsia"/>
        </w:rPr>
        <w:t>建立在了不会被</w:t>
      </w:r>
      <w:del w:id="1353" w:author="芙兰朵露" w:date="2022-05-22T01:45:00Z">
        <w:r w:rsidR="00873996">
          <w:rPr>
            <w:rFonts w:hint="eastAsia"/>
          </w:rPr>
          <w:delText>巡礼</w:delText>
        </w:r>
      </w:del>
      <w:ins w:id="1354" w:author="芙兰朵露" w:date="2022-05-22T01:45:00Z">
        <w:r w:rsidR="004C70DD" w:rsidRPr="00750B60">
          <w:rPr>
            <w:rFonts w:hint="eastAsia"/>
          </w:rPr>
          <w:t>朝圣</w:t>
        </w:r>
      </w:ins>
      <w:r w:rsidR="004C70DD" w:rsidRPr="00750B60">
        <w:rPr>
          <w:rFonts w:hint="eastAsia"/>
        </w:rPr>
        <w:t>者</w:t>
      </w:r>
      <w:r w:rsidRPr="00750B60">
        <w:rPr>
          <w:rFonts w:hint="eastAsia"/>
        </w:rPr>
        <w:t>看到的隐秘位置。因为是不可以带着雅修娜去的地方，</w:t>
      </w:r>
      <w:proofErr w:type="gramStart"/>
      <w:r w:rsidRPr="00750B60">
        <w:rPr>
          <w:rFonts w:hint="eastAsia"/>
        </w:rPr>
        <w:t>茉茉</w:t>
      </w:r>
      <w:proofErr w:type="gramEnd"/>
      <w:r w:rsidRPr="00750B60">
        <w:rPr>
          <w:rFonts w:hint="eastAsia"/>
        </w:rPr>
        <w:t>就找了个理由糊弄过去。</w:t>
      </w:r>
    </w:p>
    <w:p w14:paraId="368F983A" w14:textId="4BA9D63E" w:rsidR="00483C78" w:rsidRPr="00750B60" w:rsidRDefault="00873996" w:rsidP="00483C78">
      <w:pPr>
        <w:pPrChange w:id="1355" w:author="芙兰朵露" w:date="2022-05-22T01:45:00Z">
          <w:pPr>
            <w:ind w:firstLineChars="200" w:firstLine="420"/>
          </w:pPr>
        </w:pPrChange>
      </w:pPr>
      <w:del w:id="1356" w:author="芙兰朵露" w:date="2022-05-22T01:45:00Z">
        <w:r>
          <w:rPr>
            <w:rFonts w:hint="eastAsia"/>
          </w:rPr>
          <w:delText>“</w:delText>
        </w:r>
      </w:del>
      <w:ins w:id="1357" w:author="芙兰朵露" w:date="2022-05-22T01:45:00Z">
        <w:r w:rsidR="00483C78" w:rsidRPr="00750B60">
          <w:rPr>
            <w:rFonts w:hint="eastAsia"/>
          </w:rPr>
          <w:t>「</w:t>
        </w:r>
      </w:ins>
      <w:r w:rsidR="00483C78" w:rsidRPr="00750B60">
        <w:rPr>
          <w:rFonts w:hint="eastAsia"/>
        </w:rPr>
        <w:t>总之我们</w:t>
      </w:r>
      <w:del w:id="1358" w:author="芙兰朵露" w:date="2022-05-22T01:45:00Z">
        <w:r>
          <w:rPr>
            <w:rFonts w:hint="eastAsia"/>
          </w:rPr>
          <w:delText>就</w:delText>
        </w:r>
      </w:del>
      <w:r w:rsidR="00483C78" w:rsidRPr="00750B60">
        <w:rPr>
          <w:rFonts w:hint="eastAsia"/>
        </w:rPr>
        <w:t>明天再进入圣地吧</w:t>
      </w:r>
      <w:del w:id="1359" w:author="芙兰朵露" w:date="2022-05-22T01:45:00Z">
        <w:r>
          <w:rPr>
            <w:rFonts w:hint="eastAsia"/>
          </w:rPr>
          <w:delText>。”</w:delText>
        </w:r>
      </w:del>
      <w:ins w:id="1360" w:author="芙兰朵露" w:date="2022-05-22T01:45:00Z">
        <w:r w:rsidR="00483C78" w:rsidRPr="00750B60">
          <w:rPr>
            <w:rFonts w:hint="eastAsia"/>
          </w:rPr>
          <w:t>」</w:t>
        </w:r>
      </w:ins>
    </w:p>
    <w:p w14:paraId="3DCFB01A" w14:textId="77777777" w:rsidR="00483C78" w:rsidRPr="00750B60" w:rsidRDefault="00483C78" w:rsidP="00483C78">
      <w:pPr>
        <w:pPrChange w:id="1361" w:author="芙兰朵露" w:date="2022-05-22T01:45:00Z">
          <w:pPr>
            <w:ind w:firstLineChars="200" w:firstLine="420"/>
          </w:pPr>
        </w:pPrChange>
      </w:pPr>
      <w:proofErr w:type="gramStart"/>
      <w:r w:rsidRPr="00750B60">
        <w:rPr>
          <w:rFonts w:hint="eastAsia"/>
        </w:rPr>
        <w:t>茉茉</w:t>
      </w:r>
      <w:proofErr w:type="gramEnd"/>
      <w:r w:rsidRPr="00750B60">
        <w:rPr>
          <w:rFonts w:hint="eastAsia"/>
        </w:rPr>
        <w:t>看向远处的圣地。</w:t>
      </w:r>
    </w:p>
    <w:p w14:paraId="63A3B6C6" w14:textId="77777777" w:rsidR="00483C78" w:rsidRPr="00750B60" w:rsidRDefault="00483C78" w:rsidP="00483C78">
      <w:pPr>
        <w:pPrChange w:id="1362" w:author="芙兰朵露" w:date="2022-05-22T01:45:00Z">
          <w:pPr>
            <w:ind w:firstLineChars="200" w:firstLine="420"/>
          </w:pPr>
        </w:pPrChange>
      </w:pPr>
      <w:proofErr w:type="gramStart"/>
      <w:r w:rsidRPr="00750B60">
        <w:rPr>
          <w:rFonts w:hint="eastAsia"/>
        </w:rPr>
        <w:t>茉茉</w:t>
      </w:r>
      <w:proofErr w:type="gramEnd"/>
      <w:r w:rsidRPr="00750B60">
        <w:rPr>
          <w:rFonts w:hint="eastAsia"/>
        </w:rPr>
        <w:t>只会与梅诺站在同一立场。无论梅诺做了什么，</w:t>
      </w:r>
      <w:proofErr w:type="gramStart"/>
      <w:r w:rsidRPr="00750B60">
        <w:rPr>
          <w:rFonts w:hint="eastAsia"/>
        </w:rPr>
        <w:t>茉茉</w:t>
      </w:r>
      <w:proofErr w:type="gramEnd"/>
      <w:r w:rsidRPr="00750B60">
        <w:rPr>
          <w:rFonts w:hint="eastAsia"/>
        </w:rPr>
        <w:t>都会与梅诺站在一起。</w:t>
      </w:r>
      <w:proofErr w:type="gramStart"/>
      <w:r w:rsidRPr="00750B60">
        <w:rPr>
          <w:rFonts w:hint="eastAsia"/>
        </w:rPr>
        <w:t>茉茉</w:t>
      </w:r>
      <w:proofErr w:type="gramEnd"/>
      <w:r w:rsidRPr="00750B60">
        <w:rPr>
          <w:rFonts w:hint="eastAsia"/>
        </w:rPr>
        <w:t>的所有行动都只为了梅诺而做。</w:t>
      </w:r>
    </w:p>
    <w:p w14:paraId="1AA7C843" w14:textId="2E8795F8" w:rsidR="00483C78" w:rsidRPr="00750B60" w:rsidRDefault="00483C78" w:rsidP="00483C78">
      <w:pPr>
        <w:pPrChange w:id="1363" w:author="芙兰朵露" w:date="2022-05-22T01:45:00Z">
          <w:pPr>
            <w:ind w:firstLineChars="200" w:firstLine="420"/>
          </w:pPr>
        </w:pPrChange>
      </w:pPr>
      <w:r w:rsidRPr="00750B60">
        <w:rPr>
          <w:rFonts w:hint="eastAsia"/>
        </w:rPr>
        <w:t>梅诺使用了导师</w:t>
      </w:r>
      <w:del w:id="1364" w:author="芙兰朵露" w:date="2022-05-22T01:45:00Z">
        <w:r w:rsidR="00873996">
          <w:rPr>
            <w:rFonts w:hint="eastAsia"/>
          </w:rPr>
          <w:delText> </w:delText>
        </w:r>
      </w:del>
      <w:ins w:id="1365" w:author="芙兰朵露" w:date="2022-05-22T01:45:00Z">
        <w:r w:rsidRPr="00750B60">
          <w:t xml:space="preserve"> </w:t>
        </w:r>
      </w:ins>
      <w:r w:rsidRPr="00750B60">
        <w:t>『阳炎』无法察觉的方法</w:t>
      </w:r>
      <w:del w:id="1366" w:author="芙兰朵露" w:date="2022-05-22T01:45:00Z">
        <w:r w:rsidR="00873996">
          <w:rPr>
            <w:rFonts w:hint="eastAsia"/>
          </w:rPr>
          <w:delText>侵入</w:delText>
        </w:r>
      </w:del>
      <w:ins w:id="1367" w:author="芙兰朵露" w:date="2022-05-22T01:45:00Z">
        <w:r w:rsidR="00933F40" w:rsidRPr="00750B60">
          <w:rPr>
            <w:rFonts w:hint="eastAsia"/>
          </w:rPr>
          <w:t>入侵</w:t>
        </w:r>
      </w:ins>
      <w:r w:rsidRPr="00750B60">
        <w:t>圣地，</w:t>
      </w:r>
      <w:proofErr w:type="gramStart"/>
      <w:r w:rsidRPr="00750B60">
        <w:t>茉茉</w:t>
      </w:r>
      <w:proofErr w:type="gramEnd"/>
      <w:r w:rsidRPr="00750B60">
        <w:t>做不到那样的事情。但是</w:t>
      </w:r>
      <w:proofErr w:type="gramStart"/>
      <w:r w:rsidRPr="00750B60">
        <w:t>茉茉</w:t>
      </w:r>
      <w:proofErr w:type="gramEnd"/>
      <w:r w:rsidRPr="00750B60">
        <w:t>这次来到圣地也有自己的想法。</w:t>
      </w:r>
    </w:p>
    <w:p w14:paraId="31BA6F42" w14:textId="62074841" w:rsidR="00483C78" w:rsidRPr="00750B60" w:rsidRDefault="00933F40" w:rsidP="00483C78">
      <w:pPr>
        <w:pPrChange w:id="1368" w:author="芙兰朵露" w:date="2022-05-22T01:45:00Z">
          <w:pPr>
            <w:ind w:firstLineChars="200" w:firstLine="420"/>
          </w:pPr>
        </w:pPrChange>
      </w:pPr>
      <w:ins w:id="1369" w:author="芙兰朵露" w:date="2022-05-22T01:45:00Z">
        <w:r w:rsidRPr="00750B60">
          <w:rPr>
            <w:rFonts w:hint="eastAsia"/>
          </w:rPr>
          <w:t>她</w:t>
        </w:r>
      </w:ins>
      <w:r w:rsidR="00483C78" w:rsidRPr="00750B60">
        <w:rPr>
          <w:rFonts w:hint="eastAsia"/>
        </w:rPr>
        <w:t>闭上眼睛。</w:t>
      </w:r>
    </w:p>
    <w:p w14:paraId="584B044D" w14:textId="02C010FC" w:rsidR="00483C78" w:rsidRPr="00750B60" w:rsidRDefault="00483C78" w:rsidP="00483C78">
      <w:pPr>
        <w:pPrChange w:id="1370" w:author="芙兰朵露" w:date="2022-05-22T01:45:00Z">
          <w:pPr>
            <w:ind w:firstLineChars="200" w:firstLine="420"/>
          </w:pPr>
        </w:pPrChange>
      </w:pPr>
      <w:r w:rsidRPr="00750B60">
        <w:rPr>
          <w:rFonts w:hint="eastAsia"/>
        </w:rPr>
        <w:t>这次的事情。在事前沟通的时候梅诺就</w:t>
      </w:r>
      <w:del w:id="1371" w:author="芙兰朵露" w:date="2022-05-22T01:45:00Z">
        <w:r w:rsidR="00873996">
          <w:rPr>
            <w:rFonts w:hint="eastAsia"/>
          </w:rPr>
          <w:delText>一直保持着</w:delText>
        </w:r>
      </w:del>
      <w:ins w:id="1372" w:author="芙兰朵露" w:date="2022-05-22T01:45:00Z">
        <w:r w:rsidR="006D7D51" w:rsidRPr="00750B60">
          <w:rPr>
            <w:rFonts w:hint="eastAsia"/>
          </w:rPr>
          <w:t>的状态是</w:t>
        </w:r>
      </w:ins>
      <w:proofErr w:type="gramStart"/>
      <w:r w:rsidR="006D7D51" w:rsidRPr="00750B60">
        <w:rPr>
          <w:rFonts w:hint="eastAsia"/>
        </w:rPr>
        <w:t>茉茉</w:t>
      </w:r>
      <w:proofErr w:type="gramEnd"/>
      <w:del w:id="1373" w:author="芙兰朵露" w:date="2022-05-22T01:45:00Z">
        <w:r w:rsidR="00873996">
          <w:rPr>
            <w:rFonts w:hint="eastAsia"/>
          </w:rPr>
          <w:delText>从没</w:delText>
        </w:r>
      </w:del>
      <w:ins w:id="1374" w:author="芙兰朵露" w:date="2022-05-22T01:45:00Z">
        <w:r w:rsidR="006D7D51" w:rsidRPr="00750B60">
          <w:rPr>
            <w:rFonts w:hint="eastAsia"/>
          </w:rPr>
          <w:t>从未</w:t>
        </w:r>
      </w:ins>
      <w:r w:rsidR="006D7D51" w:rsidRPr="00750B60">
        <w:rPr>
          <w:rFonts w:hint="eastAsia"/>
        </w:rPr>
        <w:t>见过的</w:t>
      </w:r>
      <w:del w:id="1375" w:author="芙兰朵露" w:date="2022-05-22T01:45:00Z">
        <w:r w:rsidR="00873996">
          <w:rPr>
            <w:rFonts w:hint="eastAsia"/>
          </w:rPr>
          <w:delText>紧张样子</w:delText>
        </w:r>
      </w:del>
      <w:r w:rsidRPr="00750B60">
        <w:rPr>
          <w:rFonts w:hint="eastAsia"/>
        </w:rPr>
        <w:t>。梅诺无论是准备还是讨论都紧张得不行，简直要把心提到了嗓子眼。</w:t>
      </w:r>
    </w:p>
    <w:p w14:paraId="1D583D49" w14:textId="77777777" w:rsidR="00743069" w:rsidRDefault="00873996">
      <w:pPr>
        <w:ind w:firstLineChars="200" w:firstLine="420"/>
        <w:rPr>
          <w:del w:id="1376" w:author="芙兰朵露" w:date="2022-05-22T01:45:00Z"/>
        </w:rPr>
      </w:pPr>
      <w:del w:id="1377" w:author="芙兰朵露" w:date="2022-05-22T01:45:00Z">
        <w:r>
          <w:rPr>
            <w:rFonts w:hint="eastAsia"/>
          </w:rPr>
          <w:delText>那时的梅诺全身都散发着手足无措的感觉。是为她吗？是为她吧。</w:delText>
        </w:r>
      </w:del>
    </w:p>
    <w:p w14:paraId="50F0E932" w14:textId="5D33D3AA" w:rsidR="00483C78" w:rsidRPr="00750B60" w:rsidRDefault="00873996" w:rsidP="00483C78">
      <w:pPr>
        <w:rPr>
          <w:ins w:id="1378" w:author="芙兰朵露" w:date="2022-05-22T01:45:00Z"/>
        </w:rPr>
      </w:pPr>
      <w:del w:id="1379" w:author="芙兰朵露" w:date="2022-05-22T01:45:00Z">
        <w:r>
          <w:rPr>
            <w:rFonts w:hint="eastAsia"/>
          </w:rPr>
          <w:delText>“不要总是</w:delText>
        </w:r>
      </w:del>
      <w:ins w:id="1380" w:author="芙兰朵露" w:date="2022-05-22T01:45:00Z">
        <w:r w:rsidR="006D7D51" w:rsidRPr="00750B60">
          <w:rPr>
            <w:rFonts w:hint="eastAsia"/>
          </w:rPr>
          <w:t>没有办法</w:t>
        </w:r>
        <w:r w:rsidR="00483C78" w:rsidRPr="00750B60">
          <w:rPr>
            <w:rFonts w:hint="eastAsia"/>
          </w:rPr>
          <w:t>。</w:t>
        </w:r>
        <w:r w:rsidR="006D7D51" w:rsidRPr="00750B60">
          <w:rPr>
            <w:rFonts w:hint="eastAsia"/>
          </w:rPr>
          <w:t>正因为是梅诺，所以才会做这种事</w:t>
        </w:r>
        <w:r w:rsidR="00483C78" w:rsidRPr="00750B60">
          <w:rPr>
            <w:rFonts w:hint="eastAsia"/>
          </w:rPr>
          <w:t>。</w:t>
        </w:r>
      </w:ins>
    </w:p>
    <w:p w14:paraId="452EFA3B" w14:textId="6E7D530F" w:rsidR="00483C78" w:rsidRPr="00750B60" w:rsidRDefault="00483C78" w:rsidP="00483C78">
      <w:pPr>
        <w:pPrChange w:id="1381" w:author="芙兰朵露" w:date="2022-05-22T01:45:00Z">
          <w:pPr>
            <w:ind w:firstLineChars="200" w:firstLine="420"/>
          </w:pPr>
        </w:pPrChange>
      </w:pPr>
      <w:ins w:id="1382" w:author="芙兰朵露" w:date="2022-05-22T01:45:00Z">
        <w:r w:rsidRPr="00750B60">
          <w:rPr>
            <w:rFonts w:hint="eastAsia"/>
          </w:rPr>
          <w:t>「不</w:t>
        </w:r>
        <w:r w:rsidR="00933F40" w:rsidRPr="00750B60">
          <w:rPr>
            <w:rFonts w:hint="eastAsia"/>
          </w:rPr>
          <w:t>用</w:t>
        </w:r>
      </w:ins>
      <w:r w:rsidRPr="00750B60">
        <w:rPr>
          <w:rFonts w:hint="eastAsia"/>
        </w:rPr>
        <w:t>勉强</w:t>
      </w:r>
      <w:del w:id="1383" w:author="芙兰朵露" w:date="2022-05-22T01:45:00Z">
        <w:r w:rsidR="00873996">
          <w:rPr>
            <w:rFonts w:hint="eastAsia"/>
          </w:rPr>
          <w:delText>自己，</w:delText>
        </w:r>
      </w:del>
      <w:r w:rsidR="00933F40" w:rsidRPr="00750B60">
        <w:rPr>
          <w:rFonts w:hint="eastAsia"/>
        </w:rPr>
        <w:t>为我</w:t>
      </w:r>
      <w:del w:id="1384" w:author="芙兰朵露" w:date="2022-05-22T01:45:00Z">
        <w:r w:rsidR="00873996">
          <w:rPr>
            <w:rFonts w:hint="eastAsia"/>
          </w:rPr>
          <w:delText>这种人不</w:delText>
        </w:r>
      </w:del>
      <w:r w:rsidRPr="00750B60">
        <w:rPr>
          <w:rFonts w:hint="eastAsia"/>
        </w:rPr>
        <w:t>做那么多事情</w:t>
      </w:r>
      <w:del w:id="1385" w:author="芙兰朵露" w:date="2022-05-22T01:45:00Z">
        <w:r w:rsidR="00873996">
          <w:rPr>
            <w:rFonts w:hint="eastAsia"/>
          </w:rPr>
          <w:delText>也没关系的。”</w:delText>
        </w:r>
      </w:del>
      <w:ins w:id="1386" w:author="芙兰朵露" w:date="2022-05-22T01:45:00Z">
        <w:r w:rsidRPr="00750B60">
          <w:rPr>
            <w:rFonts w:hint="eastAsia"/>
          </w:rPr>
          <w:t>」</w:t>
        </w:r>
      </w:ins>
    </w:p>
    <w:p w14:paraId="364285D2" w14:textId="77777777" w:rsidR="00483C78" w:rsidRPr="00750B60" w:rsidRDefault="00483C78" w:rsidP="00483C78">
      <w:pPr>
        <w:pPrChange w:id="1387" w:author="芙兰朵露" w:date="2022-05-22T01:45:00Z">
          <w:pPr>
            <w:ind w:firstLineChars="200" w:firstLine="420"/>
          </w:pPr>
        </w:pPrChange>
      </w:pPr>
      <w:proofErr w:type="gramStart"/>
      <w:r w:rsidRPr="00750B60">
        <w:rPr>
          <w:rFonts w:hint="eastAsia"/>
        </w:rPr>
        <w:t>茉茉</w:t>
      </w:r>
      <w:proofErr w:type="gramEnd"/>
      <w:r w:rsidRPr="00750B60">
        <w:rPr>
          <w:rFonts w:hint="eastAsia"/>
        </w:rPr>
        <w:t>的脑海里浮现</w:t>
      </w:r>
      <w:proofErr w:type="gramStart"/>
      <w:r w:rsidRPr="00750B60">
        <w:rPr>
          <w:rFonts w:hint="eastAsia"/>
        </w:rPr>
        <w:t>出最近</w:t>
      </w:r>
      <w:proofErr w:type="gramEnd"/>
      <w:r w:rsidRPr="00750B60">
        <w:rPr>
          <w:rFonts w:hint="eastAsia"/>
        </w:rPr>
        <w:t>总是在梅诺身边的少女的脸。</w:t>
      </w:r>
    </w:p>
    <w:p w14:paraId="3114A1B5" w14:textId="58E851F8" w:rsidR="00483C78" w:rsidRPr="00750B60" w:rsidRDefault="006C7330" w:rsidP="00483C78">
      <w:pPr>
        <w:pPrChange w:id="1388" w:author="芙兰朵露" w:date="2022-05-22T01:45:00Z">
          <w:pPr>
            <w:ind w:firstLineChars="200" w:firstLine="420"/>
          </w:pPr>
        </w:pPrChange>
      </w:pPr>
      <w:r w:rsidRPr="00750B60">
        <w:rPr>
          <w:rFonts w:hint="eastAsia"/>
        </w:rPr>
        <w:t>时任</w:t>
      </w:r>
      <w:del w:id="1389" w:author="芙兰朵露" w:date="2022-05-22T01:45:00Z">
        <w:r w:rsidR="00873996">
          <w:rPr>
            <w:rFonts w:hint="eastAsia"/>
          </w:rPr>
          <w:delText>·</w:delText>
        </w:r>
      </w:del>
      <w:r w:rsidRPr="00750B60">
        <w:rPr>
          <w:rFonts w:hint="eastAsia"/>
        </w:rPr>
        <w:t>灯里</w:t>
      </w:r>
      <w:r w:rsidR="00483C78" w:rsidRPr="00750B60">
        <w:rPr>
          <w:rFonts w:hint="eastAsia"/>
        </w:rPr>
        <w:t>。在事情发展到梅诺背叛第一身份的地步之前，那个轻浮的</w:t>
      </w:r>
      <w:proofErr w:type="gramStart"/>
      <w:r w:rsidR="00483C78" w:rsidRPr="00750B60">
        <w:rPr>
          <w:rFonts w:hint="eastAsia"/>
        </w:rPr>
        <w:t>异世界</w:t>
      </w:r>
      <w:proofErr w:type="gramEnd"/>
      <w:r w:rsidR="00483C78" w:rsidRPr="00750B60">
        <w:rPr>
          <w:rFonts w:hint="eastAsia"/>
        </w:rPr>
        <w:t>人把事情的来龙去脉都告诉了</w:t>
      </w:r>
      <w:proofErr w:type="gramStart"/>
      <w:r w:rsidR="00483C78" w:rsidRPr="00750B60">
        <w:rPr>
          <w:rFonts w:hint="eastAsia"/>
        </w:rPr>
        <w:t>茉茉</w:t>
      </w:r>
      <w:proofErr w:type="gramEnd"/>
      <w:r w:rsidR="00483C78" w:rsidRPr="00750B60">
        <w:rPr>
          <w:rFonts w:hint="eastAsia"/>
        </w:rPr>
        <w:t>。</w:t>
      </w:r>
    </w:p>
    <w:p w14:paraId="7F8C5D1D" w14:textId="77777777" w:rsidR="00483C78" w:rsidRPr="00750B60" w:rsidRDefault="00483C78" w:rsidP="00483C78">
      <w:pPr>
        <w:pPrChange w:id="1390" w:author="芙兰朵露" w:date="2022-05-22T01:45:00Z">
          <w:pPr>
            <w:ind w:firstLineChars="200" w:firstLine="420"/>
          </w:pPr>
        </w:pPrChange>
      </w:pPr>
      <w:r w:rsidRPr="00750B60">
        <w:rPr>
          <w:rFonts w:hint="eastAsia"/>
        </w:rPr>
        <w:t>然而现在</w:t>
      </w:r>
      <w:proofErr w:type="gramStart"/>
      <w:r w:rsidRPr="00750B60">
        <w:rPr>
          <w:rFonts w:hint="eastAsia"/>
        </w:rPr>
        <w:t>茉茉</w:t>
      </w:r>
      <w:proofErr w:type="gramEnd"/>
      <w:r w:rsidRPr="00750B60">
        <w:rPr>
          <w:rFonts w:hint="eastAsia"/>
        </w:rPr>
        <w:t>没有提前杀死灯里，也没能阻止梅诺。</w:t>
      </w:r>
    </w:p>
    <w:p w14:paraId="46DD22DC" w14:textId="65A16C65" w:rsidR="00483C78" w:rsidRPr="00750B60" w:rsidRDefault="00873996" w:rsidP="00483C78">
      <w:pPr>
        <w:pPrChange w:id="1391" w:author="芙兰朵露" w:date="2022-05-22T01:45:00Z">
          <w:pPr>
            <w:ind w:firstLineChars="200" w:firstLine="420"/>
          </w:pPr>
        </w:pPrChange>
      </w:pPr>
      <w:del w:id="1392" w:author="芙兰朵露" w:date="2022-05-22T01:45:00Z">
        <w:r>
          <w:rPr>
            <w:rFonts w:hint="eastAsia"/>
          </w:rPr>
          <w:delText>“</w:delText>
        </w:r>
        <w:r>
          <w:rPr>
            <w:rFonts w:hint="eastAsia"/>
          </w:rPr>
          <w:delText>......</w:delText>
        </w:r>
      </w:del>
      <w:ins w:id="1393" w:author="芙兰朵露" w:date="2022-05-22T01:45:00Z">
        <w:r w:rsidR="00483C78" w:rsidRPr="00750B60">
          <w:rPr>
            <w:rFonts w:hint="eastAsia"/>
          </w:rPr>
          <w:t>「</w:t>
        </w:r>
        <w:r w:rsidR="00675838" w:rsidRPr="00750B60">
          <w:t>……</w:t>
        </w:r>
      </w:ins>
      <w:r w:rsidR="00947C9A" w:rsidRPr="00750B60">
        <w:rPr>
          <w:rFonts w:hint="eastAsia"/>
        </w:rPr>
        <w:t>一</w:t>
      </w:r>
      <w:r w:rsidR="00483C78" w:rsidRPr="00750B60">
        <w:t>想到</w:t>
      </w:r>
      <w:del w:id="1394" w:author="芙兰朵露" w:date="2022-05-22T01:45:00Z">
        <w:r>
          <w:rPr>
            <w:rFonts w:hint="eastAsia"/>
          </w:rPr>
          <w:delText>不得不做对</w:delText>
        </w:r>
      </w:del>
      <w:ins w:id="1395" w:author="芙兰朵露" w:date="2022-05-22T01:45:00Z">
        <w:r w:rsidR="00947C9A" w:rsidRPr="00750B60">
          <w:rPr>
            <w:rFonts w:hint="eastAsia"/>
          </w:rPr>
          <w:t>是为了</w:t>
        </w:r>
      </w:ins>
      <w:r w:rsidR="00947C9A" w:rsidRPr="00750B60">
        <w:rPr>
          <w:rFonts w:hint="eastAsia"/>
        </w:rPr>
        <w:t>那家伙</w:t>
      </w:r>
      <w:del w:id="1396" w:author="芙兰朵露" w:date="2022-05-22T01:45:00Z">
        <w:r>
          <w:rPr>
            <w:rFonts w:hint="eastAsia"/>
          </w:rPr>
          <w:delText>有好处的事情</w:delText>
        </w:r>
      </w:del>
      <w:r w:rsidR="00483C78" w:rsidRPr="00750B60">
        <w:t>，就无论如何都感觉有点不爽</w:t>
      </w:r>
      <w:del w:id="1397" w:author="芙兰朵露" w:date="2022-05-22T01:45:00Z">
        <w:r>
          <w:rPr>
            <w:rFonts w:hint="eastAsia"/>
          </w:rPr>
          <w:delText>。”</w:delText>
        </w:r>
      </w:del>
      <w:ins w:id="1398" w:author="芙兰朵露" w:date="2022-05-22T01:45:00Z">
        <w:r w:rsidR="00483C78" w:rsidRPr="00750B60">
          <w:t>」</w:t>
        </w:r>
      </w:ins>
    </w:p>
    <w:p w14:paraId="2C8F3F8B" w14:textId="7D5C73A1" w:rsidR="00483C78" w:rsidRPr="00750B60" w:rsidRDefault="00873996" w:rsidP="00483C78">
      <w:pPr>
        <w:pPrChange w:id="1399" w:author="芙兰朵露" w:date="2022-05-22T01:45:00Z">
          <w:pPr>
            <w:ind w:firstLineChars="200" w:firstLine="420"/>
          </w:pPr>
        </w:pPrChange>
      </w:pPr>
      <w:del w:id="1400" w:author="芙兰朵露" w:date="2022-05-22T01:45:00Z">
        <w:r>
          <w:rPr>
            <w:rFonts w:hint="eastAsia"/>
          </w:rPr>
          <w:delText>“</w:delText>
        </w:r>
      </w:del>
      <w:ins w:id="1401" w:author="芙兰朵露" w:date="2022-05-22T01:45:00Z">
        <w:r w:rsidR="00483C78" w:rsidRPr="00750B60">
          <w:rPr>
            <w:rFonts w:hint="eastAsia"/>
          </w:rPr>
          <w:t>「</w:t>
        </w:r>
      </w:ins>
      <w:r w:rsidR="00483C78" w:rsidRPr="00750B60">
        <w:rPr>
          <w:rFonts w:hint="eastAsia"/>
        </w:rPr>
        <w:t>嗯？</w:t>
      </w:r>
      <w:del w:id="1402" w:author="芙兰朵露" w:date="2022-05-22T01:45:00Z">
        <w:r>
          <w:rPr>
            <w:rFonts w:hint="eastAsia"/>
          </w:rPr>
          <w:delText>有什么事</w:delText>
        </w:r>
      </w:del>
      <w:ins w:id="1403" w:author="芙兰朵露" w:date="2022-05-22T01:45:00Z">
        <w:r w:rsidR="005D7F44" w:rsidRPr="00750B60">
          <w:rPr>
            <w:rFonts w:hint="eastAsia"/>
          </w:rPr>
          <w:t>怎么了</w:t>
        </w:r>
      </w:ins>
      <w:r w:rsidR="00483C78" w:rsidRPr="00750B60">
        <w:rPr>
          <w:rFonts w:hint="eastAsia"/>
        </w:rPr>
        <w:t>，</w:t>
      </w:r>
      <w:proofErr w:type="gramStart"/>
      <w:r w:rsidR="00483C78" w:rsidRPr="00750B60">
        <w:rPr>
          <w:rFonts w:hint="eastAsia"/>
        </w:rPr>
        <w:t>茉茉</w:t>
      </w:r>
      <w:proofErr w:type="gramEnd"/>
      <w:r w:rsidR="00483C78" w:rsidRPr="00750B60">
        <w:rPr>
          <w:rFonts w:hint="eastAsia"/>
        </w:rPr>
        <w:t>？</w:t>
      </w:r>
      <w:del w:id="1404" w:author="芙兰朵露" w:date="2022-05-22T01:45:00Z">
        <w:r>
          <w:rPr>
            <w:rFonts w:hint="eastAsia"/>
          </w:rPr>
          <w:delText>”</w:delText>
        </w:r>
      </w:del>
      <w:ins w:id="1405" w:author="芙兰朵露" w:date="2022-05-22T01:45:00Z">
        <w:r w:rsidR="00483C78" w:rsidRPr="00750B60">
          <w:rPr>
            <w:rFonts w:hint="eastAsia"/>
          </w:rPr>
          <w:t>」</w:t>
        </w:r>
      </w:ins>
    </w:p>
    <w:p w14:paraId="5ECCE7EA" w14:textId="77777777" w:rsidR="00743069" w:rsidRDefault="00873996">
      <w:pPr>
        <w:ind w:firstLineChars="200" w:firstLine="420"/>
        <w:rPr>
          <w:del w:id="1406" w:author="芙兰朵露" w:date="2022-05-22T01:45:00Z"/>
        </w:rPr>
      </w:pPr>
      <w:del w:id="1407" w:author="芙兰朵露" w:date="2022-05-22T01:45:00Z">
        <w:r>
          <w:rPr>
            <w:rFonts w:hint="eastAsia"/>
          </w:rPr>
          <w:delText>“没你啥事</w:delText>
        </w:r>
        <w:r>
          <w:rPr>
            <w:rFonts w:hint="eastAsia"/>
          </w:rPr>
          <w:delText>......</w:delText>
        </w:r>
        <w:r>
          <w:rPr>
            <w:rFonts w:hint="eastAsia"/>
          </w:rPr>
          <w:delText>”</w:delText>
        </w:r>
      </w:del>
    </w:p>
    <w:p w14:paraId="0E85875F" w14:textId="2B5C6F85" w:rsidR="00483C78" w:rsidRPr="00750B60" w:rsidRDefault="00483C78" w:rsidP="00483C78">
      <w:pPr>
        <w:rPr>
          <w:ins w:id="1408" w:author="芙兰朵露" w:date="2022-05-22T01:45:00Z"/>
        </w:rPr>
      </w:pPr>
      <w:ins w:id="1409" w:author="芙兰朵露" w:date="2022-05-22T01:45:00Z">
        <w:r w:rsidRPr="00750B60">
          <w:rPr>
            <w:rFonts w:hint="eastAsia"/>
          </w:rPr>
          <w:t>「没事</w:t>
        </w:r>
        <w:r w:rsidR="00675838" w:rsidRPr="00750B60">
          <w:t>……</w:t>
        </w:r>
        <w:r w:rsidRPr="00750B60">
          <w:t>」</w:t>
        </w:r>
      </w:ins>
    </w:p>
    <w:p w14:paraId="33A7131E" w14:textId="77777777" w:rsidR="00483C78" w:rsidRPr="00750B60" w:rsidRDefault="00483C78" w:rsidP="00483C78">
      <w:pPr>
        <w:pPrChange w:id="1410" w:author="芙兰朵露" w:date="2022-05-22T01:45:00Z">
          <w:pPr>
            <w:ind w:firstLineChars="200" w:firstLine="420"/>
          </w:pPr>
        </w:pPrChange>
      </w:pPr>
      <w:r w:rsidRPr="00750B60">
        <w:rPr>
          <w:rFonts w:hint="eastAsia"/>
        </w:rPr>
        <w:t>没想让雅修娜听到的牢骚在不知不觉间说漏了嘴，于是</w:t>
      </w:r>
      <w:proofErr w:type="gramStart"/>
      <w:r w:rsidRPr="00750B60">
        <w:rPr>
          <w:rFonts w:hint="eastAsia"/>
        </w:rPr>
        <w:t>茉茉用态度</w:t>
      </w:r>
      <w:proofErr w:type="gramEnd"/>
      <w:r w:rsidRPr="00750B60">
        <w:rPr>
          <w:rFonts w:hint="eastAsia"/>
        </w:rPr>
        <w:t>恶劣的回复切断对话。</w:t>
      </w:r>
    </w:p>
    <w:p w14:paraId="2B9523F1" w14:textId="77777777" w:rsidR="00483C78" w:rsidRPr="00750B60" w:rsidRDefault="00483C78" w:rsidP="00483C78">
      <w:pPr>
        <w:pPrChange w:id="1411" w:author="芙兰朵露" w:date="2022-05-22T01:45:00Z">
          <w:pPr>
            <w:ind w:firstLineChars="200" w:firstLine="420"/>
          </w:pPr>
        </w:pPrChange>
      </w:pPr>
      <w:r w:rsidRPr="00750B60">
        <w:rPr>
          <w:rFonts w:hint="eastAsia"/>
        </w:rPr>
        <w:t>为了自己敬爱的前辈，和一起经历了短暂旅途的灯里——</w:t>
      </w:r>
      <w:proofErr w:type="gramStart"/>
      <w:r w:rsidRPr="00750B60">
        <w:rPr>
          <w:rFonts w:hint="eastAsia"/>
        </w:rPr>
        <w:t>茉茉</w:t>
      </w:r>
      <w:proofErr w:type="gramEnd"/>
      <w:r w:rsidRPr="00750B60">
        <w:rPr>
          <w:rFonts w:hint="eastAsia"/>
        </w:rPr>
        <w:t>在脑海中思考着接下来的计划。</w:t>
      </w:r>
    </w:p>
    <w:p w14:paraId="13909751" w14:textId="69D83D07" w:rsidR="00483C78" w:rsidRPr="00750B60" w:rsidRDefault="00483C78" w:rsidP="00483C78">
      <w:pPr>
        <w:pPrChange w:id="1412" w:author="芙兰朵露" w:date="2022-05-22T01:45:00Z">
          <w:pPr>
            <w:ind w:firstLineChars="200" w:firstLine="420"/>
          </w:pPr>
        </w:pPrChange>
      </w:pPr>
    </w:p>
    <w:p w14:paraId="27AA2E08" w14:textId="77777777" w:rsidR="00933F40" w:rsidRPr="00750B60" w:rsidRDefault="00933F40" w:rsidP="00483C78">
      <w:pPr>
        <w:rPr>
          <w:ins w:id="1413" w:author="芙兰朵露" w:date="2022-05-22T01:45:00Z"/>
        </w:rPr>
      </w:pPr>
    </w:p>
    <w:p w14:paraId="2D09ABD5" w14:textId="77777777" w:rsidR="00483C78" w:rsidRPr="00750B60" w:rsidRDefault="00483C78" w:rsidP="00483C78">
      <w:pPr>
        <w:pPrChange w:id="1414" w:author="芙兰朵露" w:date="2022-05-22T01:45:00Z">
          <w:pPr>
            <w:ind w:firstLineChars="200" w:firstLine="420"/>
          </w:pPr>
        </w:pPrChange>
      </w:pPr>
      <w:r w:rsidRPr="00750B60">
        <w:rPr>
          <w:rFonts w:hint="eastAsia"/>
        </w:rPr>
        <w:t>圣地的中心。</w:t>
      </w:r>
    </w:p>
    <w:p w14:paraId="6711E710" w14:textId="77777777" w:rsidR="00483C78" w:rsidRPr="00750B60" w:rsidRDefault="00483C78" w:rsidP="00483C78">
      <w:pPr>
        <w:pPrChange w:id="1415" w:author="芙兰朵露" w:date="2022-05-22T01:45:00Z">
          <w:pPr>
            <w:ind w:firstLineChars="200" w:firstLine="420"/>
          </w:pPr>
        </w:pPrChange>
      </w:pPr>
      <w:r w:rsidRPr="00750B60">
        <w:rPr>
          <w:rFonts w:hint="eastAsia"/>
        </w:rPr>
        <w:t>作为信仰的象征而建立的大圣堂的外观，除了由巨大的</w:t>
      </w:r>
      <w:proofErr w:type="gramStart"/>
      <w:r w:rsidRPr="00750B60">
        <w:rPr>
          <w:rFonts w:hint="eastAsia"/>
        </w:rPr>
        <w:t>魔导构成</w:t>
      </w:r>
      <w:proofErr w:type="gramEnd"/>
      <w:r w:rsidRPr="00750B60">
        <w:rPr>
          <w:rFonts w:hint="eastAsia"/>
        </w:rPr>
        <w:t>之外，还有包含有世界各地常见的建筑样式。</w:t>
      </w:r>
    </w:p>
    <w:p w14:paraId="34DA451A" w14:textId="75E9E2BB" w:rsidR="00483C78" w:rsidRPr="00750B60" w:rsidRDefault="00483C78" w:rsidP="00483C78">
      <w:pPr>
        <w:pPrChange w:id="1416" w:author="芙兰朵露" w:date="2022-05-22T01:45:00Z">
          <w:pPr>
            <w:ind w:firstLineChars="200" w:firstLine="420"/>
          </w:pPr>
        </w:pPrChange>
      </w:pPr>
      <w:r w:rsidRPr="00750B60">
        <w:rPr>
          <w:rFonts w:hint="eastAsia"/>
        </w:rPr>
        <w:t>直直向远处延伸的主走廊</w:t>
      </w:r>
      <w:proofErr w:type="gramStart"/>
      <w:r w:rsidRPr="00750B60">
        <w:rPr>
          <w:rFonts w:hint="eastAsia"/>
        </w:rPr>
        <w:t>与首先</w:t>
      </w:r>
      <w:proofErr w:type="gramEnd"/>
      <w:r w:rsidRPr="00750B60">
        <w:rPr>
          <w:rFonts w:hint="eastAsia"/>
        </w:rPr>
        <w:t>在两旁展开</w:t>
      </w:r>
      <w:proofErr w:type="gramStart"/>
      <w:r w:rsidRPr="00750B60">
        <w:rPr>
          <w:rFonts w:hint="eastAsia"/>
        </w:rPr>
        <w:t>的翼廊交叉</w:t>
      </w:r>
      <w:proofErr w:type="gramEnd"/>
      <w:r w:rsidRPr="00750B60">
        <w:rPr>
          <w:rFonts w:hint="eastAsia"/>
        </w:rPr>
        <w:t>形成十字。再穿过自交叉点处的礼拜堂开始向上耸立的尖塔，主走廊一直延伸到教堂后方的半圆形圣坛。足有三层高度的大门安装在看起来最为庄严牢固的正门两侧</w:t>
      </w:r>
      <w:del w:id="1417" w:author="芙兰朵露" w:date="2022-05-22T01:45:00Z">
        <w:r w:rsidR="00873996">
          <w:rPr>
            <w:rFonts w:hint="eastAsia"/>
          </w:rPr>
          <w:delText>，再两旁还有</w:delText>
        </w:r>
      </w:del>
      <w:ins w:id="1418" w:author="芙兰朵露" w:date="2022-05-22T01:45:00Z">
        <w:r w:rsidR="00D03E7D" w:rsidRPr="00750B60">
          <w:rPr>
            <w:rFonts w:hint="eastAsia"/>
          </w:rPr>
          <w:t>建</w:t>
        </w:r>
        <w:r w:rsidRPr="00750B60">
          <w:rPr>
            <w:rFonts w:hint="eastAsia"/>
          </w:rPr>
          <w:t>有</w:t>
        </w:r>
      </w:ins>
      <w:r w:rsidRPr="00750B60">
        <w:rPr>
          <w:rFonts w:hint="eastAsia"/>
        </w:rPr>
        <w:t>两座尖塔。</w:t>
      </w:r>
    </w:p>
    <w:p w14:paraId="3499CCB0" w14:textId="6E84CE98" w:rsidR="00483C78" w:rsidRPr="00750B60" w:rsidRDefault="00483C78" w:rsidP="00483C78">
      <w:pPr>
        <w:pPrChange w:id="1419" w:author="芙兰朵露" w:date="2022-05-22T01:45:00Z">
          <w:pPr>
            <w:ind w:firstLineChars="200" w:firstLine="420"/>
          </w:pPr>
        </w:pPrChange>
      </w:pPr>
      <w:r w:rsidRPr="00750B60">
        <w:rPr>
          <w:rFonts w:hint="eastAsia"/>
        </w:rPr>
        <w:t>双塔</w:t>
      </w:r>
      <w:del w:id="1420" w:author="芙兰朵露" w:date="2022-05-22T01:45:00Z">
        <w:r w:rsidR="00873996">
          <w:rPr>
            <w:rFonts w:hint="eastAsia"/>
          </w:rPr>
          <w:delText>之中靠</w:delText>
        </w:r>
      </w:del>
      <w:ins w:id="1421" w:author="芙兰朵露" w:date="2022-05-22T01:45:00Z">
        <w:r w:rsidR="0008554C" w:rsidRPr="00750B60">
          <w:rPr>
            <w:rFonts w:hint="eastAsia"/>
          </w:rPr>
          <w:t>的一边，在</w:t>
        </w:r>
      </w:ins>
      <w:r w:rsidRPr="00750B60">
        <w:rPr>
          <w:rFonts w:hint="eastAsia"/>
        </w:rPr>
        <w:t>北方那一座的顶层房间，窗边有一位少女</w:t>
      </w:r>
      <w:del w:id="1422" w:author="芙兰朵露" w:date="2022-05-22T01:45:00Z">
        <w:r w:rsidR="00873996">
          <w:rPr>
            <w:rFonts w:hint="eastAsia"/>
          </w:rPr>
          <w:delText>倚靠在那里</w:delText>
        </w:r>
      </w:del>
      <w:ins w:id="1423" w:author="芙兰朵露" w:date="2022-05-22T01:45:00Z">
        <w:r w:rsidR="0008554C" w:rsidRPr="00750B60">
          <w:rPr>
            <w:rFonts w:hint="eastAsia"/>
          </w:rPr>
          <w:t>伫立</w:t>
        </w:r>
      </w:ins>
      <w:r w:rsidRPr="00750B60">
        <w:rPr>
          <w:rFonts w:hint="eastAsia"/>
        </w:rPr>
        <w:t>。</w:t>
      </w:r>
    </w:p>
    <w:p w14:paraId="0B4E5867" w14:textId="77F69374" w:rsidR="00483C78" w:rsidRPr="00750B60" w:rsidRDefault="00483C78" w:rsidP="00483C78">
      <w:pPr>
        <w:pPrChange w:id="1424" w:author="芙兰朵露" w:date="2022-05-22T01:45:00Z">
          <w:pPr>
            <w:ind w:firstLineChars="200" w:firstLine="420"/>
          </w:pPr>
        </w:pPrChange>
      </w:pPr>
      <w:r w:rsidRPr="00750B60">
        <w:rPr>
          <w:rFonts w:hint="eastAsia"/>
        </w:rPr>
        <w:t>她是从日本来到这个</w:t>
      </w:r>
      <w:proofErr w:type="gramStart"/>
      <w:r w:rsidRPr="00750B60">
        <w:rPr>
          <w:rFonts w:hint="eastAsia"/>
        </w:rPr>
        <w:t>异世界</w:t>
      </w:r>
      <w:proofErr w:type="gramEnd"/>
      <w:r w:rsidRPr="00750B60">
        <w:rPr>
          <w:rFonts w:hint="eastAsia"/>
        </w:rPr>
        <w:t>的『迷途之人』，</w:t>
      </w:r>
      <w:r w:rsidR="006C7330" w:rsidRPr="00750B60">
        <w:rPr>
          <w:rFonts w:hint="eastAsia"/>
        </w:rPr>
        <w:t>时任</w:t>
      </w:r>
      <w:del w:id="1425" w:author="芙兰朵露" w:date="2022-05-22T01:45:00Z">
        <w:r w:rsidR="00873996">
          <w:rPr>
            <w:rFonts w:hint="eastAsia"/>
          </w:rPr>
          <w:delText>·</w:delText>
        </w:r>
      </w:del>
      <w:r w:rsidR="006C7330" w:rsidRPr="00750B60">
        <w:rPr>
          <w:rFonts w:hint="eastAsia"/>
        </w:rPr>
        <w:t>灯里</w:t>
      </w:r>
      <w:r w:rsidRPr="00750B60">
        <w:rPr>
          <w:rFonts w:hint="eastAsia"/>
        </w:rPr>
        <w:t>。</w:t>
      </w:r>
    </w:p>
    <w:p w14:paraId="4EE8B765" w14:textId="77777777" w:rsidR="00743069" w:rsidRDefault="00873996">
      <w:pPr>
        <w:ind w:firstLineChars="200" w:firstLine="420"/>
        <w:rPr>
          <w:del w:id="1426" w:author="芙兰朵露" w:date="2022-05-22T01:45:00Z"/>
        </w:rPr>
      </w:pPr>
      <w:del w:id="1427" w:author="芙兰朵露" w:date="2022-05-22T01:45:00Z">
        <w:r>
          <w:rPr>
            <w:rFonts w:hint="eastAsia"/>
          </w:rPr>
          <w:delText>她是一个</w:delText>
        </w:r>
      </w:del>
      <w:ins w:id="1428" w:author="芙兰朵露" w:date="2022-05-22T01:45:00Z">
        <w:r w:rsidR="0008554C" w:rsidRPr="00750B60">
          <w:rPr>
            <w:rFonts w:hint="eastAsia"/>
          </w:rPr>
          <w:t>少女</w:t>
        </w:r>
      </w:ins>
      <w:r w:rsidR="00483C78" w:rsidRPr="00750B60">
        <w:rPr>
          <w:rFonts w:hint="eastAsia"/>
        </w:rPr>
        <w:t>有着娃娃脸和清澈的大眼睛，脸上的带着</w:t>
      </w:r>
      <w:del w:id="1429" w:author="芙兰朵露" w:date="2022-05-22T01:45:00Z">
        <w:r>
          <w:rPr>
            <w:rFonts w:hint="eastAsia"/>
          </w:rPr>
          <w:delText>令人</w:delText>
        </w:r>
      </w:del>
      <w:r w:rsidR="00483C78" w:rsidRPr="00750B60">
        <w:rPr>
          <w:rFonts w:hint="eastAsia"/>
        </w:rPr>
        <w:t>舒缓的神情</w:t>
      </w:r>
      <w:del w:id="1430" w:author="芙兰朵露" w:date="2022-05-22T01:45:00Z">
        <w:r>
          <w:rPr>
            <w:rFonts w:hint="eastAsia"/>
          </w:rPr>
          <w:delText>的年轻少女。</w:delText>
        </w:r>
      </w:del>
    </w:p>
    <w:p w14:paraId="01C34B4C" w14:textId="50D06E17" w:rsidR="00483C78" w:rsidRPr="00750B60" w:rsidRDefault="00483C78" w:rsidP="00483C78">
      <w:pPr>
        <w:pPrChange w:id="1431" w:author="芙兰朵露" w:date="2022-05-22T01:45:00Z">
          <w:pPr>
            <w:ind w:firstLineChars="200" w:firstLine="420"/>
          </w:pPr>
        </w:pPrChange>
      </w:pPr>
      <w:ins w:id="1432" w:author="芙兰朵露" w:date="2022-05-22T01:45:00Z">
        <w:r w:rsidRPr="00750B60">
          <w:rPr>
            <w:rFonts w:hint="eastAsia"/>
          </w:rPr>
          <w:t>。</w:t>
        </w:r>
      </w:ins>
      <w:r w:rsidRPr="00750B60">
        <w:rPr>
          <w:rFonts w:hint="eastAsia"/>
        </w:rPr>
        <w:t>黑色又带有一点自然卷的长发互相纠缠着从颈部延伸到后背。头发上戴了一个用来阻止头发在今天这样潮湿的</w:t>
      </w:r>
      <w:proofErr w:type="gramStart"/>
      <w:r w:rsidRPr="00750B60">
        <w:rPr>
          <w:rFonts w:hint="eastAsia"/>
        </w:rPr>
        <w:t>空气中蓬起来</w:t>
      </w:r>
      <w:proofErr w:type="gramEnd"/>
      <w:r w:rsidRPr="00750B60">
        <w:rPr>
          <w:rFonts w:hint="eastAsia"/>
        </w:rPr>
        <w:t>的发圈。</w:t>
      </w:r>
    </w:p>
    <w:p w14:paraId="3C2C5796" w14:textId="2C739C3D" w:rsidR="00483C78" w:rsidRPr="00750B60" w:rsidRDefault="00483C78" w:rsidP="00483C78">
      <w:pPr>
        <w:pPrChange w:id="1433" w:author="芙兰朵露" w:date="2022-05-22T01:45:00Z">
          <w:pPr>
            <w:ind w:firstLineChars="200" w:firstLine="420"/>
          </w:pPr>
        </w:pPrChange>
      </w:pPr>
      <w:r w:rsidRPr="00750B60">
        <w:rPr>
          <w:rFonts w:hint="eastAsia"/>
        </w:rPr>
        <w:t>她向着窗外看去的</w:t>
      </w:r>
      <w:del w:id="1434" w:author="芙兰朵露" w:date="2022-05-22T01:45:00Z">
        <w:r w:rsidR="00873996">
          <w:rPr>
            <w:rFonts w:hint="eastAsia"/>
          </w:rPr>
          <w:delText>神态</w:delText>
        </w:r>
      </w:del>
      <w:ins w:id="1435" w:author="芙兰朵露" w:date="2022-05-22T01:45:00Z">
        <w:r w:rsidRPr="00750B60">
          <w:rPr>
            <w:rFonts w:hint="eastAsia"/>
          </w:rPr>
          <w:t>神</w:t>
        </w:r>
        <w:r w:rsidR="00D03E7D" w:rsidRPr="00750B60">
          <w:rPr>
            <w:rFonts w:hint="eastAsia"/>
          </w:rPr>
          <w:t>情</w:t>
        </w:r>
      </w:ins>
      <w:r w:rsidRPr="00750B60">
        <w:rPr>
          <w:rFonts w:hint="eastAsia"/>
        </w:rPr>
        <w:t>充满了</w:t>
      </w:r>
      <w:del w:id="1436" w:author="芙兰朵露" w:date="2022-05-22T01:45:00Z">
        <w:r w:rsidR="00873996">
          <w:rPr>
            <w:rFonts w:hint="eastAsia"/>
          </w:rPr>
          <w:delText>寂寞，也因此</w:delText>
        </w:r>
      </w:del>
      <w:ins w:id="1437" w:author="芙兰朵露" w:date="2022-05-22T01:45:00Z">
        <w:r w:rsidR="00D03E7D" w:rsidRPr="00750B60">
          <w:rPr>
            <w:rFonts w:hint="eastAsia"/>
          </w:rPr>
          <w:t>惆怅</w:t>
        </w:r>
        <w:r w:rsidRPr="00750B60">
          <w:rPr>
            <w:rFonts w:hint="eastAsia"/>
          </w:rPr>
          <w:t>，</w:t>
        </w:r>
        <w:r w:rsidR="00D03E7D" w:rsidRPr="00750B60">
          <w:rPr>
            <w:rFonts w:hint="eastAsia"/>
          </w:rPr>
          <w:t>多少</w:t>
        </w:r>
      </w:ins>
      <w:r w:rsidR="00D03E7D" w:rsidRPr="00750B60">
        <w:rPr>
          <w:rFonts w:hint="eastAsia"/>
        </w:rPr>
        <w:t>散发出</w:t>
      </w:r>
      <w:del w:id="1438" w:author="芙兰朵露" w:date="2022-05-22T01:45:00Z">
        <w:r w:rsidR="00873996">
          <w:rPr>
            <w:rFonts w:hint="eastAsia"/>
          </w:rPr>
          <w:delText>了一点大人</w:delText>
        </w:r>
      </w:del>
      <w:ins w:id="1439" w:author="芙兰朵露" w:date="2022-05-22T01:45:00Z">
        <w:r w:rsidR="00D03E7D" w:rsidRPr="00750B60">
          <w:rPr>
            <w:rFonts w:hint="eastAsia"/>
          </w:rPr>
          <w:t>成熟</w:t>
        </w:r>
      </w:ins>
      <w:r w:rsidR="00D03E7D" w:rsidRPr="00750B60">
        <w:rPr>
          <w:rFonts w:hint="eastAsia"/>
        </w:rPr>
        <w:t>的</w:t>
      </w:r>
      <w:del w:id="1440" w:author="芙兰朵露" w:date="2022-05-22T01:45:00Z">
        <w:r w:rsidR="00873996">
          <w:rPr>
            <w:rFonts w:hint="eastAsia"/>
          </w:rPr>
          <w:delText>感觉</w:delText>
        </w:r>
      </w:del>
      <w:ins w:id="1441" w:author="芙兰朵露" w:date="2022-05-22T01:45:00Z">
        <w:r w:rsidR="00D03E7D" w:rsidRPr="00750B60">
          <w:rPr>
            <w:rFonts w:hint="eastAsia"/>
          </w:rPr>
          <w:t>气息</w:t>
        </w:r>
      </w:ins>
      <w:r w:rsidRPr="00750B60">
        <w:rPr>
          <w:rFonts w:hint="eastAsia"/>
        </w:rPr>
        <w:t>。</w:t>
      </w:r>
    </w:p>
    <w:p w14:paraId="0C28D915" w14:textId="56BEA110" w:rsidR="00483C78" w:rsidRPr="00750B60" w:rsidRDefault="00873996" w:rsidP="00483C78">
      <w:pPr>
        <w:pPrChange w:id="1442" w:author="芙兰朵露" w:date="2022-05-22T01:45:00Z">
          <w:pPr>
            <w:ind w:firstLineChars="200" w:firstLine="420"/>
          </w:pPr>
        </w:pPrChange>
      </w:pPr>
      <w:del w:id="1443" w:author="芙兰朵露" w:date="2022-05-22T01:45:00Z">
        <w:r>
          <w:rPr>
            <w:rFonts w:hint="eastAsia"/>
          </w:rPr>
          <w:delText>“</w:delText>
        </w:r>
      </w:del>
      <w:ins w:id="1444" w:author="芙兰朵露" w:date="2022-05-22T01:45:00Z">
        <w:r w:rsidR="00483C78" w:rsidRPr="00750B60">
          <w:rPr>
            <w:rFonts w:hint="eastAsia"/>
          </w:rPr>
          <w:t>「</w:t>
        </w:r>
      </w:ins>
      <w:r w:rsidR="00483C78" w:rsidRPr="00750B60">
        <w:rPr>
          <w:rFonts w:hint="eastAsia"/>
        </w:rPr>
        <w:t>在那边见不到的小镇呢。真是有</w:t>
      </w:r>
      <w:proofErr w:type="gramStart"/>
      <w:r w:rsidR="00483C78" w:rsidRPr="00750B60">
        <w:rPr>
          <w:rFonts w:hint="eastAsia"/>
        </w:rPr>
        <w:t>异世界</w:t>
      </w:r>
      <w:proofErr w:type="gramEnd"/>
      <w:r w:rsidR="00483C78" w:rsidRPr="00750B60">
        <w:rPr>
          <w:rFonts w:hint="eastAsia"/>
        </w:rPr>
        <w:t>的感觉</w:t>
      </w:r>
      <w:del w:id="1445" w:author="芙兰朵露" w:date="2022-05-22T01:45:00Z">
        <w:r>
          <w:rPr>
            <w:rFonts w:hint="eastAsia"/>
          </w:rPr>
          <w:delText>。”</w:delText>
        </w:r>
      </w:del>
      <w:ins w:id="1446" w:author="芙兰朵露" w:date="2022-05-22T01:45:00Z">
        <w:r w:rsidR="00483C78" w:rsidRPr="00750B60">
          <w:rPr>
            <w:rFonts w:hint="eastAsia"/>
          </w:rPr>
          <w:t>」</w:t>
        </w:r>
      </w:ins>
    </w:p>
    <w:p w14:paraId="161CBEF7" w14:textId="2E8F966E" w:rsidR="00483C78" w:rsidRPr="00750B60" w:rsidRDefault="00D03E7D" w:rsidP="00483C78">
      <w:pPr>
        <w:pPrChange w:id="1447" w:author="芙兰朵露" w:date="2022-05-22T01:45:00Z">
          <w:pPr>
            <w:ind w:firstLineChars="200" w:firstLine="420"/>
          </w:pPr>
        </w:pPrChange>
      </w:pPr>
      <w:ins w:id="1448" w:author="芙兰朵露" w:date="2022-05-22T01:45:00Z">
        <w:r w:rsidRPr="00750B60">
          <w:rPr>
            <w:rFonts w:hint="eastAsia"/>
          </w:rPr>
          <w:t>灯里</w:t>
        </w:r>
      </w:ins>
      <w:r w:rsidR="00483C78" w:rsidRPr="00750B60">
        <w:rPr>
          <w:rFonts w:hint="eastAsia"/>
        </w:rPr>
        <w:t>时不时</w:t>
      </w:r>
      <w:del w:id="1449" w:author="芙兰朵露" w:date="2022-05-22T01:45:00Z">
        <w:r w:rsidR="00873996">
          <w:rPr>
            <w:rFonts w:hint="eastAsia"/>
          </w:rPr>
          <w:delText>地说出这样</w:delText>
        </w:r>
      </w:del>
      <w:r w:rsidR="00483C78" w:rsidRPr="00750B60">
        <w:rPr>
          <w:rFonts w:hint="eastAsia"/>
        </w:rPr>
        <w:t>寂寞</w:t>
      </w:r>
      <w:del w:id="1450" w:author="芙兰朵露" w:date="2022-05-22T01:45:00Z">
        <w:r w:rsidR="00873996">
          <w:rPr>
            <w:rFonts w:hint="eastAsia"/>
          </w:rPr>
          <w:delText>的话，灯里</w:delText>
        </w:r>
      </w:del>
      <w:ins w:id="1451" w:author="芙兰朵露" w:date="2022-05-22T01:45:00Z">
        <w:r w:rsidRPr="00750B60">
          <w:rPr>
            <w:rFonts w:hint="eastAsia"/>
          </w:rPr>
          <w:t>地自言自语</w:t>
        </w:r>
        <w:r w:rsidR="00483C78" w:rsidRPr="00750B60">
          <w:rPr>
            <w:rFonts w:hint="eastAsia"/>
          </w:rPr>
          <w:t>，</w:t>
        </w:r>
        <w:r w:rsidRPr="00750B60">
          <w:rPr>
            <w:rFonts w:hint="eastAsia"/>
          </w:rPr>
          <w:t>她</w:t>
        </w:r>
      </w:ins>
      <w:r w:rsidR="00483C78" w:rsidRPr="00750B60">
        <w:rPr>
          <w:rFonts w:hint="eastAsia"/>
        </w:rPr>
        <w:t>相比平时变得文静了许多。</w:t>
      </w:r>
    </w:p>
    <w:p w14:paraId="67D6D661" w14:textId="558ACE2E" w:rsidR="00483C78" w:rsidRPr="00750B60" w:rsidRDefault="00873996" w:rsidP="00483C78">
      <w:pPr>
        <w:pPrChange w:id="1452" w:author="芙兰朵露" w:date="2022-05-22T01:45:00Z">
          <w:pPr>
            <w:ind w:firstLineChars="200" w:firstLine="420"/>
          </w:pPr>
        </w:pPrChange>
      </w:pPr>
      <w:del w:id="1453" w:author="芙兰朵露" w:date="2022-05-22T01:45:00Z">
        <w:r>
          <w:rPr>
            <w:rFonts w:hint="eastAsia"/>
          </w:rPr>
          <w:delText>“那边”就是</w:delText>
        </w:r>
      </w:del>
      <w:ins w:id="1454" w:author="芙兰朵露" w:date="2022-05-22T01:45:00Z">
        <w:r w:rsidR="00D03E7D" w:rsidRPr="00750B60">
          <w:rPr>
            <w:rFonts w:hint="eastAsia"/>
          </w:rPr>
          <w:t>「</w:t>
        </w:r>
        <w:r w:rsidR="00483C78" w:rsidRPr="00750B60">
          <w:rPr>
            <w:rFonts w:hint="eastAsia"/>
          </w:rPr>
          <w:t>那边</w:t>
        </w:r>
        <w:r w:rsidR="00D03E7D" w:rsidRPr="00750B60">
          <w:rPr>
            <w:rFonts w:hint="eastAsia"/>
          </w:rPr>
          <w:t>」指的</w:t>
        </w:r>
        <w:r w:rsidR="00483C78" w:rsidRPr="00750B60">
          <w:rPr>
            <w:rFonts w:hint="eastAsia"/>
          </w:rPr>
          <w:t>是</w:t>
        </w:r>
      </w:ins>
      <w:r w:rsidR="00483C78" w:rsidRPr="00750B60">
        <w:rPr>
          <w:rFonts w:hint="eastAsia"/>
        </w:rPr>
        <w:t>指灯里曾经生活过的那个世界。</w:t>
      </w:r>
    </w:p>
    <w:p w14:paraId="37EB4079" w14:textId="36852C08" w:rsidR="00483C78" w:rsidRPr="00750B60" w:rsidRDefault="00483C78" w:rsidP="00483C78">
      <w:pPr>
        <w:pPrChange w:id="1455" w:author="芙兰朵露" w:date="2022-05-22T01:45:00Z">
          <w:pPr>
            <w:ind w:firstLineChars="200" w:firstLine="420"/>
          </w:pPr>
        </w:pPrChange>
      </w:pPr>
      <w:r w:rsidRPr="00750B60">
        <w:rPr>
          <w:rFonts w:hint="eastAsia"/>
        </w:rPr>
        <w:t>即使到了夜晚，街道也会</w:t>
      </w:r>
      <w:proofErr w:type="gramStart"/>
      <w:r w:rsidRPr="00750B60">
        <w:rPr>
          <w:rFonts w:hint="eastAsia"/>
        </w:rPr>
        <w:t>被导力</w:t>
      </w:r>
      <w:proofErr w:type="gramEnd"/>
      <w:r w:rsidRPr="00750B60">
        <w:rPr>
          <w:rFonts w:hint="eastAsia"/>
        </w:rPr>
        <w:t>的光芒照亮，但这样的风景和地球上被成为不夜城的闪耀的大都市</w:t>
      </w:r>
      <w:del w:id="1456" w:author="芙兰朵露" w:date="2022-05-22T01:45:00Z">
        <w:r w:rsidR="00873996">
          <w:rPr>
            <w:rFonts w:hint="eastAsia"/>
          </w:rPr>
          <w:delText>完全不是一个概念</w:delText>
        </w:r>
      </w:del>
      <w:ins w:id="1457" w:author="芙兰朵露" w:date="2022-05-22T01:45:00Z">
        <w:r w:rsidR="00113F22" w:rsidRPr="00750B60">
          <w:rPr>
            <w:rFonts w:hint="eastAsia"/>
          </w:rPr>
          <w:t>大相径庭</w:t>
        </w:r>
      </w:ins>
      <w:r w:rsidRPr="00750B60">
        <w:rPr>
          <w:rFonts w:hint="eastAsia"/>
        </w:rPr>
        <w:t>。这里</w:t>
      </w:r>
      <w:ins w:id="1458" w:author="芙兰朵露" w:date="2022-05-22T01:45:00Z">
        <w:r w:rsidR="00113F22" w:rsidRPr="00750B60">
          <w:rPr>
            <w:rFonts w:hint="eastAsia"/>
          </w:rPr>
          <w:t>散发</w:t>
        </w:r>
      </w:ins>
      <w:r w:rsidR="00113F22" w:rsidRPr="00750B60">
        <w:rPr>
          <w:rFonts w:hint="eastAsia"/>
        </w:rPr>
        <w:t>的光芒</w:t>
      </w:r>
      <w:del w:id="1459" w:author="芙兰朵露" w:date="2022-05-22T01:45:00Z">
        <w:r w:rsidR="00873996">
          <w:rPr>
            <w:rFonts w:hint="eastAsia"/>
          </w:rPr>
          <w:delText>看上去十分柔和，带有让人平静下来的力量</w:delText>
        </w:r>
      </w:del>
      <w:ins w:id="1460" w:author="芙兰朵露" w:date="2022-05-22T01:45:00Z">
        <w:r w:rsidR="00113F22" w:rsidRPr="00750B60">
          <w:rPr>
            <w:rFonts w:hint="eastAsia"/>
          </w:rPr>
          <w:t>赏心悦目</w:t>
        </w:r>
      </w:ins>
      <w:r w:rsidRPr="00750B60">
        <w:rPr>
          <w:rFonts w:hint="eastAsia"/>
        </w:rPr>
        <w:t>。</w:t>
      </w:r>
    </w:p>
    <w:p w14:paraId="571537C0" w14:textId="78E39B62" w:rsidR="00483C78" w:rsidRPr="00750B60" w:rsidRDefault="00483C78" w:rsidP="00483C78">
      <w:pPr>
        <w:pPrChange w:id="1461" w:author="芙兰朵露" w:date="2022-05-22T01:45:00Z">
          <w:pPr>
            <w:ind w:firstLineChars="200" w:firstLine="420"/>
          </w:pPr>
        </w:pPrChange>
      </w:pPr>
      <w:r w:rsidRPr="00750B60">
        <w:rPr>
          <w:rFonts w:hint="eastAsia"/>
        </w:rPr>
        <w:t>构成小镇的一切都</w:t>
      </w:r>
      <w:proofErr w:type="gramStart"/>
      <w:r w:rsidRPr="00750B60">
        <w:rPr>
          <w:rFonts w:hint="eastAsia"/>
        </w:rPr>
        <w:t>绽放着</w:t>
      </w:r>
      <w:proofErr w:type="gramEnd"/>
      <w:r w:rsidRPr="00750B60">
        <w:rPr>
          <w:rFonts w:hint="eastAsia"/>
        </w:rPr>
        <w:t>与电灯的不一样</w:t>
      </w:r>
      <w:proofErr w:type="gramStart"/>
      <w:r w:rsidRPr="00750B60">
        <w:rPr>
          <w:rFonts w:hint="eastAsia"/>
        </w:rPr>
        <w:t>的导力光芒</w:t>
      </w:r>
      <w:proofErr w:type="gramEnd"/>
      <w:r w:rsidRPr="00750B60">
        <w:rPr>
          <w:rFonts w:hint="eastAsia"/>
        </w:rPr>
        <w:t>。闪着白色光芒的街区周围被平静的田园地带包围。</w:t>
      </w:r>
      <w:del w:id="1462" w:author="芙兰朵露" w:date="2022-05-22T01:45:00Z">
        <w:r w:rsidR="00873996">
          <w:rPr>
            <w:rFonts w:hint="eastAsia"/>
          </w:rPr>
          <w:delText>将</w:delText>
        </w:r>
      </w:del>
      <w:ins w:id="1463" w:author="芙兰朵露" w:date="2022-05-22T01:45:00Z">
        <w:r w:rsidR="00A74BE4" w:rsidRPr="00750B60">
          <w:rPr>
            <w:rFonts w:hint="eastAsia"/>
          </w:rPr>
          <w:t>软禁</w:t>
        </w:r>
      </w:ins>
      <w:r w:rsidRPr="00750B60">
        <w:rPr>
          <w:rFonts w:hint="eastAsia"/>
        </w:rPr>
        <w:t>灯里</w:t>
      </w:r>
      <w:del w:id="1464" w:author="芙兰朵露" w:date="2022-05-22T01:45:00Z">
        <w:r w:rsidR="00873996">
          <w:rPr>
            <w:rFonts w:hint="eastAsia"/>
          </w:rPr>
          <w:delText>软禁</w:delText>
        </w:r>
      </w:del>
      <w:r w:rsidRPr="00750B60">
        <w:rPr>
          <w:rFonts w:hint="eastAsia"/>
        </w:rPr>
        <w:t>的北塔是圣地中最高的建筑物，从这里可以一直眺望到街道的尽头。</w:t>
      </w:r>
    </w:p>
    <w:p w14:paraId="640899C3" w14:textId="4ECCFBCE" w:rsidR="00483C78" w:rsidRPr="00750B60" w:rsidRDefault="00483C78" w:rsidP="00483C78">
      <w:pPr>
        <w:pPrChange w:id="1465" w:author="芙兰朵露" w:date="2022-05-22T01:45:00Z">
          <w:pPr>
            <w:ind w:firstLineChars="200" w:firstLine="420"/>
          </w:pPr>
        </w:pPrChange>
      </w:pPr>
      <w:r w:rsidRPr="00750B60">
        <w:rPr>
          <w:rFonts w:hint="eastAsia"/>
        </w:rPr>
        <w:t>在街道中穿行的</w:t>
      </w:r>
      <w:proofErr w:type="gramStart"/>
      <w:r w:rsidRPr="00750B60">
        <w:rPr>
          <w:rFonts w:hint="eastAsia"/>
        </w:rPr>
        <w:t>的</w:t>
      </w:r>
      <w:proofErr w:type="gramEnd"/>
      <w:r w:rsidRPr="00750B60">
        <w:rPr>
          <w:rFonts w:hint="eastAsia"/>
        </w:rPr>
        <w:t>人群中，身穿蓝色神官服的人占据了绝大多数。</w:t>
      </w:r>
      <w:ins w:id="1466" w:author="芙兰朵露" w:date="2022-05-22T01:45:00Z">
        <w:r w:rsidR="00A74BE4" w:rsidRPr="00750B60">
          <w:rPr>
            <w:rFonts w:hint="eastAsia"/>
          </w:rPr>
          <w:t>在</w:t>
        </w:r>
      </w:ins>
      <w:r w:rsidRPr="00750B60">
        <w:rPr>
          <w:rFonts w:hint="eastAsia"/>
        </w:rPr>
        <w:t>小镇中纯白的建筑物</w:t>
      </w:r>
      <w:r w:rsidR="00A74BE4" w:rsidRPr="00750B60">
        <w:rPr>
          <w:rFonts w:hint="eastAsia"/>
        </w:rPr>
        <w:t>衬托</w:t>
      </w:r>
      <w:del w:id="1467" w:author="芙兰朵露" w:date="2022-05-22T01:45:00Z">
        <w:r w:rsidR="00873996">
          <w:rPr>
            <w:rFonts w:hint="eastAsia"/>
          </w:rPr>
          <w:delText>得</w:delText>
        </w:r>
      </w:del>
      <w:ins w:id="1468" w:author="芙兰朵露" w:date="2022-05-22T01:45:00Z">
        <w:r w:rsidR="00A74BE4" w:rsidRPr="00750B60">
          <w:rPr>
            <w:rFonts w:hint="eastAsia"/>
          </w:rPr>
          <w:t>下，</w:t>
        </w:r>
      </w:ins>
      <w:r w:rsidRPr="00750B60">
        <w:rPr>
          <w:rFonts w:hint="eastAsia"/>
        </w:rPr>
        <w:t>她们蓝色的神官服格外显眼。</w:t>
      </w:r>
    </w:p>
    <w:p w14:paraId="38FFC5F3" w14:textId="739B06DB" w:rsidR="00483C78" w:rsidRPr="00750B60" w:rsidRDefault="00483C78" w:rsidP="00483C78">
      <w:pPr>
        <w:pPrChange w:id="1469" w:author="芙兰朵露" w:date="2022-05-22T01:45:00Z">
          <w:pPr>
            <w:ind w:firstLineChars="200" w:firstLine="420"/>
          </w:pPr>
        </w:pPrChange>
      </w:pPr>
      <w:r w:rsidRPr="00750B60">
        <w:rPr>
          <w:rFonts w:hint="eastAsia"/>
        </w:rPr>
        <w:t>其它的白色的辅佐神官服，或者是更加上位的祭司服。因为都是白色为主，十分容易和白色的背景融合在一起。而修道</w:t>
      </w:r>
      <w:proofErr w:type="gramStart"/>
      <w:r w:rsidRPr="00750B60">
        <w:rPr>
          <w:rFonts w:hint="eastAsia"/>
        </w:rPr>
        <w:t>服或者</w:t>
      </w:r>
      <w:proofErr w:type="gramEnd"/>
      <w:del w:id="1470" w:author="芙兰朵露" w:date="2022-05-22T01:45:00Z">
        <w:r w:rsidR="00873996">
          <w:rPr>
            <w:rFonts w:hint="eastAsia"/>
          </w:rPr>
          <w:delText>巡礼</w:delText>
        </w:r>
      </w:del>
      <w:ins w:id="1471" w:author="芙兰朵露" w:date="2022-05-22T01:45:00Z">
        <w:r w:rsidR="004C70DD" w:rsidRPr="00750B60">
          <w:rPr>
            <w:rFonts w:hint="eastAsia"/>
          </w:rPr>
          <w:t>朝圣</w:t>
        </w:r>
      </w:ins>
      <w:r w:rsidR="004C70DD" w:rsidRPr="00750B60">
        <w:rPr>
          <w:rFonts w:hint="eastAsia"/>
        </w:rPr>
        <w:t>者</w:t>
      </w:r>
      <w:r w:rsidRPr="00750B60">
        <w:rPr>
          <w:rFonts w:hint="eastAsia"/>
        </w:rPr>
        <w:t>所穿的普通服装就更</w:t>
      </w:r>
      <w:del w:id="1472" w:author="芙兰朵露" w:date="2022-05-22T01:45:00Z">
        <w:r w:rsidR="00873996">
          <w:rPr>
            <w:rFonts w:hint="eastAsia"/>
          </w:rPr>
          <w:delText>少</w:delText>
        </w:r>
      </w:del>
      <w:ins w:id="1473" w:author="芙兰朵露" w:date="2022-05-22T01:45:00Z">
        <w:r w:rsidR="00A74BE4" w:rsidRPr="00750B60">
          <w:rPr>
            <w:rFonts w:hint="eastAsia"/>
          </w:rPr>
          <w:t>难见到</w:t>
        </w:r>
      </w:ins>
      <w:r w:rsidRPr="00750B60">
        <w:rPr>
          <w:rFonts w:hint="eastAsia"/>
        </w:rPr>
        <w:t>了。</w:t>
      </w:r>
    </w:p>
    <w:p w14:paraId="1D630768" w14:textId="77777777" w:rsidR="00743069" w:rsidRDefault="00873996">
      <w:pPr>
        <w:ind w:firstLineChars="200" w:firstLine="420"/>
        <w:rPr>
          <w:del w:id="1474" w:author="芙兰朵露" w:date="2022-05-22T01:45:00Z"/>
        </w:rPr>
      </w:pPr>
      <w:del w:id="1475" w:author="芙兰朵露" w:date="2022-05-22T01:45:00Z">
        <w:r>
          <w:rPr>
            <w:rFonts w:hint="eastAsia"/>
          </w:rPr>
          <w:delText>“话说回来</w:delText>
        </w:r>
        <w:r>
          <w:rPr>
            <w:rFonts w:hint="eastAsia"/>
          </w:rPr>
          <w:delText>......</w:delText>
        </w:r>
        <w:r>
          <w:rPr>
            <w:rFonts w:hint="eastAsia"/>
          </w:rPr>
          <w:delText>”</w:delText>
        </w:r>
      </w:del>
    </w:p>
    <w:p w14:paraId="4759DBA3" w14:textId="0A30CC04" w:rsidR="00483C78" w:rsidRPr="00750B60" w:rsidRDefault="00483C78" w:rsidP="00483C78">
      <w:pPr>
        <w:rPr>
          <w:ins w:id="1476" w:author="芙兰朵露" w:date="2022-05-22T01:45:00Z"/>
        </w:rPr>
      </w:pPr>
      <w:ins w:id="1477" w:author="芙兰朵露" w:date="2022-05-22T01:45:00Z">
        <w:r w:rsidRPr="00750B60">
          <w:rPr>
            <w:rFonts w:hint="eastAsia"/>
          </w:rPr>
          <w:t>「</w:t>
        </w:r>
        <w:r w:rsidR="00113F22" w:rsidRPr="00750B60">
          <w:rPr>
            <w:rFonts w:hint="eastAsia"/>
          </w:rPr>
          <w:t>即便如此</w:t>
        </w:r>
        <w:r w:rsidR="00675838" w:rsidRPr="00750B60">
          <w:t>……</w:t>
        </w:r>
        <w:r w:rsidRPr="00750B60">
          <w:t>」</w:t>
        </w:r>
      </w:ins>
    </w:p>
    <w:p w14:paraId="5D4BC651" w14:textId="10F064B3" w:rsidR="00483C78" w:rsidRPr="00750B60" w:rsidRDefault="00A74BE4" w:rsidP="00483C78">
      <w:pPr>
        <w:pPrChange w:id="1478" w:author="芙兰朵露" w:date="2022-05-22T01:45:00Z">
          <w:pPr>
            <w:ind w:firstLineChars="200" w:firstLine="420"/>
          </w:pPr>
        </w:pPrChange>
      </w:pPr>
      <w:ins w:id="1479" w:author="芙兰朵露" w:date="2022-05-22T01:45:00Z">
        <w:r w:rsidRPr="00750B60">
          <w:rPr>
            <w:rFonts w:hint="eastAsia"/>
          </w:rPr>
          <w:t>灯里把</w:t>
        </w:r>
      </w:ins>
      <w:r w:rsidR="00483C78" w:rsidRPr="00750B60">
        <w:rPr>
          <w:rFonts w:hint="eastAsia"/>
        </w:rPr>
        <w:t>视线</w:t>
      </w:r>
      <w:del w:id="1480" w:author="芙兰朵露" w:date="2022-05-22T01:45:00Z">
        <w:r w:rsidR="00873996">
          <w:rPr>
            <w:rFonts w:hint="eastAsia"/>
          </w:rPr>
          <w:delText>回到</w:delText>
        </w:r>
      </w:del>
      <w:ins w:id="1481" w:author="芙兰朵露" w:date="2022-05-22T01:45:00Z">
        <w:r w:rsidRPr="00750B60">
          <w:rPr>
            <w:rFonts w:hint="eastAsia"/>
          </w:rPr>
          <w:t>转</w:t>
        </w:r>
        <w:r w:rsidR="00483C78" w:rsidRPr="00750B60">
          <w:rPr>
            <w:rFonts w:hint="eastAsia"/>
          </w:rPr>
          <w:t>回</w:t>
        </w:r>
      </w:ins>
      <w:r w:rsidR="00483C78" w:rsidRPr="00750B60">
        <w:rPr>
          <w:rFonts w:hint="eastAsia"/>
        </w:rPr>
        <w:t>屋内</w:t>
      </w:r>
      <w:del w:id="1482" w:author="芙兰朵露" w:date="2022-05-22T01:45:00Z">
        <w:r w:rsidR="00873996">
          <w:rPr>
            <w:rFonts w:hint="eastAsia"/>
          </w:rPr>
          <w:delText>的灯里，突然立起</w:delText>
        </w:r>
      </w:del>
      <w:ins w:id="1483" w:author="芙兰朵露" w:date="2022-05-22T01:45:00Z">
        <w:r w:rsidR="00483C78" w:rsidRPr="00750B60">
          <w:rPr>
            <w:rFonts w:hint="eastAsia"/>
          </w:rPr>
          <w:t>，</w:t>
        </w:r>
        <w:r w:rsidRPr="00750B60">
          <w:rPr>
            <w:rFonts w:hint="eastAsia"/>
          </w:rPr>
          <w:t>竖</w:t>
        </w:r>
        <w:r w:rsidR="00483C78" w:rsidRPr="00750B60">
          <w:rPr>
            <w:rFonts w:hint="eastAsia"/>
          </w:rPr>
          <w:t>起</w:t>
        </w:r>
      </w:ins>
      <w:r w:rsidR="00483C78" w:rsidRPr="00750B60">
        <w:rPr>
          <w:rFonts w:hint="eastAsia"/>
        </w:rPr>
        <w:t>了食指。</w:t>
      </w:r>
    </w:p>
    <w:p w14:paraId="3F0403EB" w14:textId="55B0DFB3" w:rsidR="00483C78" w:rsidRPr="00750B60" w:rsidRDefault="00483C78" w:rsidP="00483C78">
      <w:pPr>
        <w:pPrChange w:id="1484" w:author="芙兰朵露" w:date="2022-05-22T01:45:00Z">
          <w:pPr>
            <w:ind w:firstLineChars="200" w:firstLine="420"/>
          </w:pPr>
        </w:pPrChange>
      </w:pPr>
      <w:r w:rsidRPr="00750B60">
        <w:rPr>
          <w:rFonts w:hint="eastAsia"/>
        </w:rPr>
        <w:t>她的指尖</w:t>
      </w:r>
      <w:del w:id="1485" w:author="芙兰朵露" w:date="2022-05-22T01:45:00Z">
        <w:r w:rsidR="00873996">
          <w:rPr>
            <w:rFonts w:hint="eastAsia"/>
          </w:rPr>
          <w:delText>开始孕育</w:delText>
        </w:r>
      </w:del>
      <w:proofErr w:type="gramStart"/>
      <w:ins w:id="1486" w:author="芙兰朵露" w:date="2022-05-22T01:45:00Z">
        <w:r w:rsidR="00A74BE4" w:rsidRPr="00750B60">
          <w:rPr>
            <w:rFonts w:hint="eastAsia"/>
          </w:rPr>
          <w:t>亮</w:t>
        </w:r>
      </w:ins>
      <w:r w:rsidRPr="00750B60">
        <w:rPr>
          <w:rFonts w:hint="eastAsia"/>
        </w:rPr>
        <w:t>起导力</w:t>
      </w:r>
      <w:r w:rsidR="00A74BE4" w:rsidRPr="00750B60">
        <w:rPr>
          <w:rFonts w:hint="eastAsia"/>
        </w:rPr>
        <w:t>的</w:t>
      </w:r>
      <w:proofErr w:type="gramEnd"/>
      <w:del w:id="1487" w:author="芙兰朵露" w:date="2022-05-22T01:45:00Z">
        <w:r w:rsidR="00873996">
          <w:rPr>
            <w:rFonts w:hint="eastAsia"/>
          </w:rPr>
          <w:delText>光芒</w:delText>
        </w:r>
      </w:del>
      <w:ins w:id="1488" w:author="芙兰朵露" w:date="2022-05-22T01:45:00Z">
        <w:r w:rsidR="00A74BE4" w:rsidRPr="00750B60">
          <w:rPr>
            <w:rFonts w:hint="eastAsia"/>
          </w:rPr>
          <w:t>光</w:t>
        </w:r>
      </w:ins>
      <w:r w:rsidRPr="00750B60">
        <w:rPr>
          <w:rFonts w:hint="eastAsia"/>
        </w:rPr>
        <w:t>。这是从生命的灵魂中</w:t>
      </w:r>
      <w:del w:id="1489" w:author="芙兰朵露" w:date="2022-05-22T01:45:00Z">
        <w:r w:rsidR="00873996">
          <w:rPr>
            <w:rFonts w:hint="eastAsia"/>
          </w:rPr>
          <w:delText>孕育</w:delText>
        </w:r>
      </w:del>
      <w:ins w:id="1490" w:author="芙兰朵露" w:date="2022-05-22T01:45:00Z">
        <w:r w:rsidR="00A74BE4" w:rsidRPr="00750B60">
          <w:rPr>
            <w:rFonts w:hint="eastAsia"/>
          </w:rPr>
          <w:t>寄宿</w:t>
        </w:r>
      </w:ins>
      <w:r w:rsidRPr="00750B60">
        <w:rPr>
          <w:rFonts w:hint="eastAsia"/>
        </w:rPr>
        <w:t>而出的【力量】</w:t>
      </w:r>
      <w:r w:rsidR="00CD038D" w:rsidRPr="00750B60">
        <w:rPr>
          <w:rFonts w:hint="eastAsia"/>
        </w:rPr>
        <w:t>——</w:t>
      </w:r>
      <w:proofErr w:type="gramStart"/>
      <w:r w:rsidRPr="00750B60">
        <w:rPr>
          <w:rFonts w:hint="eastAsia"/>
        </w:rPr>
        <w:t>导力集中</w:t>
      </w:r>
      <w:proofErr w:type="gramEnd"/>
      <w:del w:id="1491" w:author="芙兰朵露" w:date="2022-05-22T01:45:00Z">
        <w:r w:rsidR="00873996">
          <w:rPr>
            <w:rFonts w:hint="eastAsia"/>
          </w:rPr>
          <w:delText>起来</w:delText>
        </w:r>
      </w:del>
      <w:ins w:id="1492" w:author="芙兰朵露" w:date="2022-05-22T01:45:00Z">
        <w:r w:rsidRPr="00750B60">
          <w:rPr>
            <w:rFonts w:hint="eastAsia"/>
          </w:rPr>
          <w:t>起</w:t>
        </w:r>
      </w:ins>
      <w:r w:rsidR="00CD038D" w:rsidRPr="00750B60">
        <w:rPr>
          <w:rFonts w:hint="eastAsia"/>
        </w:rPr>
        <w:t>的</w:t>
      </w:r>
      <w:ins w:id="1493" w:author="芙兰朵露" w:date="2022-05-22T01:45:00Z">
        <w:r w:rsidR="00CD038D" w:rsidRPr="00750B60">
          <w:rPr>
            <w:rFonts w:hint="eastAsia"/>
          </w:rPr>
          <w:t>发光</w:t>
        </w:r>
      </w:ins>
      <w:r w:rsidR="00CD038D" w:rsidRPr="00750B60">
        <w:rPr>
          <w:rFonts w:hint="eastAsia"/>
        </w:rPr>
        <w:t>现象</w:t>
      </w:r>
      <w:del w:id="1494" w:author="芙兰朵露" w:date="2022-05-22T01:45:00Z">
        <w:r w:rsidR="00873996">
          <w:rPr>
            <w:rFonts w:hint="eastAsia"/>
          </w:rPr>
          <w:delText>。</w:delText>
        </w:r>
      </w:del>
      <w:ins w:id="1495" w:author="芙兰朵露" w:date="2022-05-22T01:45:00Z">
        <w:r w:rsidR="00CD038D" w:rsidRPr="00750B60">
          <w:rPr>
            <w:rFonts w:hint="eastAsia"/>
          </w:rPr>
          <w:t>，</w:t>
        </w:r>
        <w:proofErr w:type="gramStart"/>
        <w:r w:rsidR="00CD038D" w:rsidRPr="00750B60">
          <w:rPr>
            <w:rFonts w:hint="eastAsia"/>
          </w:rPr>
          <w:t>导力光是</w:t>
        </w:r>
      </w:ins>
      <w:r w:rsidRPr="00750B60">
        <w:rPr>
          <w:rFonts w:hint="eastAsia"/>
        </w:rPr>
        <w:t>所有魔导</w:t>
      </w:r>
      <w:proofErr w:type="gramEnd"/>
      <w:del w:id="1496" w:author="芙兰朵露" w:date="2022-05-22T01:45:00Z">
        <w:r w:rsidR="00873996">
          <w:rPr>
            <w:rFonts w:hint="eastAsia"/>
          </w:rPr>
          <w:delText>在</w:delText>
        </w:r>
      </w:del>
      <w:r w:rsidR="00CD038D" w:rsidRPr="00750B60">
        <w:rPr>
          <w:rFonts w:hint="eastAsia"/>
        </w:rPr>
        <w:t>发动</w:t>
      </w:r>
      <w:del w:id="1497" w:author="芙兰朵露" w:date="2022-05-22T01:45:00Z">
        <w:r w:rsidR="00873996">
          <w:rPr>
            <w:rFonts w:hint="eastAsia"/>
          </w:rPr>
          <w:delText>之时都会有这种散发出导力光芒</w:delText>
        </w:r>
      </w:del>
      <w:r w:rsidRPr="00750B60">
        <w:rPr>
          <w:rFonts w:hint="eastAsia"/>
        </w:rPr>
        <w:t>的前兆。</w:t>
      </w:r>
    </w:p>
    <w:p w14:paraId="181716D4" w14:textId="7E6446B1" w:rsidR="00483C78" w:rsidRPr="00750B60" w:rsidRDefault="00CD038D" w:rsidP="00483C78">
      <w:pPr>
        <w:pPrChange w:id="1498" w:author="芙兰朵露" w:date="2022-05-22T01:45:00Z">
          <w:pPr>
            <w:ind w:firstLineChars="200" w:firstLine="420"/>
          </w:pPr>
        </w:pPrChange>
      </w:pPr>
      <w:ins w:id="1499" w:author="芙兰朵露" w:date="2022-05-22T01:45:00Z">
        <w:r w:rsidRPr="00750B60">
          <w:rPr>
            <w:rFonts w:hint="eastAsia"/>
          </w:rPr>
          <w:t>虽然</w:t>
        </w:r>
      </w:ins>
      <w:r w:rsidR="00483C78" w:rsidRPr="00750B60">
        <w:rPr>
          <w:rFonts w:hint="eastAsia"/>
        </w:rPr>
        <w:t>灯里</w:t>
      </w:r>
      <w:del w:id="1500" w:author="芙兰朵露" w:date="2022-05-22T01:45:00Z">
        <w:r w:rsidR="00873996">
          <w:rPr>
            <w:rFonts w:hint="eastAsia"/>
          </w:rPr>
          <w:delText>将</w:delText>
        </w:r>
      </w:del>
      <w:ins w:id="1501" w:author="芙兰朵露" w:date="2022-05-22T01:45:00Z">
        <w:r w:rsidRPr="00750B60">
          <w:rPr>
            <w:rFonts w:hint="eastAsia"/>
          </w:rPr>
          <w:t>集中</w:t>
        </w:r>
      </w:ins>
      <w:r w:rsidR="00483C78" w:rsidRPr="00750B60">
        <w:rPr>
          <w:rFonts w:hint="eastAsia"/>
        </w:rPr>
        <w:t>意识</w:t>
      </w:r>
      <w:del w:id="1502" w:author="芙兰朵露" w:date="2022-05-22T01:45:00Z">
        <w:r w:rsidR="00873996">
          <w:rPr>
            <w:rFonts w:hint="eastAsia"/>
          </w:rPr>
          <w:delText>逐渐集中起来，</w:delText>
        </w:r>
      </w:del>
      <w:ins w:id="1503" w:author="芙兰朵露" w:date="2022-05-22T01:45:00Z">
        <w:r w:rsidRPr="00750B60">
          <w:rPr>
            <w:rFonts w:hint="eastAsia"/>
          </w:rPr>
          <w:t>的</w:t>
        </w:r>
      </w:ins>
      <w:r w:rsidR="00483C78" w:rsidRPr="00750B60">
        <w:rPr>
          <w:rFonts w:hint="eastAsia"/>
        </w:rPr>
        <w:t>同时</w:t>
      </w:r>
      <w:del w:id="1504" w:author="芙兰朵露" w:date="2022-05-22T01:45:00Z">
        <w:r w:rsidR="00873996">
          <w:rPr>
            <w:rFonts w:hint="eastAsia"/>
          </w:rPr>
          <w:delText>也将导力逐渐压缩</w:delText>
        </w:r>
      </w:del>
      <w:ins w:id="1505" w:author="芙兰朵露" w:date="2022-05-22T01:45:00Z">
        <w:r w:rsidRPr="00750B60">
          <w:rPr>
            <w:rFonts w:hint="eastAsia"/>
          </w:rPr>
          <w:t>亮起了聚集的光</w:t>
        </w:r>
      </w:ins>
      <w:r w:rsidR="00483C78" w:rsidRPr="00750B60">
        <w:rPr>
          <w:rFonts w:hint="eastAsia"/>
        </w:rPr>
        <w:t>——然而什么事情都没有发生，</w:t>
      </w:r>
      <w:proofErr w:type="gramStart"/>
      <w:r w:rsidR="00483C78" w:rsidRPr="00750B60">
        <w:rPr>
          <w:rFonts w:hint="eastAsia"/>
        </w:rPr>
        <w:t>导力的</w:t>
      </w:r>
      <w:proofErr w:type="gramEnd"/>
      <w:r w:rsidR="00483C78" w:rsidRPr="00750B60">
        <w:rPr>
          <w:rFonts w:hint="eastAsia"/>
        </w:rPr>
        <w:t>光芒就</w:t>
      </w:r>
      <w:del w:id="1506" w:author="芙兰朵露" w:date="2022-05-22T01:45:00Z">
        <w:r w:rsidR="00873996">
          <w:rPr>
            <w:rFonts w:hint="eastAsia"/>
          </w:rPr>
          <w:delText>化作雾气消散</w:delText>
        </w:r>
      </w:del>
      <w:ins w:id="1507" w:author="芙兰朵露" w:date="2022-05-22T01:45:00Z">
        <w:r w:rsidRPr="00750B60">
          <w:rPr>
            <w:rFonts w:hint="eastAsia"/>
          </w:rPr>
          <w:t>烟飞云散</w:t>
        </w:r>
      </w:ins>
      <w:r w:rsidRPr="00750B60">
        <w:rPr>
          <w:rFonts w:hint="eastAsia"/>
        </w:rPr>
        <w:t>了</w:t>
      </w:r>
      <w:r w:rsidR="00483C78" w:rsidRPr="00750B60">
        <w:rPr>
          <w:rFonts w:hint="eastAsia"/>
        </w:rPr>
        <w:t>。</w:t>
      </w:r>
    </w:p>
    <w:p w14:paraId="67F90057" w14:textId="77777777" w:rsidR="00743069" w:rsidRDefault="00873996">
      <w:pPr>
        <w:ind w:firstLineChars="200" w:firstLine="420"/>
        <w:rPr>
          <w:del w:id="1508" w:author="芙兰朵露" w:date="2022-05-22T01:45:00Z"/>
        </w:rPr>
      </w:pPr>
      <w:del w:id="1509" w:author="芙兰朵露" w:date="2022-05-22T01:45:00Z">
        <w:r>
          <w:rPr>
            <w:rFonts w:hint="eastAsia"/>
          </w:rPr>
          <w:delText>“嗯——”</w:delText>
        </w:r>
      </w:del>
    </w:p>
    <w:p w14:paraId="48D38F4B" w14:textId="343CE84C" w:rsidR="00483C78" w:rsidRPr="00750B60" w:rsidRDefault="00483C78" w:rsidP="00483C78">
      <w:pPr>
        <w:rPr>
          <w:ins w:id="1510" w:author="芙兰朵露" w:date="2022-05-22T01:45:00Z"/>
        </w:rPr>
      </w:pPr>
      <w:ins w:id="1511" w:author="芙兰朵露" w:date="2022-05-22T01:45:00Z">
        <w:r w:rsidRPr="00750B60">
          <w:rPr>
            <w:rFonts w:hint="eastAsia"/>
          </w:rPr>
          <w:t>「</w:t>
        </w:r>
        <w:proofErr w:type="gramStart"/>
        <w:r w:rsidR="00CD038D" w:rsidRPr="00750B60">
          <w:rPr>
            <w:rFonts w:hint="eastAsia"/>
          </w:rPr>
          <w:t>姆姆姆</w:t>
        </w:r>
        <w:proofErr w:type="gramEnd"/>
        <w:r w:rsidRPr="00750B60">
          <w:rPr>
            <w:rFonts w:hint="eastAsia"/>
          </w:rPr>
          <w:t>」</w:t>
        </w:r>
      </w:ins>
    </w:p>
    <w:p w14:paraId="772D06A3" w14:textId="77777777" w:rsidR="00483C78" w:rsidRPr="00750B60" w:rsidRDefault="00483C78" w:rsidP="00483C78">
      <w:pPr>
        <w:pPrChange w:id="1512" w:author="芙兰朵露" w:date="2022-05-22T01:45:00Z">
          <w:pPr>
            <w:ind w:firstLineChars="200" w:firstLine="420"/>
          </w:pPr>
        </w:pPrChange>
      </w:pPr>
      <w:r w:rsidRPr="00750B60">
        <w:rPr>
          <w:rFonts w:hint="eastAsia"/>
        </w:rPr>
        <w:t>面对这重复了不止多少遍的结果，灯里撅起了嘴巴。</w:t>
      </w:r>
    </w:p>
    <w:p w14:paraId="1564859E" w14:textId="66C1B40C" w:rsidR="00483C78" w:rsidRPr="00750B60" w:rsidRDefault="00483C78" w:rsidP="00483C78">
      <w:pPr>
        <w:pPrChange w:id="1513" w:author="芙兰朵露" w:date="2022-05-22T01:45:00Z">
          <w:pPr>
            <w:ind w:firstLineChars="200" w:firstLine="420"/>
          </w:pPr>
        </w:pPrChange>
      </w:pPr>
      <w:r w:rsidRPr="00750B60">
        <w:rPr>
          <w:rFonts w:hint="eastAsia"/>
        </w:rPr>
        <w:t>灯里是从</w:t>
      </w:r>
      <w:proofErr w:type="gramStart"/>
      <w:r w:rsidRPr="00750B60">
        <w:rPr>
          <w:rFonts w:hint="eastAsia"/>
        </w:rPr>
        <w:t>异世界</w:t>
      </w:r>
      <w:proofErr w:type="gramEnd"/>
      <w:r w:rsidRPr="00750B60">
        <w:rPr>
          <w:rFonts w:hint="eastAsia"/>
        </w:rPr>
        <w:t>被召唤的迷途之人。拥有操纵被称为</w:t>
      </w:r>
      <w:del w:id="1514" w:author="芙兰朵露" w:date="2022-05-22T01:45:00Z">
        <w:r w:rsidR="00873996">
          <w:rPr>
            <w:rFonts w:hint="eastAsia"/>
          </w:rPr>
          <w:delText>“纯粹概念”</w:delText>
        </w:r>
      </w:del>
      <w:ins w:id="1515" w:author="芙兰朵露" w:date="2022-05-22T01:45:00Z">
        <w:r w:rsidRPr="00750B60">
          <w:rPr>
            <w:rFonts w:hint="eastAsia"/>
          </w:rPr>
          <w:t>「纯粹概念」</w:t>
        </w:r>
      </w:ins>
      <w:r w:rsidRPr="00750B60">
        <w:rPr>
          <w:rFonts w:hint="eastAsia"/>
        </w:rPr>
        <w:t>的</w:t>
      </w:r>
      <w:proofErr w:type="gramStart"/>
      <w:r w:rsidRPr="00750B60">
        <w:rPr>
          <w:rFonts w:hint="eastAsia"/>
        </w:rPr>
        <w:t>强大魔导的</w:t>
      </w:r>
      <w:proofErr w:type="gramEnd"/>
      <w:r w:rsidRPr="00750B60">
        <w:rPr>
          <w:rFonts w:hint="eastAsia"/>
        </w:rPr>
        <w:t>能力。在被召唤时，灯里的灵魂中被这个世界强制</w:t>
      </w:r>
      <w:del w:id="1516" w:author="芙兰朵露" w:date="2022-05-22T01:45:00Z">
        <w:r w:rsidR="00873996">
          <w:rPr>
            <w:rFonts w:hint="eastAsia"/>
          </w:rPr>
          <w:delText>刻印</w:delText>
        </w:r>
      </w:del>
      <w:ins w:id="1517" w:author="芙兰朵露" w:date="2022-05-22T01:45:00Z">
        <w:r w:rsidRPr="00750B60">
          <w:rPr>
            <w:rFonts w:hint="eastAsia"/>
          </w:rPr>
          <w:t>刻</w:t>
        </w:r>
        <w:r w:rsidR="00CD038D" w:rsidRPr="00750B60">
          <w:rPr>
            <w:rFonts w:hint="eastAsia"/>
          </w:rPr>
          <w:t>上</w:t>
        </w:r>
      </w:ins>
      <w:r w:rsidRPr="00750B60">
        <w:rPr>
          <w:rFonts w:hint="eastAsia"/>
        </w:rPr>
        <w:t>了【时】</w:t>
      </w:r>
      <w:del w:id="1518" w:author="芙兰朵露" w:date="2022-05-22T01:45:00Z">
        <w:r w:rsidR="00873996">
          <w:rPr>
            <w:rFonts w:hint="eastAsia"/>
          </w:rPr>
          <w:delText>的</w:delText>
        </w:r>
      </w:del>
      <w:ins w:id="1519" w:author="芙兰朵露" w:date="2022-05-22T01:45:00Z">
        <w:r w:rsidR="00CD038D" w:rsidRPr="00750B60">
          <w:rPr>
            <w:rFonts w:hint="eastAsia"/>
          </w:rPr>
          <w:t>之</w:t>
        </w:r>
      </w:ins>
      <w:r w:rsidRPr="00750B60">
        <w:rPr>
          <w:rFonts w:hint="eastAsia"/>
        </w:rPr>
        <w:t>魔导，因此灯里目前为止行使有关于纯粹概念【时】</w:t>
      </w:r>
      <w:proofErr w:type="gramStart"/>
      <w:r w:rsidRPr="00750B60">
        <w:rPr>
          <w:rFonts w:hint="eastAsia"/>
        </w:rPr>
        <w:t>的魔导就</w:t>
      </w:r>
      <w:proofErr w:type="gramEnd"/>
      <w:r w:rsidRPr="00750B60">
        <w:rPr>
          <w:rFonts w:hint="eastAsia"/>
        </w:rPr>
        <w:t>如同呼吸一般自然。</w:t>
      </w:r>
    </w:p>
    <w:p w14:paraId="4C66AF2D" w14:textId="30250F85" w:rsidR="00483C78" w:rsidRPr="00750B60" w:rsidRDefault="00483C78" w:rsidP="00483C78">
      <w:pPr>
        <w:pPrChange w:id="1520" w:author="芙兰朵露" w:date="2022-05-22T01:45:00Z">
          <w:pPr>
            <w:ind w:firstLineChars="200" w:firstLine="420"/>
          </w:pPr>
        </w:pPrChange>
      </w:pPr>
      <w:r w:rsidRPr="00750B60">
        <w:rPr>
          <w:rFonts w:hint="eastAsia"/>
        </w:rPr>
        <w:t>然而随着她来到这座大圣堂以来，就</w:t>
      </w:r>
      <w:del w:id="1521" w:author="芙兰朵露" w:date="2022-05-22T01:45:00Z">
        <w:r w:rsidR="00873996">
          <w:rPr>
            <w:rFonts w:hint="eastAsia"/>
          </w:rPr>
          <w:delText>变得</w:delText>
        </w:r>
      </w:del>
      <w:r w:rsidRPr="00750B60">
        <w:rPr>
          <w:rFonts w:hint="eastAsia"/>
        </w:rPr>
        <w:t>不能随意</w:t>
      </w:r>
      <w:proofErr w:type="gramStart"/>
      <w:r w:rsidRPr="00750B60">
        <w:rPr>
          <w:rFonts w:hint="eastAsia"/>
        </w:rPr>
        <w:t>发动魔导了</w:t>
      </w:r>
      <w:proofErr w:type="gramEnd"/>
      <w:r w:rsidRPr="00750B60">
        <w:rPr>
          <w:rFonts w:hint="eastAsia"/>
        </w:rPr>
        <w:t>。</w:t>
      </w:r>
    </w:p>
    <w:p w14:paraId="1A5B34B5" w14:textId="6D1184FD" w:rsidR="00483C78" w:rsidRPr="00750B60" w:rsidRDefault="00483C78" w:rsidP="00483C78">
      <w:pPr>
        <w:pPrChange w:id="1522" w:author="芙兰朵露" w:date="2022-05-22T01:45:00Z">
          <w:pPr>
            <w:ind w:firstLineChars="200" w:firstLine="420"/>
          </w:pPr>
        </w:pPrChange>
      </w:pPr>
      <w:r w:rsidRPr="00750B60">
        <w:rPr>
          <w:rFonts w:hint="eastAsia"/>
        </w:rPr>
        <w:t>虽说也不是</w:t>
      </w:r>
      <w:del w:id="1523" w:author="芙兰朵露" w:date="2022-05-22T01:45:00Z">
        <w:r w:rsidR="00873996">
          <w:rPr>
            <w:rFonts w:hint="eastAsia"/>
          </w:rPr>
          <w:delText>完完全全</w:delText>
        </w:r>
      </w:del>
      <w:ins w:id="1524" w:author="芙兰朵露" w:date="2022-05-22T01:45:00Z">
        <w:r w:rsidRPr="00750B60">
          <w:rPr>
            <w:rFonts w:hint="eastAsia"/>
          </w:rPr>
          <w:t>完全</w:t>
        </w:r>
      </w:ins>
      <w:r w:rsidRPr="00750B60">
        <w:rPr>
          <w:rFonts w:hint="eastAsia"/>
        </w:rPr>
        <w:t>不能使用，只是强行</w:t>
      </w:r>
      <w:proofErr w:type="gramStart"/>
      <w:r w:rsidRPr="00750B60">
        <w:rPr>
          <w:rFonts w:hint="eastAsia"/>
        </w:rPr>
        <w:t>发动魔导不但</w:t>
      </w:r>
      <w:proofErr w:type="gramEnd"/>
      <w:r w:rsidRPr="00750B60">
        <w:rPr>
          <w:rFonts w:hint="eastAsia"/>
        </w:rPr>
        <w:t>很困难，而且效果还会大幅减弱。在</w:t>
      </w:r>
      <w:proofErr w:type="gramStart"/>
      <w:r w:rsidRPr="00750B60">
        <w:rPr>
          <w:rFonts w:hint="eastAsia"/>
        </w:rPr>
        <w:t>发动魔导之际</w:t>
      </w:r>
      <w:proofErr w:type="gramEnd"/>
      <w:r w:rsidRPr="00750B60">
        <w:rPr>
          <w:rFonts w:hint="eastAsia"/>
        </w:rPr>
        <w:t>，可以真切地感受到有</w:t>
      </w:r>
      <w:del w:id="1525" w:author="芙兰朵露" w:date="2022-05-22T01:45:00Z">
        <w:r w:rsidR="00873996">
          <w:rPr>
            <w:rFonts w:hint="eastAsia"/>
          </w:rPr>
          <w:delText>某种东西</w:delText>
        </w:r>
      </w:del>
      <w:ins w:id="1526" w:author="芙兰朵露" w:date="2022-05-22T01:45:00Z">
        <w:r w:rsidR="00113F22" w:rsidRPr="00750B60">
          <w:rPr>
            <w:rFonts w:hint="eastAsia"/>
          </w:rPr>
          <w:t>什么</w:t>
        </w:r>
      </w:ins>
      <w:r w:rsidRPr="00750B60">
        <w:rPr>
          <w:rFonts w:hint="eastAsia"/>
        </w:rPr>
        <w:t>在阻碍</w:t>
      </w:r>
      <w:del w:id="1527" w:author="芙兰朵露" w:date="2022-05-22T01:45:00Z">
        <w:r w:rsidR="00873996">
          <w:rPr>
            <w:rFonts w:hint="eastAsia"/>
          </w:rPr>
          <w:delText>着</w:delText>
        </w:r>
      </w:del>
      <w:r w:rsidRPr="00750B60">
        <w:rPr>
          <w:rFonts w:hint="eastAsia"/>
        </w:rPr>
        <w:t>自己。就像某种没有意义的噪音弥漫在周围，影响着自己。</w:t>
      </w:r>
    </w:p>
    <w:p w14:paraId="3801B1B0" w14:textId="77777777" w:rsidR="00483C78" w:rsidRPr="00750B60" w:rsidRDefault="00483C78" w:rsidP="00483C78">
      <w:pPr>
        <w:pPrChange w:id="1528" w:author="芙兰朵露" w:date="2022-05-22T01:45:00Z">
          <w:pPr>
            <w:ind w:firstLineChars="200" w:firstLine="420"/>
          </w:pPr>
        </w:pPrChange>
      </w:pPr>
      <w:r w:rsidRPr="00750B60">
        <w:rPr>
          <w:rFonts w:hint="eastAsia"/>
        </w:rPr>
        <w:t>总之，特别不爽。</w:t>
      </w:r>
    </w:p>
    <w:p w14:paraId="340A6DAD" w14:textId="192A68BB" w:rsidR="00483C78" w:rsidRPr="00750B60" w:rsidRDefault="00873996" w:rsidP="00483C78">
      <w:pPr>
        <w:pPrChange w:id="1529" w:author="芙兰朵露" w:date="2022-05-22T01:45:00Z">
          <w:pPr>
            <w:ind w:firstLineChars="200" w:firstLine="420"/>
          </w:pPr>
        </w:pPrChange>
      </w:pPr>
      <w:del w:id="1530" w:author="芙兰朵露" w:date="2022-05-22T01:45:00Z">
        <w:r>
          <w:rPr>
            <w:rFonts w:hint="eastAsia"/>
          </w:rPr>
          <w:delText>“</w:delText>
        </w:r>
      </w:del>
      <w:ins w:id="1531" w:author="芙兰朵露" w:date="2022-05-22T01:45:00Z">
        <w:r w:rsidR="00483C78" w:rsidRPr="00750B60">
          <w:rPr>
            <w:rFonts w:hint="eastAsia"/>
          </w:rPr>
          <w:t>「</w:t>
        </w:r>
        <w:r w:rsidR="00113F22" w:rsidRPr="00750B60">
          <w:rPr>
            <w:rFonts w:hint="eastAsia"/>
          </w:rPr>
          <w:t>这</w:t>
        </w:r>
      </w:ins>
      <w:r w:rsidR="00483C78" w:rsidRPr="00750B60">
        <w:rPr>
          <w:rFonts w:hint="eastAsia"/>
        </w:rPr>
        <w:t>到底</w:t>
      </w:r>
      <w:del w:id="1532" w:author="芙兰朵露" w:date="2022-05-22T01:45:00Z">
        <w:r>
          <w:rPr>
            <w:rFonts w:hint="eastAsia"/>
          </w:rPr>
          <w:delText>是什么啊，这种东西。”</w:delText>
        </w:r>
      </w:del>
      <w:ins w:id="1533" w:author="芙兰朵露" w:date="2022-05-22T01:45:00Z">
        <w:r w:rsidR="00CD038D" w:rsidRPr="00750B60">
          <w:rPr>
            <w:rFonts w:hint="eastAsia"/>
          </w:rPr>
          <w:t>怎么回事</w:t>
        </w:r>
        <w:r w:rsidR="00483C78" w:rsidRPr="00750B60">
          <w:rPr>
            <w:rFonts w:hint="eastAsia"/>
          </w:rPr>
          <w:t>」</w:t>
        </w:r>
      </w:ins>
    </w:p>
    <w:p w14:paraId="0F1E5D4B" w14:textId="1EEAFC13" w:rsidR="00483C78" w:rsidRPr="00750B60" w:rsidRDefault="00483C78" w:rsidP="00483C78">
      <w:pPr>
        <w:pPrChange w:id="1534" w:author="芙兰朵露" w:date="2022-05-22T01:45:00Z">
          <w:pPr>
            <w:ind w:firstLineChars="200" w:firstLine="420"/>
          </w:pPr>
        </w:pPrChange>
      </w:pPr>
      <w:r w:rsidRPr="00750B60">
        <w:rPr>
          <w:rFonts w:hint="eastAsia"/>
        </w:rPr>
        <w:t>灯里放弃了继续发动魔导，</w:t>
      </w:r>
      <w:del w:id="1535" w:author="芙兰朵露" w:date="2022-05-22T01:45:00Z">
        <w:r w:rsidR="00873996">
          <w:rPr>
            <w:rFonts w:hint="eastAsia"/>
          </w:rPr>
          <w:delText>把</w:delText>
        </w:r>
      </w:del>
      <w:ins w:id="1536" w:author="芙兰朵露" w:date="2022-05-22T01:45:00Z">
        <w:r w:rsidR="003123B7" w:rsidRPr="00750B60">
          <w:rPr>
            <w:rFonts w:hint="eastAsia"/>
          </w:rPr>
          <w:t>抱</w:t>
        </w:r>
        <w:r w:rsidRPr="00750B60">
          <w:rPr>
            <w:rFonts w:hint="eastAsia"/>
          </w:rPr>
          <w:t>起</w:t>
        </w:r>
        <w:r w:rsidR="003123B7" w:rsidRPr="00750B60">
          <w:rPr>
            <w:rFonts w:hint="eastAsia"/>
          </w:rPr>
          <w:t>了</w:t>
        </w:r>
      </w:ins>
      <w:r w:rsidR="003123B7" w:rsidRPr="00750B60">
        <w:rPr>
          <w:rFonts w:hint="eastAsia"/>
        </w:rPr>
        <w:t>胳膊</w:t>
      </w:r>
      <w:del w:id="1537" w:author="芙兰朵露" w:date="2022-05-22T01:45:00Z">
        <w:r w:rsidR="00873996">
          <w:rPr>
            <w:rFonts w:hint="eastAsia"/>
          </w:rPr>
          <w:delText>抱了起来</w:delText>
        </w:r>
      </w:del>
      <w:r w:rsidRPr="00750B60">
        <w:rPr>
          <w:rFonts w:hint="eastAsia"/>
        </w:rPr>
        <w:t>。这个动作让灯里发育良好的胸部更加显眼，</w:t>
      </w:r>
      <w:ins w:id="1538" w:author="芙兰朵露" w:date="2022-05-22T01:45:00Z">
        <w:r w:rsidR="00D85C30" w:rsidRPr="00750B60">
          <w:rPr>
            <w:rFonts w:hint="eastAsia"/>
          </w:rPr>
          <w:t>但本来</w:t>
        </w:r>
      </w:ins>
      <w:r w:rsidRPr="00750B60">
        <w:rPr>
          <w:rFonts w:hint="eastAsia"/>
        </w:rPr>
        <w:t>她</w:t>
      </w:r>
      <w:del w:id="1539" w:author="芙兰朵露" w:date="2022-05-22T01:45:00Z">
        <w:r w:rsidR="00873996">
          <w:rPr>
            <w:rFonts w:hint="eastAsia"/>
          </w:rPr>
          <w:delText>把</w:delText>
        </w:r>
      </w:del>
      <w:ins w:id="1540" w:author="芙兰朵露" w:date="2022-05-22T01:45:00Z">
        <w:r w:rsidR="00D85C30" w:rsidRPr="00750B60">
          <w:rPr>
            <w:rFonts w:hint="eastAsia"/>
          </w:rPr>
          <w:t>在这里就一个人，不用在意这种事</w:t>
        </w:r>
      </w:ins>
      <w:r w:rsidRPr="00750B60">
        <w:rPr>
          <w:rFonts w:hint="eastAsia"/>
        </w:rPr>
        <w:t>自己</w:t>
      </w:r>
      <w:del w:id="1541" w:author="芙兰朵露" w:date="2022-05-22T01:45:00Z">
        <w:r w:rsidR="00873996">
          <w:rPr>
            <w:rFonts w:hint="eastAsia"/>
          </w:rPr>
          <w:delText>孤零零的处境放到一边，</w:delText>
        </w:r>
      </w:del>
      <w:ins w:id="1542" w:author="芙兰朵露" w:date="2022-05-22T01:45:00Z">
        <w:r w:rsidR="00D85C30" w:rsidRPr="00750B60">
          <w:rPr>
            <w:rFonts w:hint="eastAsia"/>
          </w:rPr>
          <w:t>，便</w:t>
        </w:r>
      </w:ins>
      <w:r w:rsidRPr="00750B60">
        <w:rPr>
          <w:rFonts w:hint="eastAsia"/>
        </w:rPr>
        <w:t>开始烦恼</w:t>
      </w:r>
      <w:proofErr w:type="gramStart"/>
      <w:r w:rsidRPr="00750B60">
        <w:rPr>
          <w:rFonts w:hint="eastAsia"/>
        </w:rPr>
        <w:t>起无法</w:t>
      </w:r>
      <w:proofErr w:type="gramEnd"/>
      <w:r w:rsidRPr="00750B60">
        <w:rPr>
          <w:rFonts w:hint="eastAsia"/>
        </w:rPr>
        <w:t>顺利</w:t>
      </w:r>
      <w:proofErr w:type="gramStart"/>
      <w:r w:rsidRPr="00750B60">
        <w:rPr>
          <w:rFonts w:hint="eastAsia"/>
        </w:rPr>
        <w:t>使用魔导这件</w:t>
      </w:r>
      <w:proofErr w:type="gramEnd"/>
      <w:r w:rsidRPr="00750B60">
        <w:rPr>
          <w:rFonts w:hint="eastAsia"/>
        </w:rPr>
        <w:t>事。</w:t>
      </w:r>
    </w:p>
    <w:p w14:paraId="1AEDB8C0" w14:textId="77777777" w:rsidR="00483C78" w:rsidRPr="00750B60" w:rsidRDefault="00483C78" w:rsidP="00483C78">
      <w:pPr>
        <w:pPrChange w:id="1543" w:author="芙兰朵露" w:date="2022-05-22T01:45:00Z">
          <w:pPr>
            <w:ind w:firstLineChars="200" w:firstLine="420"/>
          </w:pPr>
        </w:pPrChange>
      </w:pPr>
      <w:r w:rsidRPr="00750B60">
        <w:rPr>
          <w:rFonts w:hint="eastAsia"/>
        </w:rPr>
        <w:t>纯粹概念【时】</w:t>
      </w:r>
    </w:p>
    <w:p w14:paraId="2CD56190" w14:textId="77777777" w:rsidR="00483C78" w:rsidRPr="00750B60" w:rsidRDefault="00483C78" w:rsidP="00483C78">
      <w:pPr>
        <w:pPrChange w:id="1544" w:author="芙兰朵露" w:date="2022-05-22T01:45:00Z">
          <w:pPr>
            <w:ind w:firstLineChars="200" w:firstLine="420"/>
          </w:pPr>
        </w:pPrChange>
      </w:pPr>
      <w:r w:rsidRPr="00750B60">
        <w:rPr>
          <w:rFonts w:hint="eastAsia"/>
        </w:rPr>
        <w:t>这是被召唤到</w:t>
      </w:r>
      <w:proofErr w:type="gramStart"/>
      <w:r w:rsidRPr="00750B60">
        <w:rPr>
          <w:rFonts w:hint="eastAsia"/>
        </w:rPr>
        <w:t>这里之</w:t>
      </w:r>
      <w:proofErr w:type="gramEnd"/>
      <w:r w:rsidRPr="00750B60">
        <w:rPr>
          <w:rFonts w:hint="eastAsia"/>
        </w:rPr>
        <w:t>时就寄宿于她的灵魂中的力量，她所独有的魔导。</w:t>
      </w:r>
    </w:p>
    <w:p w14:paraId="110C938D" w14:textId="1CDFB742" w:rsidR="00483C78" w:rsidRPr="00750B60" w:rsidRDefault="00D85C30" w:rsidP="00483C78">
      <w:pPr>
        <w:pPrChange w:id="1545" w:author="芙兰朵露" w:date="2022-05-22T01:45:00Z">
          <w:pPr>
            <w:ind w:firstLineChars="200" w:firstLine="420"/>
          </w:pPr>
        </w:pPrChange>
      </w:pPr>
      <w:ins w:id="1546" w:author="芙兰朵露" w:date="2022-05-22T01:45:00Z">
        <w:r w:rsidRPr="00750B60">
          <w:rPr>
            <w:rFonts w:hint="eastAsia"/>
          </w:rPr>
          <w:t>这是一把双</w:t>
        </w:r>
        <w:proofErr w:type="gramStart"/>
        <w:r w:rsidRPr="00750B60">
          <w:rPr>
            <w:rFonts w:hint="eastAsia"/>
          </w:rPr>
          <w:t>刃</w:t>
        </w:r>
        <w:proofErr w:type="gramEnd"/>
        <w:r w:rsidRPr="00750B60">
          <w:rPr>
            <w:rFonts w:hint="eastAsia"/>
          </w:rPr>
          <w:t>剑，每次</w:t>
        </w:r>
      </w:ins>
      <w:r w:rsidR="00483C78" w:rsidRPr="00750B60">
        <w:rPr>
          <w:rFonts w:hint="eastAsia"/>
        </w:rPr>
        <w:t>行使</w:t>
      </w:r>
      <w:del w:id="1547" w:author="芙兰朵露" w:date="2022-05-22T01:45:00Z">
        <w:r w:rsidR="00873996">
          <w:rPr>
            <w:rFonts w:hint="eastAsia"/>
          </w:rPr>
          <w:delText>这份力量的代价是</w:delText>
        </w:r>
      </w:del>
      <w:ins w:id="1548" w:author="芙兰朵露" w:date="2022-05-22T01:45:00Z">
        <w:r w:rsidRPr="00750B60">
          <w:rPr>
            <w:rFonts w:hint="eastAsia"/>
          </w:rPr>
          <w:t>就</w:t>
        </w:r>
      </w:ins>
      <w:r w:rsidRPr="00750B60">
        <w:rPr>
          <w:rFonts w:hint="eastAsia"/>
        </w:rPr>
        <w:t>会</w:t>
      </w:r>
      <w:del w:id="1549" w:author="芙兰朵露" w:date="2022-05-22T01:45:00Z">
        <w:r w:rsidR="00873996">
          <w:rPr>
            <w:rFonts w:hint="eastAsia"/>
          </w:rPr>
          <w:delText>逐渐</w:delText>
        </w:r>
      </w:del>
      <w:r w:rsidR="00483C78" w:rsidRPr="00750B60">
        <w:rPr>
          <w:rFonts w:hint="eastAsia"/>
        </w:rPr>
        <w:t>失去记忆，最坏的情况就是因失去记忆而丧失人格，最后</w:t>
      </w:r>
      <w:proofErr w:type="gramStart"/>
      <w:r w:rsidR="00483C78" w:rsidRPr="00750B60">
        <w:rPr>
          <w:rFonts w:hint="eastAsia"/>
        </w:rPr>
        <w:t>变为暴走的</w:t>
      </w:r>
      <w:proofErr w:type="gramEnd"/>
      <w:r w:rsidR="00483C78" w:rsidRPr="00750B60">
        <w:rPr>
          <w:rFonts w:hint="eastAsia"/>
        </w:rPr>
        <w:t>『人灾』</w:t>
      </w:r>
      <w:r w:rsidRPr="00750B60">
        <w:rPr>
          <w:rFonts w:hint="eastAsia"/>
        </w:rPr>
        <w:t>。</w:t>
      </w:r>
      <w:r w:rsidR="00483C78" w:rsidRPr="00750B60">
        <w:rPr>
          <w:rFonts w:hint="eastAsia"/>
        </w:rPr>
        <w:t>但</w:t>
      </w:r>
      <w:del w:id="1550" w:author="芙兰朵露" w:date="2022-05-22T01:45:00Z">
        <w:r w:rsidR="00873996">
          <w:rPr>
            <w:rFonts w:hint="eastAsia"/>
          </w:rPr>
          <w:delText>与之相应的，</w:delText>
        </w:r>
      </w:del>
      <w:r w:rsidR="00483C78" w:rsidRPr="00750B60">
        <w:rPr>
          <w:rFonts w:hint="eastAsia"/>
        </w:rPr>
        <w:t>依靠消耗记忆而发动</w:t>
      </w:r>
      <w:proofErr w:type="gramStart"/>
      <w:r w:rsidR="00483C78" w:rsidRPr="00750B60">
        <w:rPr>
          <w:rFonts w:hint="eastAsia"/>
        </w:rPr>
        <w:t>的魔导</w:t>
      </w:r>
      <w:proofErr w:type="gramEnd"/>
      <w:del w:id="1551" w:author="芙兰朵露" w:date="2022-05-22T01:45:00Z">
        <w:r w:rsidR="00873996">
          <w:rPr>
            <w:rFonts w:hint="eastAsia"/>
          </w:rPr>
          <w:delText>无一例外</w:delText>
        </w:r>
      </w:del>
      <w:r w:rsidR="00483C78" w:rsidRPr="00750B60">
        <w:rPr>
          <w:rFonts w:hint="eastAsia"/>
        </w:rPr>
        <w:t>都拥有着强大的力量。纯粹概念</w:t>
      </w:r>
      <w:del w:id="1552" w:author="芙兰朵露" w:date="2022-05-22T01:45:00Z">
        <w:r w:rsidR="00873996">
          <w:rPr>
            <w:rFonts w:hint="eastAsia"/>
          </w:rPr>
          <w:delText>对</w:delText>
        </w:r>
      </w:del>
      <w:ins w:id="1553" w:author="芙兰朵露" w:date="2022-05-22T01:45:00Z">
        <w:r w:rsidRPr="00750B60">
          <w:rPr>
            <w:rFonts w:hint="eastAsia"/>
          </w:rPr>
          <w:t>是</w:t>
        </w:r>
      </w:ins>
      <w:r w:rsidR="00483C78" w:rsidRPr="00750B60">
        <w:rPr>
          <w:rFonts w:hint="eastAsia"/>
        </w:rPr>
        <w:t>灯里</w:t>
      </w:r>
      <w:del w:id="1554" w:author="芙兰朵露" w:date="2022-05-22T01:45:00Z">
        <w:r w:rsidR="00873996">
          <w:rPr>
            <w:rFonts w:hint="eastAsia"/>
          </w:rPr>
          <w:delText>来说，是她</w:delText>
        </w:r>
      </w:del>
      <w:r w:rsidR="00483C78" w:rsidRPr="00750B60">
        <w:rPr>
          <w:rFonts w:hint="eastAsia"/>
        </w:rPr>
        <w:t>来到这个世界后</w:t>
      </w:r>
      <w:ins w:id="1555" w:author="芙兰朵露" w:date="2022-05-22T01:45:00Z">
        <w:r w:rsidRPr="00750B60">
          <w:rPr>
            <w:rFonts w:hint="eastAsia"/>
          </w:rPr>
          <w:t>唯一能</w:t>
        </w:r>
      </w:ins>
      <w:r w:rsidR="00483C78" w:rsidRPr="00750B60">
        <w:rPr>
          <w:rFonts w:hint="eastAsia"/>
        </w:rPr>
        <w:t>得到的最强大的武器。</w:t>
      </w:r>
    </w:p>
    <w:p w14:paraId="2A855194" w14:textId="2C78D290" w:rsidR="00483C78" w:rsidRPr="00750B60" w:rsidRDefault="00483C78" w:rsidP="00483C78">
      <w:pPr>
        <w:pPrChange w:id="1556" w:author="芙兰朵露" w:date="2022-05-22T01:45:00Z">
          <w:pPr>
            <w:ind w:firstLineChars="200" w:firstLine="420"/>
          </w:pPr>
        </w:pPrChange>
      </w:pPr>
      <w:r w:rsidRPr="00750B60">
        <w:rPr>
          <w:rFonts w:hint="eastAsia"/>
        </w:rPr>
        <w:t>大概是</w:t>
      </w:r>
      <w:ins w:id="1557" w:author="芙兰朵露" w:date="2022-05-22T01:45:00Z">
        <w:r w:rsidR="003123B7" w:rsidRPr="00750B60">
          <w:rPr>
            <w:rFonts w:hint="eastAsia"/>
          </w:rPr>
          <w:t>因为</w:t>
        </w:r>
      </w:ins>
      <w:r w:rsidRPr="00750B60">
        <w:rPr>
          <w:rFonts w:hint="eastAsia"/>
        </w:rPr>
        <w:t>自己最</w:t>
      </w:r>
      <w:del w:id="1558" w:author="芙兰朵露" w:date="2022-05-22T01:45:00Z">
        <w:r w:rsidR="00873996">
          <w:rPr>
            <w:rFonts w:hint="eastAsia"/>
          </w:rPr>
          <w:delText>强大的</w:delText>
        </w:r>
      </w:del>
      <w:ins w:id="1559" w:author="芙兰朵露" w:date="2022-05-22T01:45:00Z">
        <w:r w:rsidR="003123B7" w:rsidRPr="00750B60">
          <w:rPr>
            <w:rFonts w:hint="eastAsia"/>
          </w:rPr>
          <w:t>能</w:t>
        </w:r>
      </w:ins>
      <w:r w:rsidRPr="00750B60">
        <w:rPr>
          <w:rFonts w:hint="eastAsia"/>
        </w:rPr>
        <w:t>倚仗</w:t>
      </w:r>
      <w:ins w:id="1560" w:author="芙兰朵露" w:date="2022-05-22T01:45:00Z">
        <w:r w:rsidR="003123B7" w:rsidRPr="00750B60">
          <w:rPr>
            <w:rFonts w:hint="eastAsia"/>
          </w:rPr>
          <w:t>的手段</w:t>
        </w:r>
      </w:ins>
      <w:r w:rsidRPr="00750B60">
        <w:rPr>
          <w:rFonts w:hint="eastAsia"/>
        </w:rPr>
        <w:t>出现了</w:t>
      </w:r>
      <w:del w:id="1561" w:author="芙兰朵露" w:date="2022-05-22T01:45:00Z">
        <w:r w:rsidR="00873996">
          <w:rPr>
            <w:rFonts w:hint="eastAsia"/>
          </w:rPr>
          <w:delText>一些</w:delText>
        </w:r>
      </w:del>
      <w:r w:rsidRPr="00750B60">
        <w:rPr>
          <w:rFonts w:hint="eastAsia"/>
        </w:rPr>
        <w:t>问题，灯里的心里出现了许多不安的感觉。</w:t>
      </w:r>
    </w:p>
    <w:p w14:paraId="57976DEF" w14:textId="5CC17981" w:rsidR="00483C78" w:rsidRPr="00750B60" w:rsidRDefault="00873996" w:rsidP="00483C78">
      <w:pPr>
        <w:pPrChange w:id="1562" w:author="芙兰朵露" w:date="2022-05-22T01:45:00Z">
          <w:pPr>
            <w:ind w:firstLineChars="200" w:firstLine="420"/>
          </w:pPr>
        </w:pPrChange>
      </w:pPr>
      <w:del w:id="1563" w:author="芙兰朵露" w:date="2022-05-22T01:45:00Z">
        <w:r>
          <w:rPr>
            <w:rFonts w:hint="eastAsia"/>
          </w:rPr>
          <w:delText>“无论如何都</w:delText>
        </w:r>
      </w:del>
      <w:ins w:id="1564" w:author="芙兰朵露" w:date="2022-05-22T01:45:00Z">
        <w:r w:rsidR="00483C78" w:rsidRPr="00750B60">
          <w:rPr>
            <w:rFonts w:hint="eastAsia"/>
          </w:rPr>
          <w:t>「</w:t>
        </w:r>
      </w:ins>
      <w:r w:rsidR="00483C78" w:rsidRPr="00750B60">
        <w:rPr>
          <w:rFonts w:hint="eastAsia"/>
        </w:rPr>
        <w:t>好想随意地</w:t>
      </w:r>
      <w:proofErr w:type="gramStart"/>
      <w:r w:rsidR="00483C78" w:rsidRPr="00750B60">
        <w:rPr>
          <w:rFonts w:hint="eastAsia"/>
        </w:rPr>
        <w:t>用魔导啊</w:t>
      </w:r>
      <w:proofErr w:type="gramEnd"/>
      <w:r w:rsidR="00483C78" w:rsidRPr="00750B60">
        <w:rPr>
          <w:rFonts w:hint="eastAsia"/>
        </w:rPr>
        <w:t>——</w:t>
      </w:r>
      <w:del w:id="1565" w:author="芙兰朵露" w:date="2022-05-22T01:45:00Z">
        <w:r>
          <w:rPr>
            <w:rFonts w:hint="eastAsia"/>
          </w:rPr>
          <w:delText>”</w:delText>
        </w:r>
      </w:del>
      <w:ins w:id="1566" w:author="芙兰朵露" w:date="2022-05-22T01:45:00Z">
        <w:r w:rsidR="00483C78" w:rsidRPr="00750B60">
          <w:rPr>
            <w:rFonts w:hint="eastAsia"/>
          </w:rPr>
          <w:t>」</w:t>
        </w:r>
      </w:ins>
    </w:p>
    <w:p w14:paraId="67615B7D" w14:textId="31A0F742" w:rsidR="00483C78" w:rsidRPr="00750B60" w:rsidRDefault="00873996" w:rsidP="00483C78">
      <w:pPr>
        <w:pPrChange w:id="1567" w:author="芙兰朵露" w:date="2022-05-22T01:45:00Z">
          <w:pPr>
            <w:ind w:firstLineChars="200" w:firstLine="420"/>
          </w:pPr>
        </w:pPrChange>
      </w:pPr>
      <w:del w:id="1568" w:author="芙兰朵露" w:date="2022-05-22T01:45:00Z">
        <w:r>
          <w:rPr>
            <w:rFonts w:hint="eastAsia"/>
          </w:rPr>
          <w:delText>“你就</w:delText>
        </w:r>
      </w:del>
      <w:ins w:id="1569" w:author="芙兰朵露" w:date="2022-05-22T01:45:00Z">
        <w:r w:rsidR="00483C78" w:rsidRPr="00750B60">
          <w:rPr>
            <w:rFonts w:hint="eastAsia"/>
          </w:rPr>
          <w:t>「</w:t>
        </w:r>
      </w:ins>
      <w:r w:rsidR="00483C78" w:rsidRPr="00750B60">
        <w:rPr>
          <w:rFonts w:hint="eastAsia"/>
        </w:rPr>
        <w:t>停下你那些没有意义的努力吧</w:t>
      </w:r>
      <w:del w:id="1570" w:author="芙兰朵露" w:date="2022-05-22T01:45:00Z">
        <w:r>
          <w:rPr>
            <w:rFonts w:hint="eastAsia"/>
          </w:rPr>
          <w:delText>”</w:delText>
        </w:r>
      </w:del>
      <w:ins w:id="1571" w:author="芙兰朵露" w:date="2022-05-22T01:45:00Z">
        <w:r w:rsidR="00483C78" w:rsidRPr="00750B60">
          <w:rPr>
            <w:rFonts w:hint="eastAsia"/>
          </w:rPr>
          <w:t>」</w:t>
        </w:r>
      </w:ins>
    </w:p>
    <w:p w14:paraId="1CFFB94E" w14:textId="073A6304" w:rsidR="00483C78" w:rsidRPr="00750B60" w:rsidRDefault="00483C78" w:rsidP="00483C78">
      <w:pPr>
        <w:pPrChange w:id="1572" w:author="芙兰朵露" w:date="2022-05-22T01:45:00Z">
          <w:pPr>
            <w:ind w:firstLineChars="200" w:firstLine="420"/>
          </w:pPr>
        </w:pPrChange>
      </w:pPr>
      <w:r w:rsidRPr="00750B60">
        <w:rPr>
          <w:rFonts w:hint="eastAsia"/>
        </w:rPr>
        <w:t>正当灯里一边抱怨着一边像弹簧一样跳进沙发里的时候，突然</w:t>
      </w:r>
      <w:del w:id="1573" w:author="芙兰朵露" w:date="2022-05-22T01:45:00Z">
        <w:r w:rsidR="00873996">
          <w:rPr>
            <w:rFonts w:hint="eastAsia"/>
          </w:rPr>
          <w:delText>，听到了说话声</w:delText>
        </w:r>
      </w:del>
      <w:ins w:id="1574" w:author="芙兰朵露" w:date="2022-05-22T01:45:00Z">
        <w:r w:rsidR="003123B7" w:rsidRPr="00750B60">
          <w:rPr>
            <w:rFonts w:hint="eastAsia"/>
          </w:rPr>
          <w:t>听见有人对她说这句话</w:t>
        </w:r>
      </w:ins>
      <w:r w:rsidRPr="00750B60">
        <w:rPr>
          <w:rFonts w:hint="eastAsia"/>
        </w:rPr>
        <w:t>。</w:t>
      </w:r>
    </w:p>
    <w:p w14:paraId="1974B895" w14:textId="77777777" w:rsidR="00483C78" w:rsidRPr="00750B60" w:rsidRDefault="00483C78" w:rsidP="00483C78">
      <w:pPr>
        <w:pPrChange w:id="1575" w:author="芙兰朵露" w:date="2022-05-22T01:45:00Z">
          <w:pPr>
            <w:ind w:firstLineChars="200" w:firstLine="420"/>
          </w:pPr>
        </w:pPrChange>
      </w:pPr>
      <w:r w:rsidRPr="00750B60">
        <w:rPr>
          <w:rFonts w:hint="eastAsia"/>
        </w:rPr>
        <w:t>明明这里应该没有其他人。灯里立刻顺着声音传来的方向看去。</w:t>
      </w:r>
    </w:p>
    <w:p w14:paraId="2DD9FE67" w14:textId="0A56CBAA" w:rsidR="00483C78" w:rsidRPr="00750B60" w:rsidRDefault="003123B7" w:rsidP="00483C78">
      <w:pPr>
        <w:pPrChange w:id="1576" w:author="芙兰朵露" w:date="2022-05-22T01:45:00Z">
          <w:pPr>
            <w:ind w:firstLineChars="200" w:firstLine="420"/>
          </w:pPr>
        </w:pPrChange>
      </w:pPr>
      <w:ins w:id="1577" w:author="芙兰朵露" w:date="2022-05-22T01:45:00Z">
        <w:r w:rsidRPr="00750B60">
          <w:rPr>
            <w:rFonts w:hint="eastAsia"/>
          </w:rPr>
          <w:t>那人站在</w:t>
        </w:r>
      </w:ins>
      <w:r w:rsidR="00483C78" w:rsidRPr="00750B60">
        <w:rPr>
          <w:rFonts w:hint="eastAsia"/>
        </w:rPr>
        <w:t>狭小却摆放着雅致的陈设的房间的靠墙处。明明没有听到开门的声音，但那里却不知道什么时候站着一个女人。</w:t>
      </w:r>
    </w:p>
    <w:p w14:paraId="1F0179D4" w14:textId="77777777" w:rsidR="00483C78" w:rsidRPr="00750B60" w:rsidRDefault="00483C78" w:rsidP="00483C78">
      <w:pPr>
        <w:pPrChange w:id="1578" w:author="芙兰朵露" w:date="2022-05-22T01:45:00Z">
          <w:pPr>
            <w:ind w:firstLineChars="200" w:firstLine="420"/>
          </w:pPr>
        </w:pPrChange>
      </w:pPr>
      <w:r w:rsidRPr="00750B60">
        <w:rPr>
          <w:rFonts w:hint="eastAsia"/>
        </w:rPr>
        <w:t>红黑色的短发，比灯里还高一个头的身高。她什么都没有做，单是站在那里，身上就缠绕着让人背后生出鸡皮疙瘩的气氛。</w:t>
      </w:r>
    </w:p>
    <w:p w14:paraId="16AB8DA3" w14:textId="77777777" w:rsidR="00483C78" w:rsidRPr="00750B60" w:rsidRDefault="00483C78" w:rsidP="00483C78">
      <w:pPr>
        <w:pPrChange w:id="1579" w:author="芙兰朵露" w:date="2022-05-22T01:45:00Z">
          <w:pPr>
            <w:ind w:firstLineChars="200" w:firstLine="420"/>
          </w:pPr>
        </w:pPrChange>
      </w:pPr>
      <w:r w:rsidRPr="00750B60">
        <w:rPr>
          <w:rFonts w:hint="eastAsia"/>
        </w:rPr>
        <w:t>导师『阳炎』</w:t>
      </w:r>
    </w:p>
    <w:p w14:paraId="4E6574F7" w14:textId="65F5413B" w:rsidR="00483C78" w:rsidRPr="00750B60" w:rsidRDefault="003123B7" w:rsidP="00483C78">
      <w:pPr>
        <w:pPrChange w:id="1580" w:author="芙兰朵露" w:date="2022-05-22T01:45:00Z">
          <w:pPr>
            <w:ind w:firstLineChars="200" w:firstLine="420"/>
          </w:pPr>
        </w:pPrChange>
      </w:pPr>
      <w:ins w:id="1581" w:author="芙兰朵露" w:date="2022-05-22T01:45:00Z">
        <w:r w:rsidRPr="00750B60">
          <w:rPr>
            <w:rFonts w:hint="eastAsia"/>
          </w:rPr>
          <w:t>她是</w:t>
        </w:r>
      </w:ins>
      <w:r w:rsidR="00483C78" w:rsidRPr="00750B60">
        <w:rPr>
          <w:rFonts w:hint="eastAsia"/>
        </w:rPr>
        <w:t>活着的传说，世上处刑禁忌最多的处刑人。面对这不速之客，灯里慌慌张张放下</w:t>
      </w:r>
      <w:del w:id="1582" w:author="芙兰朵露" w:date="2022-05-22T01:45:00Z">
        <w:r w:rsidR="00873996">
          <w:rPr>
            <w:rFonts w:hint="eastAsia"/>
          </w:rPr>
          <w:delText>怀抱</w:delText>
        </w:r>
      </w:del>
      <w:ins w:id="1583" w:author="芙兰朵露" w:date="2022-05-22T01:45:00Z">
        <w:r w:rsidRPr="00750B60">
          <w:rPr>
            <w:rFonts w:hint="eastAsia"/>
          </w:rPr>
          <w:t>环抱</w:t>
        </w:r>
      </w:ins>
      <w:r w:rsidR="00483C78" w:rsidRPr="00750B60">
        <w:rPr>
          <w:rFonts w:hint="eastAsia"/>
        </w:rPr>
        <w:t>的双手，用充满敌意的眼神盯着她。</w:t>
      </w:r>
    </w:p>
    <w:p w14:paraId="2544FDE6" w14:textId="62073CB8" w:rsidR="00483C78" w:rsidRPr="00750B60" w:rsidRDefault="00873996" w:rsidP="00483C78">
      <w:pPr>
        <w:pPrChange w:id="1584" w:author="芙兰朵露" w:date="2022-05-22T01:45:00Z">
          <w:pPr>
            <w:ind w:firstLineChars="200" w:firstLine="420"/>
          </w:pPr>
        </w:pPrChange>
      </w:pPr>
      <w:del w:id="1585" w:author="芙兰朵露" w:date="2022-05-22T01:45:00Z">
        <w:r>
          <w:rPr>
            <w:rFonts w:hint="eastAsia"/>
          </w:rPr>
          <w:delText>“突然过来</w:delText>
        </w:r>
      </w:del>
      <w:ins w:id="1586" w:author="芙兰朵露" w:date="2022-05-22T01:45:00Z">
        <w:r w:rsidR="00483C78" w:rsidRPr="00750B60">
          <w:rPr>
            <w:rFonts w:hint="eastAsia"/>
          </w:rPr>
          <w:t>「干</w:t>
        </w:r>
        <w:r w:rsidR="003123B7" w:rsidRPr="00750B60">
          <w:rPr>
            <w:rFonts w:hint="eastAsia"/>
          </w:rPr>
          <w:t>、</w:t>
        </w:r>
      </w:ins>
      <w:r w:rsidR="003123B7" w:rsidRPr="00750B60">
        <w:rPr>
          <w:rFonts w:hint="eastAsia"/>
        </w:rPr>
        <w:t>干什么</w:t>
      </w:r>
      <w:del w:id="1587" w:author="芙兰朵露" w:date="2022-05-22T01:45:00Z">
        <w:r>
          <w:rPr>
            <w:rFonts w:hint="eastAsia"/>
          </w:rPr>
          <w:delText>？</w:delText>
        </w:r>
      </w:del>
      <w:ins w:id="1588" w:author="芙兰朵露" w:date="2022-05-22T01:45:00Z">
        <w:r w:rsidR="003123B7" w:rsidRPr="00750B60">
          <w:rPr>
            <w:rFonts w:hint="eastAsia"/>
          </w:rPr>
          <w:t>，冷不丁的。我</w:t>
        </w:r>
      </w:ins>
      <w:r w:rsidR="00483C78" w:rsidRPr="00750B60">
        <w:rPr>
          <w:rFonts w:hint="eastAsia"/>
        </w:rPr>
        <w:t>不知道你要干什么，但是进门之前</w:t>
      </w:r>
      <w:del w:id="1589" w:author="芙兰朵露" w:date="2022-05-22T01:45:00Z">
        <w:r>
          <w:rPr>
            <w:rFonts w:hint="eastAsia"/>
          </w:rPr>
          <w:delText>连门都不知道</w:delText>
        </w:r>
      </w:del>
      <w:ins w:id="1590" w:author="芙兰朵露" w:date="2022-05-22T01:45:00Z">
        <w:r w:rsidR="006D32D9" w:rsidRPr="00750B60">
          <w:rPr>
            <w:rFonts w:hint="eastAsia"/>
          </w:rPr>
          <w:t>应该要</w:t>
        </w:r>
      </w:ins>
      <w:r w:rsidR="006D32D9" w:rsidRPr="00750B60">
        <w:rPr>
          <w:rFonts w:hint="eastAsia"/>
        </w:rPr>
        <w:t>敲一下</w:t>
      </w:r>
      <w:del w:id="1591" w:author="芙兰朵露" w:date="2022-05-22T01:45:00Z">
        <w:r>
          <w:rPr>
            <w:rFonts w:hint="eastAsia"/>
          </w:rPr>
          <w:delText>吗？”</w:delText>
        </w:r>
      </w:del>
      <w:ins w:id="1592" w:author="芙兰朵露" w:date="2022-05-22T01:45:00Z">
        <w:r w:rsidR="00483C78" w:rsidRPr="00750B60">
          <w:rPr>
            <w:rFonts w:hint="eastAsia"/>
          </w:rPr>
          <w:t>门</w:t>
        </w:r>
        <w:r w:rsidR="006D32D9" w:rsidRPr="00750B60">
          <w:rPr>
            <w:rFonts w:hint="eastAsia"/>
          </w:rPr>
          <w:t>吧</w:t>
        </w:r>
        <w:r w:rsidR="00483C78" w:rsidRPr="00750B60">
          <w:rPr>
            <w:rFonts w:hint="eastAsia"/>
          </w:rPr>
          <w:t>」</w:t>
        </w:r>
      </w:ins>
    </w:p>
    <w:p w14:paraId="62CD360C" w14:textId="0BB304EE" w:rsidR="00483C78" w:rsidRPr="00750B60" w:rsidRDefault="00873996" w:rsidP="00483C78">
      <w:pPr>
        <w:pPrChange w:id="1593" w:author="芙兰朵露" w:date="2022-05-22T01:45:00Z">
          <w:pPr>
            <w:ind w:firstLineChars="200" w:firstLine="420"/>
          </w:pPr>
        </w:pPrChange>
      </w:pPr>
      <w:del w:id="1594" w:author="芙兰朵露" w:date="2022-05-22T01:45:00Z">
        <w:r>
          <w:rPr>
            <w:rFonts w:hint="eastAsia"/>
          </w:rPr>
          <w:delText>“</w:delText>
        </w:r>
      </w:del>
      <w:ins w:id="1595" w:author="芙兰朵露" w:date="2022-05-22T01:45:00Z">
        <w:r w:rsidR="00483C78" w:rsidRPr="00750B60">
          <w:rPr>
            <w:rFonts w:hint="eastAsia"/>
          </w:rPr>
          <w:t>「</w:t>
        </w:r>
        <w:r w:rsidR="003123B7" w:rsidRPr="00750B60">
          <w:rPr>
            <w:rFonts w:hint="eastAsia"/>
          </w:rPr>
          <w:t>是</w:t>
        </w:r>
      </w:ins>
      <w:r w:rsidR="00483C78" w:rsidRPr="00750B60">
        <w:rPr>
          <w:rFonts w:hint="eastAsia"/>
        </w:rPr>
        <w:t>青春期啊。这确实是个小孩子会在意的问题</w:t>
      </w:r>
      <w:del w:id="1596" w:author="芙兰朵露" w:date="2022-05-22T01:45:00Z">
        <w:r>
          <w:rPr>
            <w:rFonts w:hint="eastAsia"/>
          </w:rPr>
          <w:delText>。”</w:delText>
        </w:r>
      </w:del>
      <w:ins w:id="1597" w:author="芙兰朵露" w:date="2022-05-22T01:45:00Z">
        <w:r w:rsidR="00483C78" w:rsidRPr="00750B60">
          <w:rPr>
            <w:rFonts w:hint="eastAsia"/>
          </w:rPr>
          <w:t>」</w:t>
        </w:r>
      </w:ins>
    </w:p>
    <w:p w14:paraId="759F4DDC" w14:textId="71D16D1A" w:rsidR="00483C78" w:rsidRPr="00750B60" w:rsidRDefault="00873996" w:rsidP="00483C78">
      <w:pPr>
        <w:pPrChange w:id="1598" w:author="芙兰朵露" w:date="2022-05-22T01:45:00Z">
          <w:pPr>
            <w:ind w:firstLineChars="200" w:firstLine="420"/>
          </w:pPr>
        </w:pPrChange>
      </w:pPr>
      <w:del w:id="1599" w:author="芙兰朵露" w:date="2022-05-22T01:45:00Z">
        <w:r>
          <w:rPr>
            <w:rFonts w:hint="eastAsia"/>
          </w:rPr>
          <w:delText>“奇——</w:delText>
        </w:r>
      </w:del>
      <w:ins w:id="1600" w:author="芙兰朵露" w:date="2022-05-22T01:45:00Z">
        <w:r w:rsidR="00483C78" w:rsidRPr="00750B60">
          <w:rPr>
            <w:rFonts w:hint="eastAsia"/>
          </w:rPr>
          <w:t>「</w:t>
        </w:r>
      </w:ins>
      <w:r w:rsidR="003123B7" w:rsidRPr="00750B60">
        <w:rPr>
          <w:rFonts w:hint="eastAsia"/>
        </w:rPr>
        <w:t>青</w:t>
      </w:r>
      <w:del w:id="1601" w:author="芙兰朵露" w:date="2022-05-22T01:45:00Z">
        <w:r>
          <w:rPr>
            <w:rFonts w:hint="eastAsia"/>
          </w:rPr>
          <w:delText>？！</w:delText>
        </w:r>
      </w:del>
      <w:ins w:id="1602" w:author="芙兰朵露" w:date="2022-05-22T01:45:00Z">
        <w:r w:rsidR="003123B7" w:rsidRPr="00750B60">
          <w:rPr>
            <w:rFonts w:hint="eastAsia"/>
          </w:rPr>
          <w:t>、青春</w:t>
        </w:r>
        <w:r w:rsidR="00483C78" w:rsidRPr="00750B60">
          <w:rPr>
            <w:rFonts w:hint="eastAsia"/>
          </w:rPr>
          <w:t>——</w:t>
        </w:r>
        <w:r w:rsidR="003123B7" w:rsidRPr="00750B60">
          <w:rPr>
            <w:rFonts w:hint="eastAsia"/>
          </w:rPr>
          <w:t>！？</w:t>
        </w:r>
      </w:ins>
      <w:r w:rsidR="00483C78" w:rsidRPr="00750B60">
        <w:rPr>
          <w:rFonts w:hint="eastAsia"/>
        </w:rPr>
        <w:t>这</w:t>
      </w:r>
      <w:del w:id="1603" w:author="芙兰朵露" w:date="2022-05-22T01:45:00Z">
        <w:r>
          <w:rPr>
            <w:rFonts w:hint="eastAsia"/>
          </w:rPr>
          <w:delText>可是只是一般</w:delText>
        </w:r>
      </w:del>
      <w:ins w:id="1604" w:author="芙兰朵露" w:date="2022-05-22T01:45:00Z">
        <w:r w:rsidR="00483C78" w:rsidRPr="00750B60">
          <w:rPr>
            <w:rFonts w:hint="eastAsia"/>
          </w:rPr>
          <w:t>是</w:t>
        </w:r>
        <w:r w:rsidR="003123B7" w:rsidRPr="00750B60">
          <w:rPr>
            <w:rFonts w:hint="eastAsia"/>
          </w:rPr>
          <w:t>普通的</w:t>
        </w:r>
      </w:ins>
      <w:r w:rsidR="00483C78" w:rsidRPr="00750B60">
        <w:rPr>
          <w:rFonts w:hint="eastAsia"/>
        </w:rPr>
        <w:t>礼仪吧？</w:t>
      </w:r>
      <w:del w:id="1605" w:author="芙兰朵露" w:date="2022-05-22T01:45:00Z">
        <w:r>
          <w:rPr>
            <w:rFonts w:hint="eastAsia"/>
          </w:rPr>
          <w:delText>”</w:delText>
        </w:r>
      </w:del>
      <w:ins w:id="1606" w:author="芙兰朵露" w:date="2022-05-22T01:45:00Z">
        <w:r w:rsidR="00483C78" w:rsidRPr="00750B60">
          <w:rPr>
            <w:rFonts w:hint="eastAsia"/>
          </w:rPr>
          <w:t>」</w:t>
        </w:r>
      </w:ins>
    </w:p>
    <w:p w14:paraId="0A5374B0" w14:textId="77777777" w:rsidR="00743069" w:rsidRDefault="00873996">
      <w:pPr>
        <w:ind w:firstLineChars="200" w:firstLine="420"/>
        <w:rPr>
          <w:del w:id="1607" w:author="芙兰朵露" w:date="2022-05-22T01:45:00Z"/>
        </w:rPr>
      </w:pPr>
      <w:del w:id="1608" w:author="芙兰朵露" w:date="2022-05-22T01:45:00Z">
        <w:r>
          <w:rPr>
            <w:rFonts w:hint="eastAsia"/>
          </w:rPr>
          <w:delText>“一般礼仪？”</w:delText>
        </w:r>
      </w:del>
    </w:p>
    <w:p w14:paraId="7B7AF983" w14:textId="3EB02954" w:rsidR="00483C78" w:rsidRPr="00750B60" w:rsidRDefault="00873996" w:rsidP="00483C78">
      <w:pPr>
        <w:rPr>
          <w:ins w:id="1609" w:author="芙兰朵露" w:date="2022-05-22T01:45:00Z"/>
        </w:rPr>
      </w:pPr>
      <w:del w:id="1610" w:author="芙兰朵露" w:date="2022-05-22T01:45:00Z">
        <w:r>
          <w:rPr>
            <w:rFonts w:hint="eastAsia"/>
          </w:rPr>
          <w:delText>阳炎</w:delText>
        </w:r>
      </w:del>
      <w:ins w:id="1611" w:author="芙兰朵露" w:date="2022-05-22T01:45:00Z">
        <w:r w:rsidR="00483C78" w:rsidRPr="00750B60">
          <w:rPr>
            <w:rFonts w:hint="eastAsia"/>
          </w:rPr>
          <w:t>「</w:t>
        </w:r>
        <w:r w:rsidR="003123B7" w:rsidRPr="00750B60">
          <w:rPr>
            <w:rFonts w:hint="eastAsia"/>
          </w:rPr>
          <w:t>普通的</w:t>
        </w:r>
        <w:r w:rsidR="00483C78" w:rsidRPr="00750B60">
          <w:rPr>
            <w:rFonts w:hint="eastAsia"/>
          </w:rPr>
          <w:t>礼仪」</w:t>
        </w:r>
      </w:ins>
    </w:p>
    <w:p w14:paraId="37C31BE3" w14:textId="733C3A8C" w:rsidR="00483C78" w:rsidRPr="00750B60" w:rsidRDefault="006D32D9" w:rsidP="00483C78">
      <w:pPr>
        <w:pPrChange w:id="1612" w:author="芙兰朵露" w:date="2022-05-22T01:45:00Z">
          <w:pPr>
            <w:ind w:firstLineChars="200" w:firstLine="420"/>
          </w:pPr>
        </w:pPrChange>
      </w:pPr>
      <w:ins w:id="1613" w:author="芙兰朵露" w:date="2022-05-22T01:45:00Z">
        <w:r w:rsidRPr="00750B60">
          <w:rPr>
            <w:rFonts w:hint="eastAsia"/>
          </w:rPr>
          <w:t>导师</w:t>
        </w:r>
      </w:ins>
      <w:r w:rsidR="00483C78" w:rsidRPr="00750B60">
        <w:rPr>
          <w:rFonts w:hint="eastAsia"/>
        </w:rPr>
        <w:t>看起来丝毫没有在意灯里的</w:t>
      </w:r>
      <w:del w:id="1614" w:author="芙兰朵露" w:date="2022-05-22T01:45:00Z">
        <w:r w:rsidR="00873996">
          <w:rPr>
            <w:rFonts w:hint="eastAsia"/>
          </w:rPr>
          <w:delText>反抗心</w:delText>
        </w:r>
      </w:del>
      <w:ins w:id="1615" w:author="芙兰朵露" w:date="2022-05-22T01:45:00Z">
        <w:r w:rsidRPr="00750B60">
          <w:rPr>
            <w:rFonts w:hint="eastAsia"/>
          </w:rPr>
          <w:t>逆反心理</w:t>
        </w:r>
      </w:ins>
      <w:r w:rsidR="00483C78" w:rsidRPr="00750B60">
        <w:rPr>
          <w:rFonts w:hint="eastAsia"/>
        </w:rPr>
        <w:t>，用</w:t>
      </w:r>
      <w:del w:id="1616" w:author="芙兰朵露" w:date="2022-05-22T01:45:00Z">
        <w:r w:rsidR="00873996">
          <w:rPr>
            <w:rFonts w:hint="eastAsia"/>
          </w:rPr>
          <w:delText>“你是笨蛋吗？”</w:delText>
        </w:r>
      </w:del>
      <w:ins w:id="1617" w:author="芙兰朵露" w:date="2022-05-22T01:45:00Z">
        <w:r w:rsidRPr="00750B60">
          <w:rPr>
            <w:rFonts w:hint="eastAsia"/>
          </w:rPr>
          <w:t>嘲讽</w:t>
        </w:r>
      </w:ins>
      <w:r w:rsidR="00483C78" w:rsidRPr="00750B60">
        <w:rPr>
          <w:rFonts w:hint="eastAsia"/>
        </w:rPr>
        <w:t>的语气重复了</w:t>
      </w:r>
      <w:del w:id="1618" w:author="芙兰朵露" w:date="2022-05-22T01:45:00Z">
        <w:r w:rsidR="00873996">
          <w:rPr>
            <w:rFonts w:hint="eastAsia"/>
          </w:rPr>
          <w:delText>一边</w:delText>
        </w:r>
      </w:del>
      <w:ins w:id="1619" w:author="芙兰朵露" w:date="2022-05-22T01:45:00Z">
        <w:r w:rsidR="00483C78" w:rsidRPr="00750B60">
          <w:rPr>
            <w:rFonts w:hint="eastAsia"/>
          </w:rPr>
          <w:t>一</w:t>
        </w:r>
        <w:r w:rsidRPr="00750B60">
          <w:rPr>
            <w:rFonts w:hint="eastAsia"/>
          </w:rPr>
          <w:t>遍</w:t>
        </w:r>
      </w:ins>
      <w:r w:rsidR="00483C78" w:rsidRPr="00750B60">
        <w:rPr>
          <w:rFonts w:hint="eastAsia"/>
        </w:rPr>
        <w:t>灯里</w:t>
      </w:r>
      <w:ins w:id="1620" w:author="芙兰朵露" w:date="2022-05-22T01:45:00Z">
        <w:r w:rsidRPr="00750B60">
          <w:rPr>
            <w:rFonts w:hint="eastAsia"/>
          </w:rPr>
          <w:t>先前</w:t>
        </w:r>
      </w:ins>
      <w:r w:rsidR="00483C78" w:rsidRPr="00750B60">
        <w:rPr>
          <w:rFonts w:hint="eastAsia"/>
        </w:rPr>
        <w:t>说的这个词语。</w:t>
      </w:r>
    </w:p>
    <w:p w14:paraId="5311B2B3" w14:textId="5D41DB72" w:rsidR="00483C78" w:rsidRPr="00750B60" w:rsidRDefault="00483C78" w:rsidP="00483C78">
      <w:pPr>
        <w:pPrChange w:id="1621" w:author="芙兰朵露" w:date="2022-05-22T01:45:00Z">
          <w:pPr>
            <w:ind w:firstLineChars="200" w:firstLine="420"/>
          </w:pPr>
        </w:pPrChange>
      </w:pPr>
      <w:r w:rsidRPr="00750B60">
        <w:rPr>
          <w:rFonts w:hint="eastAsia"/>
        </w:rPr>
        <w:t>她的态度</w:t>
      </w:r>
      <w:del w:id="1622" w:author="芙兰朵露" w:date="2022-05-22T01:45:00Z">
        <w:r w:rsidR="00873996">
          <w:rPr>
            <w:rFonts w:hint="eastAsia"/>
          </w:rPr>
          <w:delText>相比普通人也太过</w:delText>
        </w:r>
      </w:del>
      <w:ins w:id="1623" w:author="芙兰朵露" w:date="2022-05-22T01:45:00Z">
        <w:r w:rsidR="006D32D9" w:rsidRPr="00750B60">
          <w:rPr>
            <w:rFonts w:hint="eastAsia"/>
          </w:rPr>
          <w:t>一直都是这么</w:t>
        </w:r>
      </w:ins>
      <w:r w:rsidRPr="00750B60">
        <w:rPr>
          <w:rFonts w:hint="eastAsia"/>
        </w:rPr>
        <w:t>无礼。面对这种</w:t>
      </w:r>
      <w:ins w:id="1624" w:author="芙兰朵露" w:date="2022-05-22T01:45:00Z">
        <w:r w:rsidR="00965526" w:rsidRPr="00750B60">
          <w:rPr>
            <w:rFonts w:hint="eastAsia"/>
          </w:rPr>
          <w:t>十分不情愿应付</w:t>
        </w:r>
      </w:ins>
      <w:r w:rsidRPr="00750B60">
        <w:rPr>
          <w:rFonts w:hint="eastAsia"/>
        </w:rPr>
        <w:t>青春期的</w:t>
      </w:r>
      <w:del w:id="1625" w:author="芙兰朵露" w:date="2022-05-22T01:45:00Z">
        <w:r w:rsidR="00873996">
          <w:rPr>
            <w:rFonts w:hint="eastAsia"/>
          </w:rPr>
          <w:delText>孩子最讨厌</w:delText>
        </w:r>
      </w:del>
      <w:ins w:id="1626" w:author="芙兰朵露" w:date="2022-05-22T01:45:00Z">
        <w:r w:rsidR="00965526" w:rsidRPr="00750B60">
          <w:rPr>
            <w:rFonts w:hint="eastAsia"/>
          </w:rPr>
          <w:t>少年少女</w:t>
        </w:r>
      </w:ins>
      <w:r w:rsidR="00965526" w:rsidRPr="00750B60">
        <w:rPr>
          <w:rFonts w:hint="eastAsia"/>
        </w:rPr>
        <w:t>的态度</w:t>
      </w:r>
      <w:r w:rsidRPr="00750B60">
        <w:rPr>
          <w:rFonts w:hint="eastAsia"/>
        </w:rPr>
        <w:t>，灯里的</w:t>
      </w:r>
      <w:del w:id="1627" w:author="芙兰朵露" w:date="2022-05-22T01:45:00Z">
        <w:r w:rsidR="00873996">
          <w:rPr>
            <w:rFonts w:hint="eastAsia"/>
          </w:rPr>
          <w:delText>表情</w:delText>
        </w:r>
      </w:del>
      <w:ins w:id="1628" w:author="芙兰朵露" w:date="2022-05-22T01:45:00Z">
        <w:r w:rsidR="006D32D9" w:rsidRPr="00750B60">
          <w:rPr>
            <w:rFonts w:hint="eastAsia"/>
          </w:rPr>
          <w:t>态度</w:t>
        </w:r>
      </w:ins>
      <w:r w:rsidRPr="00750B60">
        <w:rPr>
          <w:rFonts w:hint="eastAsia"/>
        </w:rPr>
        <w:t>也变得像叛逆</w:t>
      </w:r>
      <w:del w:id="1629" w:author="芙兰朵露" w:date="2022-05-22T01:45:00Z">
        <w:r w:rsidR="00873996">
          <w:rPr>
            <w:rFonts w:hint="eastAsia"/>
          </w:rPr>
          <w:delText>的孩子</w:delText>
        </w:r>
      </w:del>
      <w:ins w:id="1630" w:author="芙兰朵露" w:date="2022-05-22T01:45:00Z">
        <w:r w:rsidR="006D32D9" w:rsidRPr="00750B60">
          <w:rPr>
            <w:rFonts w:hint="eastAsia"/>
          </w:rPr>
          <w:t>期</w:t>
        </w:r>
      </w:ins>
      <w:r w:rsidRPr="00750B60">
        <w:rPr>
          <w:rFonts w:hint="eastAsia"/>
        </w:rPr>
        <w:t>一样。</w:t>
      </w:r>
    </w:p>
    <w:p w14:paraId="690151B2" w14:textId="5E64E3BB" w:rsidR="00483C78" w:rsidRPr="00750B60" w:rsidRDefault="00873996" w:rsidP="00483C78">
      <w:pPr>
        <w:pPrChange w:id="1631" w:author="芙兰朵露" w:date="2022-05-22T01:45:00Z">
          <w:pPr>
            <w:ind w:firstLineChars="200" w:firstLine="420"/>
          </w:pPr>
        </w:pPrChange>
      </w:pPr>
      <w:del w:id="1632" w:author="芙兰朵露" w:date="2022-05-22T01:45:00Z">
        <w:r>
          <w:rPr>
            <w:rFonts w:hint="eastAsia"/>
          </w:rPr>
          <w:delText>“跟小孩子还讲</w:delText>
        </w:r>
      </w:del>
      <w:ins w:id="1633" w:author="芙兰朵露" w:date="2022-05-22T01:45:00Z">
        <w:r w:rsidR="00483C78" w:rsidRPr="00750B60">
          <w:rPr>
            <w:rFonts w:hint="eastAsia"/>
          </w:rPr>
          <w:t>「</w:t>
        </w:r>
        <w:r w:rsidR="00551EF0" w:rsidRPr="00750B60">
          <w:rPr>
            <w:rFonts w:hint="eastAsia"/>
          </w:rPr>
          <w:t>小鬼可别找借口说</w:t>
        </w:r>
      </w:ins>
      <w:r w:rsidR="00551EF0" w:rsidRPr="00750B60">
        <w:rPr>
          <w:rFonts w:hint="eastAsia"/>
        </w:rPr>
        <w:t>什么礼仪</w:t>
      </w:r>
      <w:r w:rsidR="00483C78" w:rsidRPr="00750B60">
        <w:rPr>
          <w:rFonts w:hint="eastAsia"/>
        </w:rPr>
        <w:t>。</w:t>
      </w:r>
      <w:del w:id="1634" w:author="芙兰朵露" w:date="2022-05-22T01:45:00Z">
        <w:r>
          <w:rPr>
            <w:rFonts w:hint="eastAsia"/>
          </w:rPr>
          <w:delText>特别是恐怕</w:delText>
        </w:r>
      </w:del>
      <w:ins w:id="1635" w:author="芙兰朵露" w:date="2022-05-22T01:45:00Z">
        <w:r w:rsidR="00551EF0" w:rsidRPr="00750B60">
          <w:rPr>
            <w:rFonts w:hint="eastAsia"/>
          </w:rPr>
          <w:t>可能</w:t>
        </w:r>
      </w:ins>
      <w:r w:rsidR="00551EF0" w:rsidRPr="00750B60">
        <w:rPr>
          <w:rFonts w:hint="eastAsia"/>
        </w:rPr>
        <w:t>连</w:t>
      </w:r>
      <w:del w:id="1636" w:author="芙兰朵露" w:date="2022-05-22T01:45:00Z">
        <w:r>
          <w:rPr>
            <w:rFonts w:hint="eastAsia"/>
          </w:rPr>
          <w:delText>‘一般’是</w:delText>
        </w:r>
      </w:del>
      <w:r w:rsidR="00551EF0" w:rsidRPr="00750B60">
        <w:rPr>
          <w:rFonts w:hint="eastAsia"/>
        </w:rPr>
        <w:t>什么</w:t>
      </w:r>
      <w:ins w:id="1637" w:author="芙兰朵露" w:date="2022-05-22T01:45:00Z">
        <w:r w:rsidR="00551EF0" w:rsidRPr="00750B60">
          <w:rPr>
            <w:rFonts w:hint="eastAsia"/>
          </w:rPr>
          <w:t>是普通的礼仪</w:t>
        </w:r>
      </w:ins>
      <w:r w:rsidR="00551EF0" w:rsidRPr="00750B60">
        <w:rPr>
          <w:rFonts w:hint="eastAsia"/>
        </w:rPr>
        <w:t>都不知道</w:t>
      </w:r>
      <w:del w:id="1638" w:author="芙兰朵露" w:date="2022-05-22T01:45:00Z">
        <w:r>
          <w:rPr>
            <w:rFonts w:hint="eastAsia"/>
          </w:rPr>
          <w:delText>的</w:delText>
        </w:r>
      </w:del>
      <w:ins w:id="1639" w:author="芙兰朵露" w:date="2022-05-22T01:45:00Z">
        <w:r w:rsidR="00551EF0" w:rsidRPr="00750B60">
          <w:rPr>
            <w:rFonts w:hint="eastAsia"/>
          </w:rPr>
          <w:t>，你</w:t>
        </w:r>
        <w:proofErr w:type="gramStart"/>
        <w:r w:rsidR="00551EF0" w:rsidRPr="00750B60">
          <w:rPr>
            <w:rFonts w:hint="eastAsia"/>
          </w:rPr>
          <w:t>个</w:t>
        </w:r>
      </w:ins>
      <w:r w:rsidR="00551EF0" w:rsidRPr="00750B60">
        <w:rPr>
          <w:rFonts w:hint="eastAsia"/>
        </w:rPr>
        <w:t>异世界</w:t>
      </w:r>
      <w:proofErr w:type="gramEnd"/>
      <w:r w:rsidR="00551EF0" w:rsidRPr="00750B60">
        <w:rPr>
          <w:rFonts w:hint="eastAsia"/>
        </w:rPr>
        <w:t>人</w:t>
      </w:r>
      <w:del w:id="1640" w:author="芙兰朵露" w:date="2022-05-22T01:45:00Z">
        <w:r>
          <w:rPr>
            <w:rFonts w:hint="eastAsia"/>
          </w:rPr>
          <w:delText>”</w:delText>
        </w:r>
      </w:del>
      <w:ins w:id="1641" w:author="芙兰朵露" w:date="2022-05-22T01:45:00Z">
        <w:r w:rsidR="00483C78" w:rsidRPr="00750B60">
          <w:rPr>
            <w:rFonts w:hint="eastAsia"/>
          </w:rPr>
          <w:t>」</w:t>
        </w:r>
      </w:ins>
    </w:p>
    <w:p w14:paraId="5F8177AA" w14:textId="77777777" w:rsidR="00743069" w:rsidRDefault="00873996">
      <w:pPr>
        <w:ind w:firstLineChars="200" w:firstLine="420"/>
        <w:rPr>
          <w:del w:id="1642" w:author="芙兰朵露" w:date="2022-05-22T01:45:00Z"/>
        </w:rPr>
      </w:pPr>
      <w:del w:id="1643" w:author="芙兰朵露" w:date="2022-05-22T01:45:00Z">
        <w:r>
          <w:rPr>
            <w:rFonts w:hint="eastAsia"/>
          </w:rPr>
          <w:delText>“你这样的诱拐犯就别自称‘一般’了吧”</w:delText>
        </w:r>
      </w:del>
    </w:p>
    <w:p w14:paraId="72A7FD3E" w14:textId="04D8A2D5" w:rsidR="00483C78" w:rsidRPr="00750B60" w:rsidRDefault="00873996" w:rsidP="00483C78">
      <w:pPr>
        <w:rPr>
          <w:ins w:id="1644" w:author="芙兰朵露" w:date="2022-05-22T01:45:00Z"/>
        </w:rPr>
      </w:pPr>
      <w:del w:id="1645" w:author="芙兰朵露" w:date="2022-05-22T01:45:00Z">
        <w:r>
          <w:rPr>
            <w:rFonts w:hint="eastAsia"/>
          </w:rPr>
          <w:delText>“</w:delText>
        </w:r>
      </w:del>
      <w:ins w:id="1646" w:author="芙兰朵露" w:date="2022-05-22T01:45:00Z">
        <w:r w:rsidR="00483C78" w:rsidRPr="00750B60">
          <w:rPr>
            <w:rFonts w:hint="eastAsia"/>
          </w:rPr>
          <w:t>「</w:t>
        </w:r>
        <w:r w:rsidR="00551EF0" w:rsidRPr="00750B60">
          <w:rPr>
            <w:rFonts w:hint="eastAsia"/>
          </w:rPr>
          <w:t>我可不想被拐我到这的人教我什么是普通的礼仪</w:t>
        </w:r>
        <w:r w:rsidR="00483C78" w:rsidRPr="00750B60">
          <w:rPr>
            <w:rFonts w:hint="eastAsia"/>
          </w:rPr>
          <w:t>」</w:t>
        </w:r>
      </w:ins>
    </w:p>
    <w:p w14:paraId="31AB1CB9" w14:textId="348E267C" w:rsidR="00483C78" w:rsidRPr="00750B60" w:rsidRDefault="00483C78" w:rsidP="00483C78">
      <w:pPr>
        <w:pPrChange w:id="1647" w:author="芙兰朵露" w:date="2022-05-22T01:45:00Z">
          <w:pPr>
            <w:ind w:firstLineChars="200" w:firstLine="420"/>
          </w:pPr>
        </w:pPrChange>
      </w:pPr>
      <w:ins w:id="1648" w:author="芙兰朵露" w:date="2022-05-22T01:45:00Z">
        <w:r w:rsidRPr="00750B60">
          <w:rPr>
            <w:rFonts w:hint="eastAsia"/>
          </w:rPr>
          <w:t>「</w:t>
        </w:r>
      </w:ins>
      <w:r w:rsidRPr="00750B60">
        <w:rPr>
          <w:rFonts w:hint="eastAsia"/>
        </w:rPr>
        <w:t>不管怎样，我都觉得没必要照顾被</w:t>
      </w:r>
      <w:del w:id="1649" w:author="芙兰朵露" w:date="2022-05-22T01:45:00Z">
        <w:r w:rsidR="00873996">
          <w:rPr>
            <w:rFonts w:hint="eastAsia"/>
          </w:rPr>
          <w:delText>诱拐的</w:delText>
        </w:r>
      </w:del>
      <w:ins w:id="1650" w:author="芙兰朵露" w:date="2022-05-22T01:45:00Z">
        <w:r w:rsidRPr="00750B60">
          <w:rPr>
            <w:rFonts w:hint="eastAsia"/>
          </w:rPr>
          <w:t>拐</w:t>
        </w:r>
      </w:ins>
      <w:r w:rsidRPr="00750B60">
        <w:rPr>
          <w:rFonts w:hint="eastAsia"/>
        </w:rPr>
        <w:t>人的心情</w:t>
      </w:r>
      <w:del w:id="1651" w:author="芙兰朵露" w:date="2022-05-22T01:45:00Z">
        <w:r w:rsidR="00873996">
          <w:rPr>
            <w:rFonts w:hint="eastAsia"/>
          </w:rPr>
          <w:delText>。”</w:delText>
        </w:r>
      </w:del>
      <w:ins w:id="1652" w:author="芙兰朵露" w:date="2022-05-22T01:45:00Z">
        <w:r w:rsidRPr="00750B60">
          <w:rPr>
            <w:rFonts w:hint="eastAsia"/>
          </w:rPr>
          <w:t>」</w:t>
        </w:r>
      </w:ins>
    </w:p>
    <w:p w14:paraId="0C79BFF3" w14:textId="4C672356" w:rsidR="00483C78" w:rsidRPr="00750B60" w:rsidRDefault="00483C78" w:rsidP="00483C78">
      <w:pPr>
        <w:pPrChange w:id="1653" w:author="芙兰朵露" w:date="2022-05-22T01:45:00Z">
          <w:pPr>
            <w:ind w:firstLineChars="200" w:firstLine="420"/>
          </w:pPr>
        </w:pPrChange>
      </w:pPr>
      <w:r w:rsidRPr="00750B60">
        <w:rPr>
          <w:rFonts w:hint="eastAsia"/>
        </w:rPr>
        <w:t>灯里的怒火仿佛要化作疾风刮向导师，但导师依然继续</w:t>
      </w:r>
      <w:del w:id="1654" w:author="芙兰朵露" w:date="2022-05-22T01:45:00Z">
        <w:r w:rsidR="00873996">
          <w:rPr>
            <w:rFonts w:hint="eastAsia"/>
          </w:rPr>
          <w:delText>着对话。</w:delText>
        </w:r>
      </w:del>
      <w:ins w:id="1655" w:author="芙兰朵露" w:date="2022-05-22T01:45:00Z">
        <w:r w:rsidR="00551EF0" w:rsidRPr="00750B60">
          <w:rPr>
            <w:rFonts w:hint="eastAsia"/>
          </w:rPr>
          <w:t>说道：</w:t>
        </w:r>
      </w:ins>
    </w:p>
    <w:p w14:paraId="35C57F7B" w14:textId="0BBD7833" w:rsidR="00483C78" w:rsidRPr="00750B60" w:rsidRDefault="00873996" w:rsidP="00483C78">
      <w:pPr>
        <w:pPrChange w:id="1656" w:author="芙兰朵露" w:date="2022-05-22T01:45:00Z">
          <w:pPr>
            <w:ind w:firstLineChars="200" w:firstLine="420"/>
          </w:pPr>
        </w:pPrChange>
      </w:pPr>
      <w:del w:id="1657" w:author="芙兰朵露" w:date="2022-05-22T01:45:00Z">
        <w:r>
          <w:rPr>
            <w:rFonts w:hint="eastAsia"/>
          </w:rPr>
          <w:delText>“我们</w:delText>
        </w:r>
      </w:del>
      <w:ins w:id="1658" w:author="芙兰朵露" w:date="2022-05-22T01:45:00Z">
        <w:r w:rsidR="00483C78" w:rsidRPr="00750B60">
          <w:rPr>
            <w:rFonts w:hint="eastAsia"/>
          </w:rPr>
          <w:t>「</w:t>
        </w:r>
        <w:r w:rsidR="004D6605" w:rsidRPr="00750B60">
          <w:rPr>
            <w:rFonts w:hint="eastAsia"/>
          </w:rPr>
          <w:t>不</w:t>
        </w:r>
      </w:ins>
      <w:r w:rsidR="004D6605" w:rsidRPr="00750B60">
        <w:rPr>
          <w:rFonts w:hint="eastAsia"/>
        </w:rPr>
        <w:t>说</w:t>
      </w:r>
      <w:del w:id="1659" w:author="芙兰朵露" w:date="2022-05-22T01:45:00Z">
        <w:r>
          <w:rPr>
            <w:rFonts w:hint="eastAsia"/>
          </w:rPr>
          <w:delText>点正事</w:delText>
        </w:r>
      </w:del>
      <w:ins w:id="1660" w:author="芙兰朵露" w:date="2022-05-22T01:45:00Z">
        <w:r w:rsidR="004D6605" w:rsidRPr="00750B60">
          <w:rPr>
            <w:rFonts w:hint="eastAsia"/>
          </w:rPr>
          <w:t>这个</w:t>
        </w:r>
      </w:ins>
      <w:r w:rsidR="00483C78" w:rsidRPr="00750B60">
        <w:rPr>
          <w:rFonts w:hint="eastAsia"/>
        </w:rPr>
        <w:t>，你</w:t>
      </w:r>
      <w:ins w:id="1661" w:author="芙兰朵露" w:date="2022-05-22T01:45:00Z">
        <w:r w:rsidR="00551EF0" w:rsidRPr="00750B60">
          <w:rPr>
            <w:rFonts w:hint="eastAsia"/>
          </w:rPr>
          <w:t>用一次你</w:t>
        </w:r>
      </w:ins>
      <w:r w:rsidR="00483C78" w:rsidRPr="00750B60">
        <w:rPr>
          <w:rFonts w:hint="eastAsia"/>
        </w:rPr>
        <w:t>刚刚想用的</w:t>
      </w:r>
      <w:proofErr w:type="gramStart"/>
      <w:r w:rsidR="00483C78" w:rsidRPr="00750B60">
        <w:rPr>
          <w:rFonts w:hint="eastAsia"/>
        </w:rPr>
        <w:t>那个魔导</w:t>
      </w:r>
      <w:proofErr w:type="gramEnd"/>
      <w:del w:id="1662" w:author="芙兰朵露" w:date="2022-05-22T01:45:00Z">
        <w:r>
          <w:rPr>
            <w:rFonts w:hint="eastAsia"/>
          </w:rPr>
          <w:delText>，用一次</w:delText>
        </w:r>
      </w:del>
      <w:r w:rsidR="00483C78" w:rsidRPr="00750B60">
        <w:rPr>
          <w:rFonts w:hint="eastAsia"/>
        </w:rPr>
        <w:t>给我看看吧</w:t>
      </w:r>
      <w:del w:id="1663" w:author="芙兰朵露" w:date="2022-05-22T01:45:00Z">
        <w:r>
          <w:rPr>
            <w:rFonts w:hint="eastAsia"/>
          </w:rPr>
          <w:delText>”</w:delText>
        </w:r>
      </w:del>
      <w:ins w:id="1664" w:author="芙兰朵露" w:date="2022-05-22T01:45:00Z">
        <w:r w:rsidR="00483C78" w:rsidRPr="00750B60">
          <w:rPr>
            <w:rFonts w:hint="eastAsia"/>
          </w:rPr>
          <w:t>」</w:t>
        </w:r>
      </w:ins>
    </w:p>
    <w:p w14:paraId="7EB8E80F" w14:textId="77777777" w:rsidR="00743069" w:rsidRDefault="00873996">
      <w:pPr>
        <w:ind w:firstLineChars="200" w:firstLine="420"/>
        <w:rPr>
          <w:del w:id="1665" w:author="芙兰朵露" w:date="2022-05-22T01:45:00Z"/>
        </w:rPr>
      </w:pPr>
      <w:del w:id="1666" w:author="芙兰朵露" w:date="2022-05-22T01:45:00Z">
        <w:r>
          <w:rPr>
            <w:rFonts w:hint="eastAsia"/>
          </w:rPr>
          <w:delText>“干嘛？”</w:delText>
        </w:r>
      </w:del>
    </w:p>
    <w:p w14:paraId="74B85FFB" w14:textId="49624F2B" w:rsidR="00483C78" w:rsidRPr="00750B60" w:rsidRDefault="00483C78" w:rsidP="00483C78">
      <w:pPr>
        <w:rPr>
          <w:ins w:id="1667" w:author="芙兰朵露" w:date="2022-05-22T01:45:00Z"/>
          <w:rFonts w:eastAsia="Yu Mincho"/>
        </w:rPr>
      </w:pPr>
      <w:ins w:id="1668" w:author="芙兰朵露" w:date="2022-05-22T01:45:00Z">
        <w:r w:rsidRPr="00750B60">
          <w:rPr>
            <w:rFonts w:hint="eastAsia"/>
          </w:rPr>
          <w:t>「</w:t>
        </w:r>
        <w:r w:rsidR="00551EF0" w:rsidRPr="00750B60">
          <w:rPr>
            <w:rFonts w:hint="eastAsia"/>
          </w:rPr>
          <w:t>你想</w:t>
        </w:r>
        <w:r w:rsidRPr="00750B60">
          <w:rPr>
            <w:rFonts w:hint="eastAsia"/>
          </w:rPr>
          <w:t>干嘛？」</w:t>
        </w:r>
      </w:ins>
    </w:p>
    <w:p w14:paraId="60471944" w14:textId="77777777" w:rsidR="00483C78" w:rsidRPr="00750B60" w:rsidRDefault="00483C78" w:rsidP="00483C78">
      <w:pPr>
        <w:pPrChange w:id="1669" w:author="芙兰朵露" w:date="2022-05-22T01:45:00Z">
          <w:pPr>
            <w:ind w:firstLineChars="200" w:firstLine="420"/>
          </w:pPr>
        </w:pPrChange>
      </w:pPr>
      <w:r w:rsidRPr="00750B60">
        <w:rPr>
          <w:rFonts w:hint="eastAsia"/>
        </w:rPr>
        <w:t>灯里缩起了手指。</w:t>
      </w:r>
    </w:p>
    <w:p w14:paraId="22A133ED" w14:textId="16AB75BF" w:rsidR="00483C78" w:rsidRPr="00750B60" w:rsidRDefault="00483C78" w:rsidP="00483C78">
      <w:pPr>
        <w:pPrChange w:id="1670" w:author="芙兰朵露" w:date="2022-05-22T01:45:00Z">
          <w:pPr>
            <w:ind w:firstLineChars="200" w:firstLine="420"/>
          </w:pPr>
        </w:pPrChange>
      </w:pPr>
      <w:r w:rsidRPr="00750B60">
        <w:rPr>
          <w:rFonts w:hint="eastAsia"/>
        </w:rPr>
        <w:t>就在几天前，逃亡图中的灯里被导师</w:t>
      </w:r>
      <w:del w:id="1671" w:author="芙兰朵露" w:date="2022-05-22T01:45:00Z">
        <w:r w:rsidR="00873996">
          <w:rPr>
            <w:rFonts w:hint="eastAsia"/>
          </w:rPr>
          <w:delText>追上</w:delText>
        </w:r>
      </w:del>
      <w:ins w:id="1672" w:author="芙兰朵露" w:date="2022-05-22T01:45:00Z">
        <w:r w:rsidR="00156668" w:rsidRPr="00750B60">
          <w:rPr>
            <w:rFonts w:hint="eastAsia"/>
          </w:rPr>
          <w:t>逮住</w:t>
        </w:r>
      </w:ins>
      <w:r w:rsidRPr="00750B60">
        <w:rPr>
          <w:rFonts w:hint="eastAsia"/>
        </w:rPr>
        <w:t>，随后被带到了这个圣地。灯里对前几天眼前这个女人在灯里要发动</w:t>
      </w:r>
      <w:proofErr w:type="gramStart"/>
      <w:r w:rsidRPr="00750B60">
        <w:rPr>
          <w:rFonts w:hint="eastAsia"/>
        </w:rPr>
        <w:t>魔导时</w:t>
      </w:r>
      <w:proofErr w:type="gramEnd"/>
      <w:r w:rsidRPr="00750B60">
        <w:rPr>
          <w:rFonts w:hint="eastAsia"/>
        </w:rPr>
        <w:t>折断了她的手指这件事依然记忆犹新。</w:t>
      </w:r>
    </w:p>
    <w:p w14:paraId="1D51C5FE" w14:textId="57E77966" w:rsidR="00483C78" w:rsidRPr="00750B60" w:rsidRDefault="00483C78" w:rsidP="00483C78">
      <w:pPr>
        <w:pPrChange w:id="1673" w:author="芙兰朵露" w:date="2022-05-22T01:45:00Z">
          <w:pPr>
            <w:ind w:firstLineChars="200" w:firstLine="420"/>
          </w:pPr>
        </w:pPrChange>
      </w:pPr>
      <w:r w:rsidRPr="00750B60">
        <w:rPr>
          <w:rFonts w:hint="eastAsia"/>
        </w:rPr>
        <w:t>那样的疼痛</w:t>
      </w:r>
      <w:del w:id="1674" w:author="芙兰朵露" w:date="2022-05-22T01:45:00Z">
        <w:r w:rsidR="00873996">
          <w:rPr>
            <w:rFonts w:hint="eastAsia"/>
          </w:rPr>
          <w:delText>简直</w:delText>
        </w:r>
      </w:del>
      <w:ins w:id="1675" w:author="芙兰朵露" w:date="2022-05-22T01:45:00Z">
        <w:r w:rsidR="00156668" w:rsidRPr="00750B60">
          <w:rPr>
            <w:rFonts w:hint="eastAsia"/>
          </w:rPr>
          <w:t>依然</w:t>
        </w:r>
      </w:ins>
      <w:r w:rsidR="00156668" w:rsidRPr="00750B60">
        <w:rPr>
          <w:rFonts w:hint="eastAsia"/>
        </w:rPr>
        <w:t>会对人</w:t>
      </w:r>
      <w:del w:id="1676" w:author="芙兰朵露" w:date="2022-05-22T01:45:00Z">
        <w:r w:rsidR="00873996">
          <w:rPr>
            <w:rFonts w:hint="eastAsia"/>
          </w:rPr>
          <w:delText>造成身心创伤</w:delText>
        </w:r>
      </w:del>
      <w:ins w:id="1677" w:author="芙兰朵露" w:date="2022-05-22T01:45:00Z">
        <w:r w:rsidR="00156668" w:rsidRPr="00750B60">
          <w:rPr>
            <w:rFonts w:hint="eastAsia"/>
          </w:rPr>
          <w:t>留下心理阴影</w:t>
        </w:r>
      </w:ins>
      <w:r w:rsidRPr="00750B60">
        <w:rPr>
          <w:rFonts w:hint="eastAsia"/>
        </w:rPr>
        <w:t>。虽说灯里已经进行了数次时间的回溯，但在日本长大的灯里仍然还不能完全克服疼痛和对战斗的恐惧。特别是被梅诺杀死的时候并不会感受到太多痛苦，因此灯里并没有多少机会</w:t>
      </w:r>
      <w:del w:id="1678" w:author="芙兰朵露" w:date="2022-05-22T01:45:00Z">
        <w:r w:rsidR="00873996">
          <w:rPr>
            <w:rFonts w:hint="eastAsia"/>
          </w:rPr>
          <w:delText>可以</w:delText>
        </w:r>
      </w:del>
      <w:r w:rsidRPr="00750B60">
        <w:rPr>
          <w:rFonts w:hint="eastAsia"/>
        </w:rPr>
        <w:t>习惯疼痛。</w:t>
      </w:r>
    </w:p>
    <w:p w14:paraId="65257245" w14:textId="54D0B7F8" w:rsidR="00483C78" w:rsidRPr="00750B60" w:rsidRDefault="00873996" w:rsidP="00483C78">
      <w:pPr>
        <w:pPrChange w:id="1679" w:author="芙兰朵露" w:date="2022-05-22T01:45:00Z">
          <w:pPr>
            <w:ind w:firstLineChars="200" w:firstLine="420"/>
          </w:pPr>
        </w:pPrChange>
      </w:pPr>
      <w:del w:id="1680" w:author="芙兰朵露" w:date="2022-05-22T01:45:00Z">
        <w:r>
          <w:rPr>
            <w:rFonts w:hint="eastAsia"/>
          </w:rPr>
          <w:delText>“</w:delText>
        </w:r>
      </w:del>
      <w:ins w:id="1681" w:author="芙兰朵露" w:date="2022-05-22T01:45:00Z">
        <w:r w:rsidR="00483C78" w:rsidRPr="00750B60">
          <w:rPr>
            <w:rFonts w:hint="eastAsia"/>
          </w:rPr>
          <w:t>「</w:t>
        </w:r>
      </w:ins>
      <w:r w:rsidR="00483C78" w:rsidRPr="00750B60">
        <w:rPr>
          <w:rFonts w:hint="eastAsia"/>
        </w:rPr>
        <w:t>也就是说你刚刚在偷看我？真是恶趣味啊。真不愧是培养出</w:t>
      </w:r>
      <w:proofErr w:type="gramStart"/>
      <w:r w:rsidR="00483C78" w:rsidRPr="00750B60">
        <w:rPr>
          <w:rFonts w:hint="eastAsia"/>
        </w:rPr>
        <w:t>茉茉</w:t>
      </w:r>
      <w:proofErr w:type="gramEnd"/>
      <w:r w:rsidR="00483C78" w:rsidRPr="00750B60">
        <w:rPr>
          <w:rFonts w:hint="eastAsia"/>
        </w:rPr>
        <w:t>的人呢</w:t>
      </w:r>
      <w:del w:id="1682" w:author="芙兰朵露" w:date="2022-05-22T01:45:00Z">
        <w:r>
          <w:rPr>
            <w:rFonts w:hint="eastAsia"/>
          </w:rPr>
          <w:delText>”</w:delText>
        </w:r>
      </w:del>
      <w:ins w:id="1683" w:author="芙兰朵露" w:date="2022-05-22T01:45:00Z">
        <w:r w:rsidR="00483C78" w:rsidRPr="00750B60">
          <w:rPr>
            <w:rFonts w:hint="eastAsia"/>
          </w:rPr>
          <w:t>」</w:t>
        </w:r>
      </w:ins>
    </w:p>
    <w:p w14:paraId="689DA877" w14:textId="721FB8A8" w:rsidR="00483C78" w:rsidRPr="00750B60" w:rsidRDefault="00873996" w:rsidP="00483C78">
      <w:pPr>
        <w:pPrChange w:id="1684" w:author="芙兰朵露" w:date="2022-05-22T01:45:00Z">
          <w:pPr>
            <w:ind w:firstLineChars="200" w:firstLine="420"/>
          </w:pPr>
        </w:pPrChange>
      </w:pPr>
      <w:del w:id="1685" w:author="芙兰朵露" w:date="2022-05-22T01:45:00Z">
        <w:r>
          <w:rPr>
            <w:rFonts w:hint="eastAsia"/>
          </w:rPr>
          <w:delText>“</w:delText>
        </w:r>
      </w:del>
      <w:ins w:id="1686" w:author="芙兰朵露" w:date="2022-05-22T01:45:00Z">
        <w:r w:rsidR="00483C78" w:rsidRPr="00750B60">
          <w:rPr>
            <w:rFonts w:hint="eastAsia"/>
          </w:rPr>
          <w:t>「</w:t>
        </w:r>
      </w:ins>
      <w:proofErr w:type="gramStart"/>
      <w:r w:rsidR="00483C78" w:rsidRPr="00750B60">
        <w:rPr>
          <w:rFonts w:hint="eastAsia"/>
        </w:rPr>
        <w:t>茉茉</w:t>
      </w:r>
      <w:proofErr w:type="gramEnd"/>
      <w:r w:rsidR="00483C78" w:rsidRPr="00750B60">
        <w:rPr>
          <w:rFonts w:hint="eastAsia"/>
        </w:rPr>
        <w:t>那样的怪癖是与生俱来的，可别</w:t>
      </w:r>
      <w:del w:id="1687" w:author="芙兰朵露" w:date="2022-05-22T01:45:00Z">
        <w:r>
          <w:rPr>
            <w:rFonts w:hint="eastAsia"/>
          </w:rPr>
          <w:delText>怪</w:delText>
        </w:r>
      </w:del>
      <w:ins w:id="1688" w:author="芙兰朵露" w:date="2022-05-22T01:45:00Z">
        <w:r w:rsidR="00156668" w:rsidRPr="00750B60">
          <w:rPr>
            <w:rFonts w:hint="eastAsia"/>
          </w:rPr>
          <w:t>赖</w:t>
        </w:r>
      </w:ins>
      <w:r w:rsidR="00483C78" w:rsidRPr="00750B60">
        <w:rPr>
          <w:rFonts w:hint="eastAsia"/>
        </w:rPr>
        <w:t>在我身上。不如说她会变成那样的原因和梅诺的关系还更多一些。</w:t>
      </w:r>
      <w:del w:id="1689" w:author="芙兰朵露" w:date="2022-05-22T01:45:00Z">
        <w:r>
          <w:rPr>
            <w:rFonts w:hint="eastAsia"/>
          </w:rPr>
          <w:delText>和她</w:delText>
        </w:r>
      </w:del>
      <w:ins w:id="1690" w:author="芙兰朵露" w:date="2022-05-22T01:45:00Z">
        <w:r w:rsidR="00156668" w:rsidRPr="00750B60">
          <w:rPr>
            <w:rFonts w:hint="eastAsia"/>
          </w:rPr>
          <w:t>虽然是个</w:t>
        </w:r>
      </w:ins>
      <w:r w:rsidR="00483C78" w:rsidRPr="00750B60">
        <w:rPr>
          <w:rFonts w:hint="eastAsia"/>
        </w:rPr>
        <w:t>不肖弟子</w:t>
      </w:r>
      <w:ins w:id="1691" w:author="芙兰朵露" w:date="2022-05-22T01:45:00Z">
        <w:r w:rsidR="00483C78" w:rsidRPr="00750B60">
          <w:rPr>
            <w:rFonts w:hint="eastAsia"/>
          </w:rPr>
          <w:t>，</w:t>
        </w:r>
        <w:r w:rsidR="00156668" w:rsidRPr="00750B60">
          <w:rPr>
            <w:rFonts w:hint="eastAsia"/>
          </w:rPr>
          <w:t>但</w:t>
        </w:r>
        <w:r w:rsidR="00483C78" w:rsidRPr="00750B60">
          <w:rPr>
            <w:rFonts w:hint="eastAsia"/>
          </w:rPr>
          <w:t>她</w:t>
        </w:r>
        <w:r w:rsidR="00156668" w:rsidRPr="00750B60">
          <w:rPr>
            <w:rFonts w:hint="eastAsia"/>
          </w:rPr>
          <w:t>唯独诓骗他人</w:t>
        </w:r>
      </w:ins>
      <w:r w:rsidR="00156668" w:rsidRPr="00750B60">
        <w:rPr>
          <w:rFonts w:hint="eastAsia"/>
        </w:rPr>
        <w:t>的</w:t>
      </w:r>
      <w:del w:id="1692" w:author="芙兰朵露" w:date="2022-05-22T01:45:00Z">
        <w:r>
          <w:rPr>
            <w:rFonts w:hint="eastAsia"/>
          </w:rPr>
          <w:delText>方面相比起来，她的骗术</w:delText>
        </w:r>
      </w:del>
      <w:ins w:id="1693" w:author="芙兰朵露" w:date="2022-05-22T01:45:00Z">
        <w:r w:rsidR="00156668" w:rsidRPr="00750B60">
          <w:rPr>
            <w:rFonts w:hint="eastAsia"/>
          </w:rPr>
          <w:t>技巧</w:t>
        </w:r>
      </w:ins>
      <w:r w:rsidR="00483C78" w:rsidRPr="00750B60">
        <w:rPr>
          <w:rFonts w:hint="eastAsia"/>
        </w:rPr>
        <w:t>可以是</w:t>
      </w:r>
      <w:del w:id="1694" w:author="芙兰朵露" w:date="2022-05-22T01:45:00Z">
        <w:r>
          <w:rPr>
            <w:rFonts w:hint="eastAsia"/>
          </w:rPr>
          <w:delText>一级棒。在这个方面</w:delText>
        </w:r>
      </w:del>
      <w:ins w:id="1695" w:author="芙兰朵露" w:date="2022-05-22T01:45:00Z">
        <w:r w:rsidR="00156668" w:rsidRPr="00750B60">
          <w:rPr>
            <w:rFonts w:hint="eastAsia"/>
          </w:rPr>
          <w:t>一等一的</w:t>
        </w:r>
        <w:r w:rsidR="00483C78" w:rsidRPr="00750B60">
          <w:rPr>
            <w:rFonts w:hint="eastAsia"/>
          </w:rPr>
          <w:t>。</w:t>
        </w:r>
        <w:r w:rsidR="00156668" w:rsidRPr="00750B60">
          <w:rPr>
            <w:rFonts w:hint="eastAsia"/>
          </w:rPr>
          <w:t>连</w:t>
        </w:r>
      </w:ins>
      <w:r w:rsidR="00483C78" w:rsidRPr="00750B60">
        <w:rPr>
          <w:rFonts w:hint="eastAsia"/>
        </w:rPr>
        <w:t>我都不及她</w:t>
      </w:r>
      <w:del w:id="1696" w:author="芙兰朵露" w:date="2022-05-22T01:45:00Z">
        <w:r>
          <w:rPr>
            <w:rFonts w:hint="eastAsia"/>
          </w:rPr>
          <w:delText>。”</w:delText>
        </w:r>
      </w:del>
      <w:ins w:id="1697" w:author="芙兰朵露" w:date="2022-05-22T01:45:00Z">
        <w:r w:rsidR="00483C78" w:rsidRPr="00750B60">
          <w:rPr>
            <w:rFonts w:hint="eastAsia"/>
          </w:rPr>
          <w:t>」</w:t>
        </w:r>
      </w:ins>
    </w:p>
    <w:p w14:paraId="31F454EF" w14:textId="3365D2B6" w:rsidR="00156668" w:rsidRPr="00750B60" w:rsidRDefault="00156668" w:rsidP="00483C78">
      <w:pPr>
        <w:rPr>
          <w:ins w:id="1698" w:author="芙兰朵露" w:date="2022-05-22T01:45:00Z"/>
        </w:rPr>
      </w:pPr>
      <w:ins w:id="1699" w:author="芙兰朵露" w:date="2022-05-22T01:45:00Z">
        <w:r w:rsidRPr="00750B60">
          <w:rPr>
            <w:noProof/>
          </w:rPr>
          <w:drawing>
            <wp:inline distT="0" distB="0" distL="0" distR="0" wp14:anchorId="5BED9140" wp14:editId="3BAE93B8">
              <wp:extent cx="5276850" cy="7534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6850" cy="7534275"/>
                      </a:xfrm>
                      <a:prstGeom prst="rect">
                        <a:avLst/>
                      </a:prstGeom>
                      <a:noFill/>
                      <a:ln>
                        <a:noFill/>
                      </a:ln>
                    </pic:spPr>
                  </pic:pic>
                </a:graphicData>
              </a:graphic>
            </wp:inline>
          </w:drawing>
        </w:r>
      </w:ins>
    </w:p>
    <w:p w14:paraId="0354D08D" w14:textId="45FC0635" w:rsidR="00483C78" w:rsidRPr="00750B60" w:rsidRDefault="00483C78" w:rsidP="00483C78">
      <w:pPr>
        <w:pPrChange w:id="1700" w:author="芙兰朵露" w:date="2022-05-22T01:45:00Z">
          <w:pPr>
            <w:ind w:firstLineChars="200" w:firstLine="420"/>
          </w:pPr>
        </w:pPrChange>
      </w:pPr>
      <w:r w:rsidRPr="00750B60">
        <w:rPr>
          <w:rFonts w:hint="eastAsia"/>
        </w:rPr>
        <w:t>导师像是受到了什么说不出的伤害，脸上浮现出不愉快的神色。恐怕是想起了关于</w:t>
      </w:r>
      <w:proofErr w:type="gramStart"/>
      <w:r w:rsidRPr="00750B60">
        <w:rPr>
          <w:rFonts w:hint="eastAsia"/>
        </w:rPr>
        <w:t>茉茉</w:t>
      </w:r>
      <w:proofErr w:type="gramEnd"/>
      <w:del w:id="1701" w:author="芙兰朵露" w:date="2022-05-22T01:45:00Z">
        <w:r w:rsidR="00873996">
          <w:rPr>
            <w:rFonts w:hint="eastAsia"/>
          </w:rPr>
          <w:delText>的不好</w:delText>
        </w:r>
      </w:del>
      <w:ins w:id="1702" w:author="芙兰朵露" w:date="2022-05-22T01:45:00Z">
        <w:r w:rsidR="00D51A9F" w:rsidRPr="00750B60">
          <w:rPr>
            <w:rFonts w:hint="eastAsia"/>
          </w:rPr>
          <w:t>很不听话而令她头疼</w:t>
        </w:r>
      </w:ins>
      <w:r w:rsidR="00D51A9F" w:rsidRPr="00750B60">
        <w:rPr>
          <w:rFonts w:hint="eastAsia"/>
        </w:rPr>
        <w:t>的</w:t>
      </w:r>
      <w:r w:rsidRPr="00750B60">
        <w:rPr>
          <w:rFonts w:hint="eastAsia"/>
        </w:rPr>
        <w:t>回忆。</w:t>
      </w:r>
    </w:p>
    <w:p w14:paraId="67D1533D" w14:textId="64E06838" w:rsidR="00483C78" w:rsidRPr="00750B60" w:rsidRDefault="00873996" w:rsidP="00483C78">
      <w:pPr>
        <w:pPrChange w:id="1703" w:author="芙兰朵露" w:date="2022-05-22T01:45:00Z">
          <w:pPr>
            <w:ind w:firstLineChars="200" w:firstLine="420"/>
          </w:pPr>
        </w:pPrChange>
      </w:pPr>
      <w:del w:id="1704" w:author="芙兰朵露" w:date="2022-05-22T01:45:00Z">
        <w:r>
          <w:rPr>
            <w:rFonts w:hint="eastAsia"/>
          </w:rPr>
          <w:delText>“</w:delText>
        </w:r>
      </w:del>
      <w:ins w:id="1705" w:author="芙兰朵露" w:date="2022-05-22T01:45:00Z">
        <w:r w:rsidR="00483C78" w:rsidRPr="00750B60">
          <w:rPr>
            <w:rFonts w:hint="eastAsia"/>
          </w:rPr>
          <w:t>「</w:t>
        </w:r>
      </w:ins>
      <w:r w:rsidR="00483C78" w:rsidRPr="00750B60">
        <w:rPr>
          <w:rFonts w:hint="eastAsia"/>
        </w:rPr>
        <w:t>总之，在这里</w:t>
      </w:r>
      <w:proofErr w:type="gramStart"/>
      <w:r w:rsidR="00483C78" w:rsidRPr="00750B60">
        <w:rPr>
          <w:rFonts w:hint="eastAsia"/>
        </w:rPr>
        <w:t>想要用魔导什么的</w:t>
      </w:r>
      <w:proofErr w:type="gramEnd"/>
      <w:r w:rsidR="00483C78" w:rsidRPr="00750B60">
        <w:rPr>
          <w:rFonts w:hint="eastAsia"/>
        </w:rPr>
        <w:t>根本没有意义，你就放弃吧。圣地是使用</w:t>
      </w:r>
      <w:proofErr w:type="gramStart"/>
      <w:r w:rsidR="00483C78" w:rsidRPr="00750B60">
        <w:rPr>
          <w:rFonts w:hint="eastAsia"/>
        </w:rPr>
        <w:t>魔导结界</w:t>
      </w:r>
      <w:proofErr w:type="gramEnd"/>
      <w:r w:rsidR="00483C78" w:rsidRPr="00750B60">
        <w:rPr>
          <w:rFonts w:hint="eastAsia"/>
        </w:rPr>
        <w:t>建造的。</w:t>
      </w:r>
      <w:ins w:id="1706" w:author="芙兰朵露" w:date="2022-05-22T01:45:00Z">
        <w:r w:rsidR="00D51A9F" w:rsidRPr="00750B60">
          <w:rPr>
            <w:rFonts w:hint="eastAsia"/>
          </w:rPr>
          <w:t>不仅</w:t>
        </w:r>
      </w:ins>
      <w:r w:rsidR="00483C78" w:rsidRPr="00750B60">
        <w:rPr>
          <w:rFonts w:hint="eastAsia"/>
        </w:rPr>
        <w:t>普通</w:t>
      </w:r>
      <w:proofErr w:type="gramStart"/>
      <w:r w:rsidR="00483C78" w:rsidRPr="00750B60">
        <w:rPr>
          <w:rFonts w:hint="eastAsia"/>
        </w:rPr>
        <w:t>的魔导</w:t>
      </w:r>
      <w:proofErr w:type="gramEnd"/>
      <w:del w:id="1707" w:author="芙兰朵露" w:date="2022-05-22T01:45:00Z">
        <w:r>
          <w:rPr>
            <w:rFonts w:hint="eastAsia"/>
          </w:rPr>
          <w:delText>姑且不论</w:delText>
        </w:r>
      </w:del>
      <w:r w:rsidR="00483C78" w:rsidRPr="00750B60">
        <w:rPr>
          <w:rFonts w:hint="eastAsia"/>
        </w:rPr>
        <w:t>，纯粹概念</w:t>
      </w:r>
      <w:proofErr w:type="gramStart"/>
      <w:r w:rsidR="00483C78" w:rsidRPr="00750B60">
        <w:rPr>
          <w:rFonts w:hint="eastAsia"/>
        </w:rPr>
        <w:t>的魔导在</w:t>
      </w:r>
      <w:proofErr w:type="gramEnd"/>
      <w:r w:rsidR="00483C78" w:rsidRPr="00750B60">
        <w:rPr>
          <w:rFonts w:hint="eastAsia"/>
        </w:rPr>
        <w:t>这里也会受到极大限制。这就是大圣堂特有的对内封闭的强大性质。那边那个窗户也是，看似是玻璃的东西其实</w:t>
      </w:r>
      <w:proofErr w:type="gramStart"/>
      <w:r w:rsidR="00483C78" w:rsidRPr="00750B60">
        <w:rPr>
          <w:rFonts w:hint="eastAsia"/>
        </w:rPr>
        <w:t>也是结界的</w:t>
      </w:r>
      <w:proofErr w:type="gramEnd"/>
      <w:r w:rsidR="00483C78" w:rsidRPr="00750B60">
        <w:rPr>
          <w:rFonts w:hint="eastAsia"/>
        </w:rPr>
        <w:t>一部分</w:t>
      </w:r>
      <w:del w:id="1708" w:author="芙兰朵露" w:date="2022-05-22T01:45:00Z">
        <w:r>
          <w:rPr>
            <w:rFonts w:hint="eastAsia"/>
          </w:rPr>
          <w:delText>，</w:delText>
        </w:r>
      </w:del>
      <w:ins w:id="1709" w:author="芙兰朵露" w:date="2022-05-22T01:45:00Z">
        <w:r w:rsidR="00D51A9F" w:rsidRPr="00750B60">
          <w:rPr>
            <w:rFonts w:hint="eastAsia"/>
          </w:rPr>
          <w:t>。</w:t>
        </w:r>
      </w:ins>
      <w:r w:rsidR="00483C78" w:rsidRPr="00750B60">
        <w:rPr>
          <w:rFonts w:hint="eastAsia"/>
        </w:rPr>
        <w:t>内部可以看到外面，但是外面看不到里面</w:t>
      </w:r>
      <w:del w:id="1710" w:author="芙兰朵露" w:date="2022-05-22T01:45:00Z">
        <w:r>
          <w:rPr>
            <w:rFonts w:hint="eastAsia"/>
          </w:rPr>
          <w:delText>。”</w:delText>
        </w:r>
      </w:del>
      <w:ins w:id="1711" w:author="芙兰朵露" w:date="2022-05-22T01:45:00Z">
        <w:r w:rsidR="00483C78" w:rsidRPr="00750B60">
          <w:rPr>
            <w:rFonts w:hint="eastAsia"/>
          </w:rPr>
          <w:t>」</w:t>
        </w:r>
      </w:ins>
    </w:p>
    <w:p w14:paraId="647336D5" w14:textId="74479610" w:rsidR="00483C78" w:rsidRPr="00750B60" w:rsidRDefault="00873996" w:rsidP="00483C78">
      <w:pPr>
        <w:pPrChange w:id="1712" w:author="芙兰朵露" w:date="2022-05-22T01:45:00Z">
          <w:pPr>
            <w:ind w:firstLineChars="200" w:firstLine="420"/>
          </w:pPr>
        </w:pPrChange>
      </w:pPr>
      <w:del w:id="1713" w:author="芙兰朵露" w:date="2022-05-22T01:45:00Z">
        <w:r>
          <w:rPr>
            <w:rFonts w:hint="eastAsia"/>
          </w:rPr>
          <w:delText>“</w:delText>
        </w:r>
      </w:del>
      <w:ins w:id="1714" w:author="芙兰朵露" w:date="2022-05-22T01:45:00Z">
        <w:r w:rsidR="00483C78" w:rsidRPr="00750B60">
          <w:rPr>
            <w:rFonts w:hint="eastAsia"/>
          </w:rPr>
          <w:t>「</w:t>
        </w:r>
      </w:ins>
      <w:proofErr w:type="gramStart"/>
      <w:r w:rsidR="00483C78" w:rsidRPr="00750B60">
        <w:rPr>
          <w:rFonts w:hint="eastAsia"/>
        </w:rPr>
        <w:t>诶</w:t>
      </w:r>
      <w:proofErr w:type="gramEnd"/>
      <w:r w:rsidR="00483C78" w:rsidRPr="00750B60">
        <w:rPr>
          <w:rFonts w:hint="eastAsia"/>
        </w:rPr>
        <w:t>，这样的吗？也就是说，纯粹概念</w:t>
      </w:r>
      <w:proofErr w:type="gramStart"/>
      <w:r w:rsidR="00483C78" w:rsidRPr="00750B60">
        <w:rPr>
          <w:rFonts w:hint="eastAsia"/>
        </w:rPr>
        <w:t>的魔导</w:t>
      </w:r>
      <w:proofErr w:type="gramEnd"/>
      <w:del w:id="1715" w:author="芙兰朵露" w:date="2022-05-22T01:45:00Z">
        <w:r>
          <w:rPr>
            <w:rFonts w:hint="eastAsia"/>
          </w:rPr>
          <w:delText>也会受到</w:delText>
        </w:r>
      </w:del>
      <w:ins w:id="1716" w:author="芙兰朵露" w:date="2022-05-22T01:45:00Z">
        <w:r w:rsidR="00D51A9F" w:rsidRPr="00750B60">
          <w:rPr>
            <w:rFonts w:hint="eastAsia"/>
          </w:rPr>
          <w:t>被</w:t>
        </w:r>
      </w:ins>
      <w:r w:rsidR="00483C78" w:rsidRPr="00750B60">
        <w:rPr>
          <w:rFonts w:hint="eastAsia"/>
        </w:rPr>
        <w:t>限制</w:t>
      </w:r>
      <w:del w:id="1717" w:author="芙兰朵露" w:date="2022-05-22T01:45:00Z">
        <w:r>
          <w:rPr>
            <w:rFonts w:hint="eastAsia"/>
          </w:rPr>
          <w:delText>..</w:delText>
        </w:r>
        <w:r>
          <w:rPr>
            <w:rFonts w:hint="eastAsia"/>
          </w:rPr>
          <w:delText>....</w:delText>
        </w:r>
        <w:r>
          <w:rPr>
            <w:rFonts w:hint="eastAsia"/>
          </w:rPr>
          <w:delText>？”</w:delText>
        </w:r>
      </w:del>
      <w:ins w:id="1718" w:author="芙兰朵露" w:date="2022-05-22T01:45:00Z">
        <w:r w:rsidR="00D51A9F" w:rsidRPr="00750B60">
          <w:rPr>
            <w:rFonts w:hint="eastAsia"/>
          </w:rPr>
          <w:t>了</w:t>
        </w:r>
        <w:r w:rsidR="00675838" w:rsidRPr="00750B60">
          <w:t>……</w:t>
        </w:r>
        <w:r w:rsidR="00483C78" w:rsidRPr="00750B60">
          <w:t>？」</w:t>
        </w:r>
      </w:ins>
    </w:p>
    <w:p w14:paraId="330B7AE5" w14:textId="68F5E32D" w:rsidR="00483C78" w:rsidRPr="00750B60" w:rsidRDefault="00873996" w:rsidP="00483C78">
      <w:pPr>
        <w:pPrChange w:id="1719" w:author="芙兰朵露" w:date="2022-05-22T01:45:00Z">
          <w:pPr>
            <w:ind w:firstLineChars="200" w:firstLine="420"/>
          </w:pPr>
        </w:pPrChange>
      </w:pPr>
      <w:del w:id="1720" w:author="芙兰朵露" w:date="2022-05-22T01:45:00Z">
        <w:r>
          <w:rPr>
            <w:rFonts w:hint="eastAsia"/>
          </w:rPr>
          <w:delText>“</w:delText>
        </w:r>
      </w:del>
      <w:ins w:id="1721" w:author="芙兰朵露" w:date="2022-05-22T01:45:00Z">
        <w:r w:rsidR="00483C78" w:rsidRPr="00750B60">
          <w:rPr>
            <w:rFonts w:hint="eastAsia"/>
          </w:rPr>
          <w:t>「</w:t>
        </w:r>
      </w:ins>
      <w:r w:rsidR="00483C78" w:rsidRPr="00750B60">
        <w:rPr>
          <w:rFonts w:hint="eastAsia"/>
        </w:rPr>
        <w:t>是啊。这是特别针对原罪概念或者原色概念的</w:t>
      </w:r>
      <w:proofErr w:type="gramStart"/>
      <w:r w:rsidR="00483C78" w:rsidRPr="00750B60">
        <w:rPr>
          <w:rFonts w:hint="eastAsia"/>
        </w:rPr>
        <w:t>魔导结界</w:t>
      </w:r>
      <w:proofErr w:type="gramEnd"/>
      <w:r w:rsidR="00483C78" w:rsidRPr="00750B60">
        <w:rPr>
          <w:rFonts w:hint="eastAsia"/>
        </w:rPr>
        <w:t>。依靠</w:t>
      </w:r>
      <w:proofErr w:type="gramStart"/>
      <w:r w:rsidR="00483C78" w:rsidRPr="00750B60">
        <w:rPr>
          <w:rFonts w:hint="eastAsia"/>
        </w:rPr>
        <w:t>魔导维持</w:t>
      </w:r>
      <w:proofErr w:type="gramEnd"/>
      <w:r w:rsidR="00483C78" w:rsidRPr="00750B60">
        <w:rPr>
          <w:rFonts w:hint="eastAsia"/>
        </w:rPr>
        <w:t>生命活动或者活动结构的</w:t>
      </w:r>
      <w:proofErr w:type="gramStart"/>
      <w:r w:rsidR="00483C78" w:rsidRPr="00750B60">
        <w:rPr>
          <w:rFonts w:hint="eastAsia"/>
        </w:rPr>
        <w:t>魔物</w:t>
      </w:r>
      <w:del w:id="1722" w:author="芙兰朵露" w:date="2022-05-22T01:45:00Z">
        <w:r>
          <w:rPr>
            <w:rFonts w:hint="eastAsia"/>
          </w:rPr>
          <w:delText>或者</w:delText>
        </w:r>
      </w:del>
      <w:ins w:id="1723" w:author="芙兰朵露" w:date="2022-05-22T01:45:00Z">
        <w:r w:rsidR="00710244" w:rsidRPr="00750B60">
          <w:rPr>
            <w:rFonts w:hint="eastAsia"/>
          </w:rPr>
          <w:t>及</w:t>
        </w:r>
      </w:ins>
      <w:r w:rsidR="00483C78" w:rsidRPr="00750B60">
        <w:rPr>
          <w:rFonts w:hint="eastAsia"/>
        </w:rPr>
        <w:t>魔导兵</w:t>
      </w:r>
      <w:proofErr w:type="gramEnd"/>
      <w:del w:id="1724" w:author="芙兰朵露" w:date="2022-05-22T01:45:00Z">
        <w:r>
          <w:rPr>
            <w:rFonts w:hint="eastAsia"/>
          </w:rPr>
          <w:delText>之类的东西，连</w:delText>
        </w:r>
      </w:del>
      <w:ins w:id="1725" w:author="芙兰朵露" w:date="2022-05-22T01:45:00Z">
        <w:r w:rsidR="00710244" w:rsidRPr="00750B60">
          <w:rPr>
            <w:rFonts w:hint="eastAsia"/>
          </w:rPr>
          <w:t>等等</w:t>
        </w:r>
        <w:r w:rsidR="00483C78" w:rsidRPr="00750B60">
          <w:rPr>
            <w:rFonts w:hint="eastAsia"/>
          </w:rPr>
          <w:t>，</w:t>
        </w:r>
        <w:r w:rsidR="00710244" w:rsidRPr="00750B60">
          <w:rPr>
            <w:rFonts w:hint="eastAsia"/>
          </w:rPr>
          <w:t>甚至</w:t>
        </w:r>
      </w:ins>
      <w:r w:rsidR="00483C78" w:rsidRPr="00750B60">
        <w:rPr>
          <w:rFonts w:hint="eastAsia"/>
        </w:rPr>
        <w:t>进入</w:t>
      </w:r>
      <w:ins w:id="1726" w:author="芙兰朵露" w:date="2022-05-22T01:45:00Z">
        <w:r w:rsidR="00710244" w:rsidRPr="00750B60">
          <w:rPr>
            <w:rFonts w:hint="eastAsia"/>
          </w:rPr>
          <w:t>不了</w:t>
        </w:r>
      </w:ins>
      <w:r w:rsidR="00483C78" w:rsidRPr="00750B60">
        <w:rPr>
          <w:rFonts w:hint="eastAsia"/>
        </w:rPr>
        <w:t>圣地</w:t>
      </w:r>
      <w:del w:id="1727" w:author="芙兰朵露" w:date="2022-05-22T01:45:00Z">
        <w:r>
          <w:rPr>
            <w:rFonts w:hint="eastAsia"/>
          </w:rPr>
          <w:delText>的能力都没有。</w:delText>
        </w:r>
      </w:del>
      <w:ins w:id="1728" w:author="芙兰朵露" w:date="2022-05-22T01:45:00Z">
        <w:r w:rsidR="00483C78" w:rsidRPr="00750B60">
          <w:rPr>
            <w:rFonts w:hint="eastAsia"/>
          </w:rPr>
          <w:t>。</w:t>
        </w:r>
        <w:r w:rsidR="00710244" w:rsidRPr="00750B60">
          <w:rPr>
            <w:rFonts w:hint="eastAsia"/>
          </w:rPr>
          <w:t>它们</w:t>
        </w:r>
      </w:ins>
      <w:r w:rsidR="00483C78" w:rsidRPr="00750B60">
        <w:rPr>
          <w:rFonts w:hint="eastAsia"/>
        </w:rPr>
        <w:t>进入的瞬间就会</w:t>
      </w:r>
      <w:del w:id="1729" w:author="芙兰朵露" w:date="2022-05-22T01:45:00Z">
        <w:r>
          <w:rPr>
            <w:rFonts w:hint="eastAsia"/>
          </w:rPr>
          <w:delText>被剥夺生命。”</w:delText>
        </w:r>
      </w:del>
      <w:ins w:id="1730" w:author="芙兰朵露" w:date="2022-05-22T01:45:00Z">
        <w:r w:rsidR="00710244" w:rsidRPr="00750B60">
          <w:rPr>
            <w:rFonts w:hint="eastAsia"/>
          </w:rPr>
          <w:t>死</w:t>
        </w:r>
        <w:r w:rsidR="00483C78" w:rsidRPr="00750B60">
          <w:rPr>
            <w:rFonts w:hint="eastAsia"/>
          </w:rPr>
          <w:t>」</w:t>
        </w:r>
      </w:ins>
    </w:p>
    <w:p w14:paraId="5A768426" w14:textId="05A1A8DA" w:rsidR="00483C78" w:rsidRPr="00750B60" w:rsidRDefault="00873996" w:rsidP="00483C78">
      <w:pPr>
        <w:pPrChange w:id="1731" w:author="芙兰朵露" w:date="2022-05-22T01:45:00Z">
          <w:pPr>
            <w:ind w:firstLineChars="200" w:firstLine="420"/>
          </w:pPr>
        </w:pPrChange>
      </w:pPr>
      <w:del w:id="1732" w:author="芙兰朵露" w:date="2022-05-22T01:45:00Z">
        <w:r>
          <w:rPr>
            <w:rFonts w:hint="eastAsia"/>
          </w:rPr>
          <w:delText>“</w:delText>
        </w:r>
      </w:del>
      <w:ins w:id="1733" w:author="芙兰朵露" w:date="2022-05-22T01:45:00Z">
        <w:r w:rsidR="00483C78" w:rsidRPr="00750B60">
          <w:rPr>
            <w:rFonts w:hint="eastAsia"/>
          </w:rPr>
          <w:t>「</w:t>
        </w:r>
      </w:ins>
      <w:proofErr w:type="gramStart"/>
      <w:r w:rsidR="00483C78" w:rsidRPr="00750B60">
        <w:rPr>
          <w:rFonts w:hint="eastAsia"/>
        </w:rPr>
        <w:t>魔物和魔导</w:t>
      </w:r>
      <w:proofErr w:type="gramEnd"/>
      <w:r w:rsidR="00483C78" w:rsidRPr="00750B60">
        <w:rPr>
          <w:rFonts w:hint="eastAsia"/>
        </w:rPr>
        <w:t>兵之类的不是很清楚</w:t>
      </w:r>
      <w:del w:id="1734" w:author="芙兰朵露" w:date="2022-05-22T01:45:00Z">
        <w:r>
          <w:rPr>
            <w:rFonts w:hint="eastAsia"/>
          </w:rPr>
          <w:delText>......</w:delText>
        </w:r>
      </w:del>
      <w:ins w:id="1735" w:author="芙兰朵露" w:date="2022-05-22T01:45:00Z">
        <w:r w:rsidR="00675838" w:rsidRPr="00750B60">
          <w:t>……</w:t>
        </w:r>
      </w:ins>
      <w:r w:rsidR="00483C78" w:rsidRPr="00750B60">
        <w:t>但是纯粹概念不是非常强大的</w:t>
      </w:r>
      <w:proofErr w:type="gramStart"/>
      <w:r w:rsidR="00483C78" w:rsidRPr="00750B60">
        <w:t>魔导吗</w:t>
      </w:r>
      <w:proofErr w:type="gramEnd"/>
      <w:r w:rsidR="00483C78" w:rsidRPr="00750B60">
        <w:t>？我还记得梅诺说过</w:t>
      </w:r>
      <w:del w:id="1736" w:author="芙兰朵露" w:date="2022-05-22T01:45:00Z">
        <w:r>
          <w:rPr>
            <w:rFonts w:hint="eastAsia"/>
          </w:rPr>
          <w:delText>现在连</w:delText>
        </w:r>
      </w:del>
      <w:r w:rsidR="00483C78" w:rsidRPr="00750B60">
        <w:t>封印</w:t>
      </w:r>
      <w:ins w:id="1737" w:author="芙兰朵露" w:date="2022-05-22T01:45:00Z">
        <w:r w:rsidR="00710244" w:rsidRPr="00750B60">
          <w:rPr>
            <w:rFonts w:hint="eastAsia"/>
          </w:rPr>
          <w:t>不了</w:t>
        </w:r>
      </w:ins>
      <w:r w:rsidR="00483C78" w:rsidRPr="00750B60">
        <w:t>纯粹概念</w:t>
      </w:r>
      <w:del w:id="1738" w:author="芙兰朵露" w:date="2022-05-22T01:45:00Z">
        <w:r>
          <w:rPr>
            <w:rFonts w:hint="eastAsia"/>
          </w:rPr>
          <w:delText>都做不到。”</w:delText>
        </w:r>
      </w:del>
      <w:ins w:id="1739" w:author="芙兰朵露" w:date="2022-05-22T01:45:00Z">
        <w:r w:rsidR="00483C78" w:rsidRPr="00750B60">
          <w:t>」</w:t>
        </w:r>
      </w:ins>
    </w:p>
    <w:p w14:paraId="0FB8814C" w14:textId="4DBA89C1" w:rsidR="00483C78" w:rsidRPr="00750B60" w:rsidRDefault="00873996" w:rsidP="00483C78">
      <w:pPr>
        <w:pPrChange w:id="1740" w:author="芙兰朵露" w:date="2022-05-22T01:45:00Z">
          <w:pPr>
            <w:ind w:firstLineChars="200" w:firstLine="420"/>
          </w:pPr>
        </w:pPrChange>
      </w:pPr>
      <w:del w:id="1741" w:author="芙兰朵露" w:date="2022-05-22T01:45:00Z">
        <w:r>
          <w:rPr>
            <w:rFonts w:hint="eastAsia"/>
          </w:rPr>
          <w:delText>“</w:delText>
        </w:r>
      </w:del>
      <w:ins w:id="1742" w:author="芙兰朵露" w:date="2022-05-22T01:45:00Z">
        <w:r w:rsidR="00483C78" w:rsidRPr="00750B60">
          <w:rPr>
            <w:rFonts w:hint="eastAsia"/>
          </w:rPr>
          <w:t>「</w:t>
        </w:r>
      </w:ins>
      <w:r w:rsidR="00483C78" w:rsidRPr="00750B60">
        <w:rPr>
          <w:rFonts w:hint="eastAsia"/>
        </w:rPr>
        <w:t>她</w:t>
      </w:r>
      <w:ins w:id="1743" w:author="芙兰朵露" w:date="2022-05-22T01:45:00Z">
        <w:r w:rsidR="00710244" w:rsidRPr="00750B60">
          <w:rPr>
            <w:rFonts w:hint="eastAsia"/>
          </w:rPr>
          <w:t>以前</w:t>
        </w:r>
      </w:ins>
      <w:r w:rsidR="00483C78" w:rsidRPr="00750B60">
        <w:rPr>
          <w:rFonts w:hint="eastAsia"/>
        </w:rPr>
        <w:t>都没有来到过这个大圣堂，</w:t>
      </w:r>
      <w:del w:id="1744" w:author="芙兰朵露" w:date="2022-05-22T01:45:00Z">
        <w:r>
          <w:rPr>
            <w:rFonts w:hint="eastAsia"/>
          </w:rPr>
          <w:delText>当然</w:delText>
        </w:r>
      </w:del>
      <w:ins w:id="1745" w:author="芙兰朵露" w:date="2022-05-22T01:45:00Z">
        <w:r w:rsidR="00710244" w:rsidRPr="00750B60">
          <w:rPr>
            <w:rFonts w:hint="eastAsia"/>
          </w:rPr>
          <w:t>所以</w:t>
        </w:r>
      </w:ins>
      <w:r w:rsidR="00483C78" w:rsidRPr="00750B60">
        <w:rPr>
          <w:rFonts w:hint="eastAsia"/>
        </w:rPr>
        <w:t>不知道这里</w:t>
      </w:r>
      <w:del w:id="1746" w:author="芙兰朵露" w:date="2022-05-22T01:45:00Z">
        <w:r>
          <w:rPr>
            <w:rFonts w:hint="eastAsia"/>
          </w:rPr>
          <w:delText>的事情了</w:delText>
        </w:r>
      </w:del>
      <w:r w:rsidR="00483C78" w:rsidRPr="00750B60">
        <w:rPr>
          <w:rFonts w:hint="eastAsia"/>
        </w:rPr>
        <w:t>。而且，你</w:t>
      </w:r>
      <w:del w:id="1747" w:author="芙兰朵露" w:date="2022-05-22T01:45:00Z">
        <w:r>
          <w:rPr>
            <w:rFonts w:hint="eastAsia"/>
          </w:rPr>
          <w:delText>应该也还记得，</w:delText>
        </w:r>
      </w:del>
      <w:ins w:id="1748" w:author="芙兰朵露" w:date="2022-05-22T01:45:00Z">
        <w:r w:rsidR="00710244" w:rsidRPr="00750B60">
          <w:rPr>
            <w:rFonts w:hint="eastAsia"/>
          </w:rPr>
          <w:t>好好回忆一下。</w:t>
        </w:r>
      </w:ins>
      <w:r w:rsidR="00483C78" w:rsidRPr="00750B60">
        <w:rPr>
          <w:rFonts w:hint="eastAsia"/>
        </w:rPr>
        <w:t>你的</w:t>
      </w:r>
      <w:proofErr w:type="gramStart"/>
      <w:r w:rsidR="00483C78" w:rsidRPr="00750B60">
        <w:rPr>
          <w:rFonts w:hint="eastAsia"/>
        </w:rPr>
        <w:t>魔导应该</w:t>
      </w:r>
      <w:proofErr w:type="gramEnd"/>
      <w:r w:rsidR="00483C78" w:rsidRPr="00750B60">
        <w:rPr>
          <w:rFonts w:hint="eastAsia"/>
        </w:rPr>
        <w:t>不是第一次不起作用</w:t>
      </w:r>
      <w:del w:id="1749" w:author="芙兰朵露" w:date="2022-05-22T01:45:00Z">
        <w:r>
          <w:rPr>
            <w:rFonts w:hint="eastAsia"/>
          </w:rPr>
          <w:delText>了</w:delText>
        </w:r>
      </w:del>
      <w:r w:rsidR="00483C78" w:rsidRPr="00750B60">
        <w:rPr>
          <w:rFonts w:hint="eastAsia"/>
        </w:rPr>
        <w:t>吧</w:t>
      </w:r>
      <w:del w:id="1750" w:author="芙兰朵露" w:date="2022-05-22T01:45:00Z">
        <w:r>
          <w:rPr>
            <w:rFonts w:hint="eastAsia"/>
          </w:rPr>
          <w:delText>。”</w:delText>
        </w:r>
      </w:del>
      <w:ins w:id="1751" w:author="芙兰朵露" w:date="2022-05-22T01:45:00Z">
        <w:r w:rsidR="00483C78" w:rsidRPr="00750B60">
          <w:rPr>
            <w:rFonts w:hint="eastAsia"/>
          </w:rPr>
          <w:t>」</w:t>
        </w:r>
      </w:ins>
    </w:p>
    <w:p w14:paraId="084380FE" w14:textId="77777777" w:rsidR="00743069" w:rsidRDefault="00873996">
      <w:pPr>
        <w:ind w:firstLineChars="200" w:firstLine="420"/>
        <w:rPr>
          <w:del w:id="1752" w:author="芙兰朵露" w:date="2022-05-22T01:45:00Z"/>
        </w:rPr>
      </w:pPr>
      <w:del w:id="1753" w:author="芙兰朵露" w:date="2022-05-22T01:45:00Z">
        <w:r>
          <w:rPr>
            <w:rFonts w:hint="eastAsia"/>
          </w:rPr>
          <w:delText>“是</w:delText>
        </w:r>
        <w:r>
          <w:rPr>
            <w:rFonts w:hint="eastAsia"/>
          </w:rPr>
          <w:delText>......</w:delText>
        </w:r>
        <w:r>
          <w:rPr>
            <w:rFonts w:hint="eastAsia"/>
          </w:rPr>
          <w:delText>吗？”</w:delText>
        </w:r>
      </w:del>
    </w:p>
    <w:p w14:paraId="3444EBC5" w14:textId="3303983B" w:rsidR="00483C78" w:rsidRPr="00750B60" w:rsidRDefault="00483C78" w:rsidP="00483C78">
      <w:pPr>
        <w:rPr>
          <w:ins w:id="1754" w:author="芙兰朵露" w:date="2022-05-22T01:45:00Z"/>
        </w:rPr>
      </w:pPr>
      <w:ins w:id="1755" w:author="芙兰朵露" w:date="2022-05-22T01:45:00Z">
        <w:r w:rsidRPr="00750B60">
          <w:rPr>
            <w:rFonts w:hint="eastAsia"/>
          </w:rPr>
          <w:t>「</w:t>
        </w:r>
        <w:r w:rsidR="00710244" w:rsidRPr="00750B60">
          <w:rPr>
            <w:rFonts w:hint="eastAsia"/>
          </w:rPr>
          <w:t>我想想</w:t>
        </w:r>
        <w:r w:rsidRPr="00750B60">
          <w:t>」</w:t>
        </w:r>
      </w:ins>
    </w:p>
    <w:p w14:paraId="5315B005" w14:textId="20B83584" w:rsidR="00483C78" w:rsidRPr="00750B60" w:rsidRDefault="00483C78" w:rsidP="00483C78">
      <w:pPr>
        <w:pPrChange w:id="1756" w:author="芙兰朵露" w:date="2022-05-22T01:45:00Z">
          <w:pPr>
            <w:ind w:firstLineChars="200" w:firstLine="420"/>
          </w:pPr>
        </w:pPrChange>
      </w:pPr>
      <w:r w:rsidRPr="00750B60">
        <w:rPr>
          <w:rFonts w:hint="eastAsia"/>
        </w:rPr>
        <w:t>仔细回忆的话，似乎</w:t>
      </w:r>
      <w:del w:id="1757" w:author="芙兰朵露" w:date="2022-05-22T01:45:00Z">
        <w:r w:rsidR="00873996">
          <w:rPr>
            <w:rFonts w:hint="eastAsia"/>
          </w:rPr>
          <w:delText>能抓住一些线索</w:delText>
        </w:r>
      </w:del>
      <w:ins w:id="1758" w:author="芙兰朵露" w:date="2022-05-22T01:45:00Z">
        <w:r w:rsidR="00A548C1" w:rsidRPr="00750B60">
          <w:rPr>
            <w:rFonts w:hint="eastAsia"/>
          </w:rPr>
          <w:t>有一些头绪</w:t>
        </w:r>
      </w:ins>
      <w:r w:rsidRPr="00750B60">
        <w:rPr>
          <w:rFonts w:hint="eastAsia"/>
        </w:rPr>
        <w:t>。</w:t>
      </w:r>
    </w:p>
    <w:p w14:paraId="020E864A" w14:textId="55E9C6FE" w:rsidR="00483C78" w:rsidRPr="00750B60" w:rsidRDefault="00483C78" w:rsidP="00483C78">
      <w:pPr>
        <w:pPrChange w:id="1759" w:author="芙兰朵露" w:date="2022-05-22T01:45:00Z">
          <w:pPr>
            <w:ind w:firstLineChars="200" w:firstLine="420"/>
          </w:pPr>
        </w:pPrChange>
      </w:pPr>
      <w:r w:rsidRPr="00750B60">
        <w:rPr>
          <w:rFonts w:hint="eastAsia"/>
        </w:rPr>
        <w:t>纯粹概念是强大的魔导。效果也好力量也好，对于其他</w:t>
      </w:r>
      <w:proofErr w:type="gramStart"/>
      <w:r w:rsidRPr="00750B60">
        <w:rPr>
          <w:rFonts w:hint="eastAsia"/>
        </w:rPr>
        <w:t>的魔导都有</w:t>
      </w:r>
      <w:proofErr w:type="gramEnd"/>
      <w:r w:rsidRPr="00750B60">
        <w:rPr>
          <w:rFonts w:hint="eastAsia"/>
        </w:rPr>
        <w:t>压倒性的优势，但灯里</w:t>
      </w:r>
      <w:proofErr w:type="gramStart"/>
      <w:r w:rsidRPr="00750B60">
        <w:rPr>
          <w:rFonts w:hint="eastAsia"/>
        </w:rPr>
        <w:t>的魔导</w:t>
      </w:r>
      <w:ins w:id="1760" w:author="芙兰朵露" w:date="2022-05-22T01:45:00Z">
        <w:r w:rsidR="00A548C1" w:rsidRPr="00750B60">
          <w:rPr>
            <w:rFonts w:hint="eastAsia"/>
          </w:rPr>
          <w:t>有</w:t>
        </w:r>
        <w:proofErr w:type="gramEnd"/>
        <w:r w:rsidR="00A548C1" w:rsidRPr="00750B60">
          <w:rPr>
            <w:rFonts w:hint="eastAsia"/>
          </w:rPr>
          <w:t>几次</w:t>
        </w:r>
      </w:ins>
      <w:r w:rsidR="00A548C1" w:rsidRPr="00750B60">
        <w:rPr>
          <w:rFonts w:hint="eastAsia"/>
        </w:rPr>
        <w:t>不能</w:t>
      </w:r>
      <w:del w:id="1761" w:author="芙兰朵露" w:date="2022-05-22T01:45:00Z">
        <w:r w:rsidR="00873996">
          <w:rPr>
            <w:rFonts w:hint="eastAsia"/>
          </w:rPr>
          <w:delText>发挥作用的时候到底是什么时候？</w:delText>
        </w:r>
      </w:del>
      <w:ins w:id="1762" w:author="芙兰朵露" w:date="2022-05-22T01:45:00Z">
        <w:r w:rsidR="00A548C1" w:rsidRPr="00750B60">
          <w:rPr>
            <w:rFonts w:hint="eastAsia"/>
          </w:rPr>
          <w:t>正常使用。</w:t>
        </w:r>
      </w:ins>
    </w:p>
    <w:p w14:paraId="02426987" w14:textId="3245B02B" w:rsidR="00483C78" w:rsidRPr="00750B60" w:rsidRDefault="00483C78" w:rsidP="00483C78">
      <w:pPr>
        <w:pPrChange w:id="1763" w:author="芙兰朵露" w:date="2022-05-22T01:45:00Z">
          <w:pPr>
            <w:ind w:firstLineChars="200" w:firstLine="420"/>
          </w:pPr>
        </w:pPrChange>
      </w:pPr>
      <w:r w:rsidRPr="00750B60">
        <w:rPr>
          <w:rFonts w:hint="eastAsia"/>
        </w:rPr>
        <w:t>在古都加尔姆以及和</w:t>
      </w:r>
      <w:proofErr w:type="gramStart"/>
      <w:r w:rsidRPr="00750B60">
        <w:rPr>
          <w:rFonts w:hint="eastAsia"/>
        </w:rPr>
        <w:t>万魔殿</w:t>
      </w:r>
      <w:proofErr w:type="gramEnd"/>
      <w:r w:rsidRPr="00750B60">
        <w:rPr>
          <w:rFonts w:hint="eastAsia"/>
        </w:rPr>
        <w:t>交手时，都是和其他的纯粹概念相冲突的时候。</w:t>
      </w:r>
      <w:ins w:id="1764" w:author="芙兰朵露" w:date="2022-05-22T01:45:00Z">
        <w:r w:rsidR="00A548C1" w:rsidRPr="00750B60">
          <w:rPr>
            <w:rFonts w:hint="eastAsia"/>
          </w:rPr>
          <w:t>但</w:t>
        </w:r>
      </w:ins>
      <w:r w:rsidRPr="00750B60">
        <w:rPr>
          <w:rFonts w:hint="eastAsia"/>
        </w:rPr>
        <w:t>和现在的情况似乎有些许不同。</w:t>
      </w:r>
    </w:p>
    <w:p w14:paraId="48D70CB4" w14:textId="0A4E0589" w:rsidR="00483C78" w:rsidRPr="00750B60" w:rsidRDefault="00873996" w:rsidP="00483C78">
      <w:pPr>
        <w:pPrChange w:id="1765" w:author="芙兰朵露" w:date="2022-05-22T01:45:00Z">
          <w:pPr>
            <w:ind w:firstLineChars="200" w:firstLine="420"/>
          </w:pPr>
        </w:pPrChange>
      </w:pPr>
      <w:del w:id="1766" w:author="芙兰朵露" w:date="2022-05-22T01:45:00Z">
        <w:r>
          <w:rPr>
            <w:rFonts w:hint="eastAsia"/>
          </w:rPr>
          <w:delText>“你在想以前遇到其它</w:delText>
        </w:r>
      </w:del>
      <w:ins w:id="1767" w:author="芙兰朵露" w:date="2022-05-22T01:45:00Z">
        <w:r w:rsidR="00483C78" w:rsidRPr="00750B60">
          <w:rPr>
            <w:rFonts w:hint="eastAsia"/>
          </w:rPr>
          <w:t>「</w:t>
        </w:r>
        <w:r w:rsidR="00E212EE" w:rsidRPr="00750B60">
          <w:rPr>
            <w:rFonts w:hint="eastAsia"/>
          </w:rPr>
          <w:t>是和</w:t>
        </w:r>
      </w:ins>
      <w:r w:rsidR="00483C78" w:rsidRPr="00750B60">
        <w:rPr>
          <w:rFonts w:hint="eastAsia"/>
        </w:rPr>
        <w:t>纯粹概念的</w:t>
      </w:r>
      <w:del w:id="1768" w:author="芙兰朵露" w:date="2022-05-22T01:45:00Z">
        <w:r>
          <w:rPr>
            <w:rFonts w:hint="eastAsia"/>
          </w:rPr>
          <w:delText>力量</w:delText>
        </w:r>
      </w:del>
      <w:ins w:id="1769" w:author="芙兰朵露" w:date="2022-05-22T01:45:00Z">
        <w:r w:rsidR="00E212EE" w:rsidRPr="00750B60">
          <w:rPr>
            <w:rFonts w:hint="eastAsia"/>
          </w:rPr>
          <w:t>交战</w:t>
        </w:r>
      </w:ins>
      <w:r w:rsidR="00483C78" w:rsidRPr="00750B60">
        <w:rPr>
          <w:rFonts w:hint="eastAsia"/>
        </w:rPr>
        <w:t>的时候</w:t>
      </w:r>
      <w:del w:id="1770" w:author="芙兰朵露" w:date="2022-05-22T01:45:00Z">
        <w:r>
          <w:rPr>
            <w:rFonts w:hint="eastAsia"/>
          </w:rPr>
          <w:delText>把。那时候和和</w:delText>
        </w:r>
      </w:del>
      <w:ins w:id="1771" w:author="芙兰朵露" w:date="2022-05-22T01:45:00Z">
        <w:r w:rsidR="00E212EE" w:rsidRPr="00750B60">
          <w:rPr>
            <w:rFonts w:hint="eastAsia"/>
          </w:rPr>
          <w:t>吧？不过和</w:t>
        </w:r>
      </w:ins>
      <w:r w:rsidR="00E212EE" w:rsidRPr="00750B60">
        <w:rPr>
          <w:rFonts w:hint="eastAsia"/>
        </w:rPr>
        <w:t>现在</w:t>
      </w:r>
      <w:del w:id="1772" w:author="芙兰朵露" w:date="2022-05-22T01:45:00Z">
        <w:r>
          <w:rPr>
            <w:rFonts w:hint="eastAsia"/>
          </w:rPr>
          <w:delText>完全不是一回事”</w:delText>
        </w:r>
      </w:del>
      <w:ins w:id="1773" w:author="芙兰朵露" w:date="2022-05-22T01:45:00Z">
        <w:r w:rsidR="00E212EE" w:rsidRPr="00750B60">
          <w:rPr>
            <w:rFonts w:hint="eastAsia"/>
          </w:rPr>
          <w:t>不一样呀</w:t>
        </w:r>
        <w:r w:rsidR="00483C78" w:rsidRPr="00750B60">
          <w:rPr>
            <w:rFonts w:hint="eastAsia"/>
          </w:rPr>
          <w:t>」</w:t>
        </w:r>
      </w:ins>
    </w:p>
    <w:p w14:paraId="7D0F29C0" w14:textId="6E3708A5" w:rsidR="00483C78" w:rsidRPr="00750B60" w:rsidRDefault="00483C78" w:rsidP="00483C78">
      <w:pPr>
        <w:pPrChange w:id="1774" w:author="芙兰朵露" w:date="2022-05-22T01:45:00Z">
          <w:pPr>
            <w:ind w:firstLineChars="200" w:firstLine="420"/>
          </w:pPr>
        </w:pPrChange>
      </w:pPr>
      <w:r w:rsidRPr="00750B60">
        <w:rPr>
          <w:rFonts w:hint="eastAsia"/>
        </w:rPr>
        <w:t>听到灯里的推测的导师，咧开嘴大笑</w:t>
      </w:r>
      <w:del w:id="1775" w:author="芙兰朵露" w:date="2022-05-22T01:45:00Z">
        <w:r w:rsidR="00873996">
          <w:rPr>
            <w:rFonts w:hint="eastAsia"/>
          </w:rPr>
          <w:delText>了起来。</w:delText>
        </w:r>
      </w:del>
      <w:ins w:id="1776" w:author="芙兰朵露" w:date="2022-05-22T01:45:00Z">
        <w:r w:rsidR="00E212EE" w:rsidRPr="00750B60">
          <w:rPr>
            <w:rFonts w:hint="eastAsia"/>
          </w:rPr>
          <w:t>道：</w:t>
        </w:r>
      </w:ins>
    </w:p>
    <w:p w14:paraId="49C1B78A" w14:textId="33E4D2BD" w:rsidR="00483C78" w:rsidRPr="00750B60" w:rsidRDefault="00873996" w:rsidP="00483C78">
      <w:pPr>
        <w:pPrChange w:id="1777" w:author="芙兰朵露" w:date="2022-05-22T01:45:00Z">
          <w:pPr>
            <w:ind w:firstLineChars="200" w:firstLine="420"/>
          </w:pPr>
        </w:pPrChange>
      </w:pPr>
      <w:del w:id="1778" w:author="芙兰朵露" w:date="2022-05-22T01:45:00Z">
        <w:r>
          <w:rPr>
            <w:rFonts w:hint="eastAsia"/>
          </w:rPr>
          <w:delText>“</w:delText>
        </w:r>
      </w:del>
      <w:ins w:id="1779" w:author="芙兰朵露" w:date="2022-05-22T01:45:00Z">
        <w:r w:rsidR="00483C78" w:rsidRPr="00750B60">
          <w:rPr>
            <w:rFonts w:hint="eastAsia"/>
          </w:rPr>
          <w:t>「</w:t>
        </w:r>
      </w:ins>
      <w:r w:rsidR="00483C78" w:rsidRPr="00750B60">
        <w:rPr>
          <w:rFonts w:hint="eastAsia"/>
        </w:rPr>
        <w:t>啊啊，</w:t>
      </w:r>
      <w:del w:id="1780" w:author="芙兰朵露" w:date="2022-05-22T01:45:00Z">
        <w:r>
          <w:rPr>
            <w:rFonts w:hint="eastAsia"/>
          </w:rPr>
          <w:delText>倒也是。你可真一点变化都没有。”</w:delText>
        </w:r>
      </w:del>
      <w:ins w:id="1781" w:author="芙兰朵露" w:date="2022-05-22T01:45:00Z">
        <w:r w:rsidR="00E212EE" w:rsidRPr="00750B60">
          <w:rPr>
            <w:rFonts w:hint="eastAsia"/>
          </w:rPr>
          <w:t>没错</w:t>
        </w:r>
        <w:r w:rsidR="00483C78" w:rsidRPr="00750B60">
          <w:rPr>
            <w:rFonts w:hint="eastAsia"/>
          </w:rPr>
          <w:t>。</w:t>
        </w:r>
        <w:r w:rsidR="00E212EE" w:rsidRPr="00750B60">
          <w:rPr>
            <w:rFonts w:hint="eastAsia"/>
          </w:rPr>
          <w:t>是一样的哦</w:t>
        </w:r>
        <w:r w:rsidR="00483C78" w:rsidRPr="00750B60">
          <w:rPr>
            <w:rFonts w:hint="eastAsia"/>
          </w:rPr>
          <w:t>」</w:t>
        </w:r>
      </w:ins>
    </w:p>
    <w:p w14:paraId="27AB0EAA" w14:textId="77777777" w:rsidR="00483C78" w:rsidRPr="00750B60" w:rsidRDefault="00483C78" w:rsidP="00483C78">
      <w:pPr>
        <w:pPrChange w:id="1782" w:author="芙兰朵露" w:date="2022-05-22T01:45:00Z">
          <w:pPr>
            <w:ind w:firstLineChars="200" w:firstLine="420"/>
          </w:pPr>
        </w:pPrChange>
      </w:pPr>
      <w:r w:rsidRPr="00750B60">
        <w:rPr>
          <w:rFonts w:hint="eastAsia"/>
        </w:rPr>
        <w:t>一边又对灯里说的话表达了肯定，说出了前后矛盾的话。</w:t>
      </w:r>
    </w:p>
    <w:p w14:paraId="685E47F4" w14:textId="6C7566D6" w:rsidR="00483C78" w:rsidRPr="00750B60" w:rsidRDefault="00483C78" w:rsidP="00483C78">
      <w:pPr>
        <w:pPrChange w:id="1783" w:author="芙兰朵露" w:date="2022-05-22T01:45:00Z">
          <w:pPr>
            <w:ind w:firstLineChars="200" w:firstLine="420"/>
          </w:pPr>
        </w:pPrChange>
      </w:pPr>
      <w:r w:rsidRPr="00750B60">
        <w:rPr>
          <w:rFonts w:hint="eastAsia"/>
        </w:rPr>
        <w:t>灯里不知道对方到底有什么意图，</w:t>
      </w:r>
      <w:del w:id="1784" w:author="芙兰朵露" w:date="2022-05-22T01:45:00Z">
        <w:r w:rsidR="00873996">
          <w:rPr>
            <w:rFonts w:hint="eastAsia"/>
          </w:rPr>
          <w:delText>凭着抵抗心理突然想到了什么</w:delText>
        </w:r>
      </w:del>
      <w:ins w:id="1785" w:author="芙兰朵露" w:date="2022-05-22T01:45:00Z">
        <w:r w:rsidR="00E212EE" w:rsidRPr="00750B60">
          <w:rPr>
            <w:rFonts w:hint="eastAsia"/>
          </w:rPr>
          <w:t>想反驳对方道</w:t>
        </w:r>
      </w:ins>
      <w:r w:rsidRPr="00750B60">
        <w:rPr>
          <w:rFonts w:hint="eastAsia"/>
        </w:rPr>
        <w:t>：</w:t>
      </w:r>
    </w:p>
    <w:p w14:paraId="03FB3E53" w14:textId="6A36C426" w:rsidR="00483C78" w:rsidRPr="00750B60" w:rsidRDefault="00873996" w:rsidP="00483C78">
      <w:pPr>
        <w:pPrChange w:id="1786" w:author="芙兰朵露" w:date="2022-05-22T01:45:00Z">
          <w:pPr>
            <w:ind w:firstLineChars="200" w:firstLine="420"/>
          </w:pPr>
        </w:pPrChange>
      </w:pPr>
      <w:del w:id="1787" w:author="芙兰朵露" w:date="2022-05-22T01:45:00Z">
        <w:r>
          <w:rPr>
            <w:rFonts w:hint="eastAsia"/>
          </w:rPr>
          <w:delText>“</w:delText>
        </w:r>
      </w:del>
      <w:ins w:id="1788" w:author="芙兰朵露" w:date="2022-05-22T01:45:00Z">
        <w:r w:rsidR="00483C78" w:rsidRPr="00750B60">
          <w:rPr>
            <w:rFonts w:hint="eastAsia"/>
          </w:rPr>
          <w:t>「</w:t>
        </w:r>
      </w:ins>
      <w:r w:rsidR="00483C78" w:rsidRPr="00750B60">
        <w:rPr>
          <w:rFonts w:hint="eastAsia"/>
        </w:rPr>
        <w:t>如果说可以封印纯粹概念的话，那我不</w:t>
      </w:r>
      <w:del w:id="1789" w:author="芙兰朵露" w:date="2022-05-22T01:45:00Z">
        <w:r>
          <w:rPr>
            <w:rFonts w:hint="eastAsia"/>
          </w:rPr>
          <w:delText>也</w:delText>
        </w:r>
      </w:del>
      <w:r w:rsidR="00483C78" w:rsidRPr="00750B60">
        <w:rPr>
          <w:rFonts w:hint="eastAsia"/>
        </w:rPr>
        <w:t>就不能复活了吗？这么说来还真是奇怪</w:t>
      </w:r>
      <w:r w:rsidR="004867BA" w:rsidRPr="00750B60">
        <w:rPr>
          <w:rFonts w:hint="eastAsia"/>
        </w:rPr>
        <w:t>。</w:t>
      </w:r>
      <w:del w:id="1790" w:author="芙兰朵露" w:date="2022-05-22T01:45:00Z">
        <w:r>
          <w:rPr>
            <w:rFonts w:hint="eastAsia"/>
          </w:rPr>
          <w:delText>为什么一定要用</w:delText>
        </w:r>
      </w:del>
      <w:ins w:id="1791" w:author="芙兰朵露" w:date="2022-05-22T01:45:00Z">
        <w:r w:rsidR="004867BA" w:rsidRPr="00750B60">
          <w:rPr>
            <w:rFonts w:hint="eastAsia"/>
          </w:rPr>
          <w:t>就算不</w:t>
        </w:r>
        <w:r w:rsidR="00483C78" w:rsidRPr="00750B60">
          <w:rPr>
            <w:rFonts w:hint="eastAsia"/>
          </w:rPr>
          <w:t>用</w:t>
        </w:r>
      </w:ins>
      <w:r w:rsidR="00483C78" w:rsidRPr="00750B60">
        <w:rPr>
          <w:rFonts w:hint="eastAsia"/>
        </w:rPr>
        <w:t>盐之剑</w:t>
      </w:r>
      <w:del w:id="1792" w:author="芙兰朵露" w:date="2022-05-22T01:45:00Z">
        <w:r>
          <w:rPr>
            <w:rFonts w:hint="eastAsia"/>
          </w:rPr>
          <w:delText>杀死我，就</w:delText>
        </w:r>
      </w:del>
      <w:ins w:id="1793" w:author="芙兰朵露" w:date="2022-05-22T01:45:00Z">
        <w:r w:rsidR="004867BA" w:rsidRPr="00750B60">
          <w:rPr>
            <w:rFonts w:hint="eastAsia"/>
          </w:rPr>
          <w:t>也是可以的</w:t>
        </w:r>
        <w:r w:rsidR="00483C78" w:rsidRPr="00750B60">
          <w:rPr>
            <w:rFonts w:hint="eastAsia"/>
          </w:rPr>
          <w:t>，</w:t>
        </w:r>
        <w:r w:rsidR="004867BA" w:rsidRPr="00750B60">
          <w:rPr>
            <w:rFonts w:hint="eastAsia"/>
          </w:rPr>
          <w:t>毕竟</w:t>
        </w:r>
      </w:ins>
      <w:r w:rsidR="00483C78" w:rsidRPr="00750B60">
        <w:rPr>
          <w:rFonts w:hint="eastAsia"/>
        </w:rPr>
        <w:t>在这里</w:t>
      </w:r>
      <w:ins w:id="1794" w:author="芙兰朵露" w:date="2022-05-22T01:45:00Z">
        <w:r w:rsidR="004867BA" w:rsidRPr="00750B60">
          <w:rPr>
            <w:rFonts w:hint="eastAsia"/>
          </w:rPr>
          <w:t>就可以</w:t>
        </w:r>
      </w:ins>
      <w:r w:rsidR="004867BA" w:rsidRPr="00750B60">
        <w:rPr>
          <w:rFonts w:hint="eastAsia"/>
        </w:rPr>
        <w:t>把我</w:t>
      </w:r>
      <w:r w:rsidR="00483C78" w:rsidRPr="00750B60">
        <w:rPr>
          <w:rFonts w:hint="eastAsia"/>
        </w:rPr>
        <w:t>杀了</w:t>
      </w:r>
      <w:del w:id="1795" w:author="芙兰朵露" w:date="2022-05-22T01:45:00Z">
        <w:r>
          <w:rPr>
            <w:rFonts w:hint="eastAsia"/>
          </w:rPr>
          <w:delText>不就行了吗？”</w:delText>
        </w:r>
      </w:del>
      <w:ins w:id="1796" w:author="芙兰朵露" w:date="2022-05-22T01:45:00Z">
        <w:r w:rsidR="00483C78" w:rsidRPr="00750B60">
          <w:rPr>
            <w:rFonts w:hint="eastAsia"/>
          </w:rPr>
          <w:t>」</w:t>
        </w:r>
      </w:ins>
    </w:p>
    <w:p w14:paraId="5892B218" w14:textId="16CD4DC7" w:rsidR="00483C78" w:rsidRPr="00750B60" w:rsidRDefault="00873996" w:rsidP="00483C78">
      <w:pPr>
        <w:pPrChange w:id="1797" w:author="芙兰朵露" w:date="2022-05-22T01:45:00Z">
          <w:pPr>
            <w:ind w:firstLineChars="200" w:firstLine="420"/>
          </w:pPr>
        </w:pPrChange>
      </w:pPr>
      <w:del w:id="1798" w:author="芙兰朵露" w:date="2022-05-22T01:45:00Z">
        <w:r>
          <w:rPr>
            <w:rFonts w:hint="eastAsia"/>
          </w:rPr>
          <w:delText>“这是因为</w:delText>
        </w:r>
      </w:del>
      <w:ins w:id="1799" w:author="芙兰朵露" w:date="2022-05-22T01:45:00Z">
        <w:r w:rsidR="00483C78" w:rsidRPr="00750B60">
          <w:rPr>
            <w:rFonts w:hint="eastAsia"/>
          </w:rPr>
          <w:t>「</w:t>
        </w:r>
      </w:ins>
      <w:r w:rsidR="00483C78" w:rsidRPr="00750B60">
        <w:rPr>
          <w:rFonts w:hint="eastAsia"/>
        </w:rPr>
        <w:t>虽说</w:t>
      </w:r>
      <w:del w:id="1800" w:author="芙兰朵露" w:date="2022-05-22T01:45:00Z">
        <w:r>
          <w:rPr>
            <w:rFonts w:hint="eastAsia"/>
          </w:rPr>
          <w:delText>存在</w:delText>
        </w:r>
      </w:del>
      <w:ins w:id="1801" w:author="芙兰朵露" w:date="2022-05-22T01:45:00Z">
        <w:r w:rsidR="004867BA" w:rsidRPr="00750B60">
          <w:rPr>
            <w:rFonts w:hint="eastAsia"/>
          </w:rPr>
          <w:t>会</w:t>
        </w:r>
      </w:ins>
      <w:r w:rsidR="00483C78" w:rsidRPr="00750B60">
        <w:rPr>
          <w:rFonts w:hint="eastAsia"/>
        </w:rPr>
        <w:t>限制</w:t>
      </w:r>
      <w:ins w:id="1802" w:author="芙兰朵露" w:date="2022-05-22T01:45:00Z">
        <w:r w:rsidR="004867BA" w:rsidRPr="00750B60">
          <w:rPr>
            <w:rFonts w:hint="eastAsia"/>
          </w:rPr>
          <w:t>你的能力</w:t>
        </w:r>
      </w:ins>
      <w:r w:rsidR="00483C78" w:rsidRPr="00750B60">
        <w:rPr>
          <w:rFonts w:hint="eastAsia"/>
        </w:rPr>
        <w:t>，但</w:t>
      </w:r>
      <w:del w:id="1803" w:author="芙兰朵露" w:date="2022-05-22T01:45:00Z">
        <w:r>
          <w:rPr>
            <w:rFonts w:hint="eastAsia"/>
          </w:rPr>
          <w:delText>强行</w:delText>
        </w:r>
      </w:del>
      <w:ins w:id="1804" w:author="芙兰朵露" w:date="2022-05-22T01:45:00Z">
        <w:r w:rsidR="004867BA" w:rsidRPr="00750B60">
          <w:rPr>
            <w:rFonts w:hint="eastAsia"/>
          </w:rPr>
          <w:t>也是可以</w:t>
        </w:r>
      </w:ins>
      <w:r w:rsidR="00483C78" w:rsidRPr="00750B60">
        <w:rPr>
          <w:rFonts w:hint="eastAsia"/>
        </w:rPr>
        <w:t>发动</w:t>
      </w:r>
      <w:del w:id="1805" w:author="芙兰朵露" w:date="2022-05-22T01:45:00Z">
        <w:r>
          <w:rPr>
            <w:rFonts w:hint="eastAsia"/>
          </w:rPr>
          <w:delText>的话也不是不行</w:delText>
        </w:r>
      </w:del>
      <w:ins w:id="1806" w:author="芙兰朵露" w:date="2022-05-22T01:45:00Z">
        <w:r w:rsidR="00483C78" w:rsidRPr="00750B60">
          <w:rPr>
            <w:rFonts w:hint="eastAsia"/>
          </w:rPr>
          <w:t>的</w:t>
        </w:r>
      </w:ins>
      <w:r w:rsidR="00483C78" w:rsidRPr="00750B60">
        <w:rPr>
          <w:rFonts w:hint="eastAsia"/>
        </w:rPr>
        <w:t>。像你这种自动展开的【回归】依然是可以发动的，只是效率会降低一些。你要不要试试？</w:t>
      </w:r>
      <w:del w:id="1807" w:author="芙兰朵露" w:date="2022-05-22T01:45:00Z">
        <w:r>
          <w:rPr>
            <w:rFonts w:hint="eastAsia"/>
          </w:rPr>
          <w:delText>”</w:delText>
        </w:r>
      </w:del>
      <w:ins w:id="1808" w:author="芙兰朵露" w:date="2022-05-22T01:45:00Z">
        <w:r w:rsidR="00483C78" w:rsidRPr="00750B60">
          <w:rPr>
            <w:rFonts w:hint="eastAsia"/>
          </w:rPr>
          <w:t>」</w:t>
        </w:r>
      </w:ins>
    </w:p>
    <w:p w14:paraId="0EC7288D" w14:textId="77777777" w:rsidR="00483C78" w:rsidRPr="00750B60" w:rsidRDefault="00483C78" w:rsidP="00483C78">
      <w:pPr>
        <w:pPrChange w:id="1809" w:author="芙兰朵露" w:date="2022-05-22T01:45:00Z">
          <w:pPr>
            <w:ind w:firstLineChars="200" w:firstLine="420"/>
          </w:pPr>
        </w:pPrChange>
      </w:pPr>
      <w:r w:rsidRPr="00750B60">
        <w:rPr>
          <w:rFonts w:hint="eastAsia"/>
        </w:rPr>
        <w:t>导师说着就把短剑从身上拔出。看到明晃晃的短剑在眼前，灯里立刻用举起手试图保护自己。</w:t>
      </w:r>
    </w:p>
    <w:p w14:paraId="096B56EF" w14:textId="5D2D82D0" w:rsidR="00483C78" w:rsidRPr="00750B60" w:rsidRDefault="00483C78" w:rsidP="00483C78">
      <w:pPr>
        <w:pPrChange w:id="1810" w:author="芙兰朵露" w:date="2022-05-22T01:45:00Z">
          <w:pPr>
            <w:ind w:firstLineChars="200" w:firstLine="420"/>
          </w:pPr>
        </w:pPrChange>
      </w:pPr>
      <w:r w:rsidRPr="00750B60">
        <w:rPr>
          <w:rFonts w:hint="eastAsia"/>
        </w:rPr>
        <w:t>不过导师只是打算开个玩笑，</w:t>
      </w:r>
      <w:del w:id="1811" w:author="芙兰朵露" w:date="2022-05-22T01:45:00Z">
        <w:r w:rsidR="00873996">
          <w:rPr>
            <w:rFonts w:hint="eastAsia"/>
          </w:rPr>
          <w:delText>只是晃了晃</w:delText>
        </w:r>
      </w:del>
      <w:ins w:id="1812" w:author="芙兰朵露" w:date="2022-05-22T01:45:00Z">
        <w:r w:rsidR="004867BA" w:rsidRPr="00750B60">
          <w:rPr>
            <w:rFonts w:hint="eastAsia"/>
          </w:rPr>
          <w:t>把</w:t>
        </w:r>
      </w:ins>
      <w:r w:rsidRPr="00750B60">
        <w:rPr>
          <w:rFonts w:hint="eastAsia"/>
        </w:rPr>
        <w:t>短剑就收了回去。</w:t>
      </w:r>
    </w:p>
    <w:p w14:paraId="75F2BAA8" w14:textId="19877E75" w:rsidR="00483C78" w:rsidRPr="00750B60" w:rsidRDefault="00873996" w:rsidP="00483C78">
      <w:pPr>
        <w:pPrChange w:id="1813" w:author="芙兰朵露" w:date="2022-05-22T01:45:00Z">
          <w:pPr>
            <w:ind w:firstLineChars="200" w:firstLine="420"/>
          </w:pPr>
        </w:pPrChange>
      </w:pPr>
      <w:del w:id="1814" w:author="芙兰朵露" w:date="2022-05-22T01:45:00Z">
        <w:r>
          <w:rPr>
            <w:rFonts w:hint="eastAsia"/>
          </w:rPr>
          <w:delText>“</w:delText>
        </w:r>
      </w:del>
      <w:ins w:id="1815" w:author="芙兰朵露" w:date="2022-05-22T01:45:00Z">
        <w:r w:rsidR="00483C78" w:rsidRPr="00750B60">
          <w:rPr>
            <w:rFonts w:hint="eastAsia"/>
          </w:rPr>
          <w:t>「</w:t>
        </w:r>
      </w:ins>
      <w:r w:rsidR="00483C78" w:rsidRPr="00750B60">
        <w:rPr>
          <w:rFonts w:hint="eastAsia"/>
        </w:rPr>
        <w:t>如果可以的话，我倒觉得你死在这里比较好。不过我也没有特意为你做事的义务。对我来说，不让你变成人灾</w:t>
      </w:r>
      <w:del w:id="1816" w:author="芙兰朵露" w:date="2022-05-22T01:45:00Z">
        <w:r>
          <w:rPr>
            <w:rFonts w:hint="eastAsia"/>
          </w:rPr>
          <w:delText>的话</w:delText>
        </w:r>
      </w:del>
      <w:proofErr w:type="gramStart"/>
      <w:ins w:id="1817" w:author="芙兰朵露" w:date="2022-05-22T01:45:00Z">
        <w:r w:rsidR="004867BA" w:rsidRPr="00750B60">
          <w:rPr>
            <w:rFonts w:hint="eastAsia"/>
          </w:rPr>
          <w:t>暴走</w:t>
        </w:r>
      </w:ins>
      <w:r w:rsidR="00483C78" w:rsidRPr="00750B60">
        <w:rPr>
          <w:rFonts w:hint="eastAsia"/>
        </w:rPr>
        <w:t>就</w:t>
      </w:r>
      <w:proofErr w:type="gramEnd"/>
      <w:del w:id="1818" w:author="芙兰朵露" w:date="2022-05-22T01:45:00Z">
        <w:r>
          <w:rPr>
            <w:rFonts w:hint="eastAsia"/>
          </w:rPr>
          <w:delText>没有</w:delText>
        </w:r>
      </w:del>
      <w:ins w:id="1819" w:author="芙兰朵露" w:date="2022-05-22T01:45:00Z">
        <w:r w:rsidR="00483C78" w:rsidRPr="00750B60">
          <w:rPr>
            <w:rFonts w:hint="eastAsia"/>
          </w:rPr>
          <w:t>没</w:t>
        </w:r>
        <w:r w:rsidR="004867BA" w:rsidRPr="00750B60">
          <w:rPr>
            <w:rFonts w:hint="eastAsia"/>
          </w:rPr>
          <w:t>什么</w:t>
        </w:r>
      </w:ins>
      <w:r w:rsidR="00483C78" w:rsidRPr="00750B60">
        <w:rPr>
          <w:rFonts w:hint="eastAsia"/>
        </w:rPr>
        <w:t>意义了</w:t>
      </w:r>
      <w:del w:id="1820" w:author="芙兰朵露" w:date="2022-05-22T01:45:00Z">
        <w:r>
          <w:rPr>
            <w:rFonts w:hint="eastAsia"/>
          </w:rPr>
          <w:delText>。”</w:delText>
        </w:r>
      </w:del>
      <w:ins w:id="1821" w:author="芙兰朵露" w:date="2022-05-22T01:45:00Z">
        <w:r w:rsidR="00483C78" w:rsidRPr="00750B60">
          <w:rPr>
            <w:rFonts w:hint="eastAsia"/>
          </w:rPr>
          <w:t>」</w:t>
        </w:r>
      </w:ins>
    </w:p>
    <w:p w14:paraId="7BEFA2D5" w14:textId="0AFE01D4" w:rsidR="00483C78" w:rsidRPr="00750B60" w:rsidRDefault="00873996" w:rsidP="00483C78">
      <w:pPr>
        <w:pPrChange w:id="1822" w:author="芙兰朵露" w:date="2022-05-22T01:45:00Z">
          <w:pPr>
            <w:ind w:firstLineChars="200" w:firstLine="420"/>
          </w:pPr>
        </w:pPrChange>
      </w:pPr>
      <w:del w:id="1823" w:author="芙兰朵露" w:date="2022-05-22T01:45:00Z">
        <w:r>
          <w:rPr>
            <w:rFonts w:hint="eastAsia"/>
          </w:rPr>
          <w:delText>“</w:delText>
        </w:r>
        <w:r>
          <w:rPr>
            <w:rFonts w:hint="eastAsia"/>
          </w:rPr>
          <w:delText>......</w:delText>
        </w:r>
        <w:r>
          <w:rPr>
            <w:rFonts w:hint="eastAsia"/>
          </w:rPr>
          <w:delText>什么，</w:delText>
        </w:r>
      </w:del>
      <w:ins w:id="1824" w:author="芙兰朵露" w:date="2022-05-22T01:45:00Z">
        <w:r w:rsidR="00483C78" w:rsidRPr="00750B60">
          <w:rPr>
            <w:rFonts w:hint="eastAsia"/>
          </w:rPr>
          <w:t>「</w:t>
        </w:r>
        <w:r w:rsidR="00675838" w:rsidRPr="00750B60">
          <w:t>……</w:t>
        </w:r>
      </w:ins>
      <w:r w:rsidR="004867BA" w:rsidRPr="00750B60">
        <w:rPr>
          <w:rFonts w:hint="eastAsia"/>
        </w:rPr>
        <w:t>这是</w:t>
      </w:r>
      <w:ins w:id="1825" w:author="芙兰朵露" w:date="2022-05-22T01:45:00Z">
        <w:r w:rsidR="00483C78" w:rsidRPr="00750B60">
          <w:t>，</w:t>
        </w:r>
      </w:ins>
      <w:r w:rsidR="00483C78" w:rsidRPr="00750B60">
        <w:t>什么意思？</w:t>
      </w:r>
      <w:del w:id="1826" w:author="芙兰朵露" w:date="2022-05-22T01:45:00Z">
        <w:r>
          <w:rPr>
            <w:rFonts w:hint="eastAsia"/>
          </w:rPr>
          <w:delText>”</w:delText>
        </w:r>
      </w:del>
      <w:ins w:id="1827" w:author="芙兰朵露" w:date="2022-05-22T01:45:00Z">
        <w:r w:rsidR="00483C78" w:rsidRPr="00750B60">
          <w:t>」</w:t>
        </w:r>
      </w:ins>
    </w:p>
    <w:p w14:paraId="3346C37C" w14:textId="4D98D87D" w:rsidR="00483C78" w:rsidRPr="00750B60" w:rsidRDefault="00483C78" w:rsidP="00483C78">
      <w:pPr>
        <w:pPrChange w:id="1828" w:author="芙兰朵露" w:date="2022-05-22T01:45:00Z">
          <w:pPr>
            <w:ind w:firstLineChars="200" w:firstLine="420"/>
          </w:pPr>
        </w:pPrChange>
      </w:pPr>
      <w:r w:rsidRPr="00750B60">
        <w:rPr>
          <w:rFonts w:hint="eastAsia"/>
        </w:rPr>
        <w:t>让她变成失控的人灾。像灯里这样拥有纯粹概念的</w:t>
      </w:r>
      <w:proofErr w:type="gramStart"/>
      <w:r w:rsidRPr="00750B60">
        <w:rPr>
          <w:rFonts w:hint="eastAsia"/>
        </w:rPr>
        <w:t>异世界人暴走</w:t>
      </w:r>
      <w:proofErr w:type="gramEnd"/>
      <w:r w:rsidRPr="00750B60">
        <w:rPr>
          <w:rFonts w:hint="eastAsia"/>
        </w:rPr>
        <w:t>的话，最坏的情况就是会出现波及整个大陆的灾难。在南部</w:t>
      </w:r>
      <w:del w:id="1829" w:author="芙兰朵露" w:date="2022-05-22T01:45:00Z">
        <w:r w:rsidR="00873996">
          <w:rPr>
            <w:rFonts w:hint="eastAsia"/>
          </w:rPr>
          <w:delText>港镇</w:delText>
        </w:r>
      </w:del>
      <w:ins w:id="1830" w:author="芙兰朵露" w:date="2022-05-22T01:45:00Z">
        <w:r w:rsidRPr="00750B60">
          <w:rPr>
            <w:rFonts w:hint="eastAsia"/>
          </w:rPr>
          <w:t>港</w:t>
        </w:r>
        <w:r w:rsidR="004867BA" w:rsidRPr="00750B60">
          <w:rPr>
            <w:rFonts w:hint="eastAsia"/>
          </w:rPr>
          <w:t>口城市</w:t>
        </w:r>
      </w:ins>
      <w:r w:rsidRPr="00750B60">
        <w:rPr>
          <w:rFonts w:hint="eastAsia"/>
        </w:rPr>
        <w:t>遭遇</w:t>
      </w:r>
      <w:proofErr w:type="gramStart"/>
      <w:r w:rsidRPr="00750B60">
        <w:rPr>
          <w:rFonts w:hint="eastAsia"/>
        </w:rPr>
        <w:t>的万魔殿</w:t>
      </w:r>
      <w:proofErr w:type="gramEnd"/>
      <w:r w:rsidRPr="00750B60">
        <w:rPr>
          <w:rFonts w:hint="eastAsia"/>
        </w:rPr>
        <w:t>，就是最好的例子。</w:t>
      </w:r>
    </w:p>
    <w:p w14:paraId="3CC63A7F" w14:textId="7BB60F45" w:rsidR="00483C78" w:rsidRPr="00750B60" w:rsidRDefault="004867BA" w:rsidP="00483C78">
      <w:pPr>
        <w:pPrChange w:id="1831" w:author="芙兰朵露" w:date="2022-05-22T01:45:00Z">
          <w:pPr>
            <w:ind w:firstLineChars="200" w:firstLine="420"/>
          </w:pPr>
        </w:pPrChange>
      </w:pPr>
      <w:ins w:id="1832" w:author="芙兰朵露" w:date="2022-05-22T01:45:00Z">
        <w:r w:rsidRPr="00750B60">
          <w:rPr>
            <w:rFonts w:hint="eastAsia"/>
          </w:rPr>
          <w:t>灯里不能理解</w:t>
        </w:r>
      </w:ins>
      <w:r w:rsidR="00483C78" w:rsidRPr="00750B60">
        <w:rPr>
          <w:rFonts w:hint="eastAsia"/>
        </w:rPr>
        <w:t>为什么要特意选择让她变成人灾再消灭这种风险极大的方式呢</w:t>
      </w:r>
      <w:del w:id="1833" w:author="芙兰朵露" w:date="2022-05-22T01:45:00Z">
        <w:r w:rsidR="00873996">
          <w:rPr>
            <w:rFonts w:hint="eastAsia"/>
          </w:rPr>
          <w:delText>？不能理解</w:delText>
        </w:r>
      </w:del>
      <w:r w:rsidR="00483C78" w:rsidRPr="00750B60">
        <w:rPr>
          <w:rFonts w:hint="eastAsia"/>
        </w:rPr>
        <w:t>。</w:t>
      </w:r>
    </w:p>
    <w:p w14:paraId="1BBEFACC" w14:textId="23BA5F40" w:rsidR="00483C78" w:rsidRPr="00750B60" w:rsidRDefault="00873996" w:rsidP="004867BA">
      <w:pPr>
        <w:pPrChange w:id="1834" w:author="芙兰朵露" w:date="2022-05-22T01:45:00Z">
          <w:pPr>
            <w:ind w:firstLineChars="200" w:firstLine="420"/>
          </w:pPr>
        </w:pPrChange>
      </w:pPr>
      <w:del w:id="1835" w:author="芙兰朵露" w:date="2022-05-22T01:45:00Z">
        <w:r>
          <w:rPr>
            <w:rFonts w:hint="eastAsia"/>
          </w:rPr>
          <w:delText>“</w:delText>
        </w:r>
      </w:del>
      <w:ins w:id="1836" w:author="芙兰朵露" w:date="2022-05-22T01:45:00Z">
        <w:r w:rsidR="00483C78" w:rsidRPr="00750B60">
          <w:rPr>
            <w:rFonts w:hint="eastAsia"/>
          </w:rPr>
          <w:t>「</w:t>
        </w:r>
      </w:ins>
      <w:r w:rsidR="00483C78" w:rsidRPr="00750B60">
        <w:rPr>
          <w:rFonts w:hint="eastAsia"/>
        </w:rPr>
        <w:t>而且，你为什么会一直</w:t>
      </w:r>
      <w:proofErr w:type="gramStart"/>
      <w:r w:rsidR="00483C78" w:rsidRPr="00750B60">
        <w:rPr>
          <w:rFonts w:hint="eastAsia"/>
        </w:rPr>
        <w:t>持有着</w:t>
      </w:r>
      <w:proofErr w:type="gramEnd"/>
      <w:r w:rsidR="00483C78" w:rsidRPr="00750B60">
        <w:rPr>
          <w:rFonts w:hint="eastAsia"/>
        </w:rPr>
        <w:t>轮回的记忆呢？</w:t>
      </w:r>
      <w:del w:id="1837" w:author="芙兰朵露" w:date="2022-05-22T01:45:00Z">
        <w:r>
          <w:rPr>
            <w:rFonts w:hint="eastAsia"/>
          </w:rPr>
          <w:delText>”</w:delText>
        </w:r>
      </w:del>
      <w:ins w:id="1838" w:author="芙兰朵露" w:date="2022-05-22T01:45:00Z">
        <w:r w:rsidR="00483C78" w:rsidRPr="00750B60">
          <w:rPr>
            <w:rFonts w:hint="eastAsia"/>
          </w:rPr>
          <w:t>」</w:t>
        </w:r>
      </w:ins>
    </w:p>
    <w:p w14:paraId="08A823BA" w14:textId="3FE4D332" w:rsidR="00483C78" w:rsidRPr="00750B60" w:rsidRDefault="00483C78" w:rsidP="00483C78">
      <w:pPr>
        <w:pPrChange w:id="1839" w:author="芙兰朵露" w:date="2022-05-22T01:45:00Z">
          <w:pPr>
            <w:ind w:firstLineChars="200" w:firstLine="420"/>
          </w:pPr>
        </w:pPrChange>
      </w:pPr>
      <w:r w:rsidRPr="00750B60">
        <w:rPr>
          <w:rFonts w:hint="eastAsia"/>
        </w:rPr>
        <w:t>导师并没有回答这个问题。反而继续向灯里提出了</w:t>
      </w:r>
      <w:ins w:id="1840" w:author="芙兰朵露" w:date="2022-05-22T01:45:00Z">
        <w:r w:rsidR="00732142" w:rsidRPr="00750B60">
          <w:rPr>
            <w:rFonts w:hint="eastAsia"/>
          </w:rPr>
          <w:t>另一个</w:t>
        </w:r>
      </w:ins>
      <w:r w:rsidRPr="00750B60">
        <w:rPr>
          <w:rFonts w:hint="eastAsia"/>
        </w:rPr>
        <w:t>毫无关系的</w:t>
      </w:r>
      <w:del w:id="1841" w:author="芙兰朵露" w:date="2022-05-22T01:45:00Z">
        <w:r w:rsidR="00873996">
          <w:rPr>
            <w:rFonts w:hint="eastAsia"/>
          </w:rPr>
          <w:delText>另一个</w:delText>
        </w:r>
      </w:del>
      <w:r w:rsidRPr="00750B60">
        <w:rPr>
          <w:rFonts w:hint="eastAsia"/>
        </w:rPr>
        <w:t>问题。</w:t>
      </w:r>
    </w:p>
    <w:p w14:paraId="356F5237" w14:textId="0F6F6F0A" w:rsidR="00483C78" w:rsidRPr="00750B60" w:rsidRDefault="00873996" w:rsidP="00483C78">
      <w:pPr>
        <w:pPrChange w:id="1842" w:author="芙兰朵露" w:date="2022-05-22T01:45:00Z">
          <w:pPr>
            <w:ind w:firstLineChars="200" w:firstLine="420"/>
          </w:pPr>
        </w:pPrChange>
      </w:pPr>
      <w:del w:id="1843" w:author="芙兰朵露" w:date="2022-05-22T01:45:00Z">
        <w:r>
          <w:rPr>
            <w:rFonts w:hint="eastAsia"/>
          </w:rPr>
          <w:delText>“</w:delText>
        </w:r>
      </w:del>
      <w:ins w:id="1844" w:author="芙兰朵露" w:date="2022-05-22T01:45:00Z">
        <w:r w:rsidR="00483C78" w:rsidRPr="00750B60">
          <w:rPr>
            <w:rFonts w:hint="eastAsia"/>
          </w:rPr>
          <w:t>「</w:t>
        </w:r>
      </w:ins>
      <w:r w:rsidR="00483C78" w:rsidRPr="00750B60">
        <w:rPr>
          <w:rFonts w:hint="eastAsia"/>
        </w:rPr>
        <w:t>时任</w:t>
      </w:r>
      <w:del w:id="1845" w:author="芙兰朵露" w:date="2022-05-22T01:45:00Z">
        <w:r>
          <w:rPr>
            <w:rFonts w:hint="eastAsia"/>
          </w:rPr>
          <w:delText>·</w:delText>
        </w:r>
      </w:del>
      <w:r w:rsidR="00483C78" w:rsidRPr="00750B60">
        <w:rPr>
          <w:rFonts w:hint="eastAsia"/>
        </w:rPr>
        <w:t>灯里。你想回到自己的世界吗？</w:t>
      </w:r>
      <w:del w:id="1846" w:author="芙兰朵露" w:date="2022-05-22T01:45:00Z">
        <w:r>
          <w:rPr>
            <w:rFonts w:hint="eastAsia"/>
          </w:rPr>
          <w:delText>”</w:delText>
        </w:r>
      </w:del>
      <w:ins w:id="1847" w:author="芙兰朵露" w:date="2022-05-22T01:45:00Z">
        <w:r w:rsidR="00483C78" w:rsidRPr="00750B60">
          <w:rPr>
            <w:rFonts w:hint="eastAsia"/>
          </w:rPr>
          <w:t>」</w:t>
        </w:r>
      </w:ins>
    </w:p>
    <w:p w14:paraId="0AB1D1F0" w14:textId="71257493" w:rsidR="00483C78" w:rsidRPr="00750B60" w:rsidRDefault="00873996" w:rsidP="00483C78">
      <w:pPr>
        <w:pPrChange w:id="1848" w:author="芙兰朵露" w:date="2022-05-22T01:45:00Z">
          <w:pPr>
            <w:ind w:firstLineChars="200" w:firstLine="420"/>
          </w:pPr>
        </w:pPrChange>
      </w:pPr>
      <w:del w:id="1849" w:author="芙兰朵露" w:date="2022-05-22T01:45:00Z">
        <w:r>
          <w:rPr>
            <w:rFonts w:hint="eastAsia"/>
          </w:rPr>
          <w:delText>“</w:delText>
        </w:r>
      </w:del>
      <w:ins w:id="1850" w:author="芙兰朵露" w:date="2022-05-22T01:45:00Z">
        <w:r w:rsidR="00483C78" w:rsidRPr="00750B60">
          <w:rPr>
            <w:rFonts w:hint="eastAsia"/>
          </w:rPr>
          <w:t>「</w:t>
        </w:r>
      </w:ins>
      <w:r w:rsidR="00483C78" w:rsidRPr="00750B60">
        <w:rPr>
          <w:rFonts w:hint="eastAsia"/>
        </w:rPr>
        <w:t>日本？我并不想回去</w:t>
      </w:r>
      <w:del w:id="1851" w:author="芙兰朵露" w:date="2022-05-22T01:45:00Z">
        <w:r>
          <w:rPr>
            <w:rFonts w:hint="eastAsia"/>
          </w:rPr>
          <w:delText>哟，</w:delText>
        </w:r>
      </w:del>
      <w:r w:rsidR="00732142" w:rsidRPr="00750B60">
        <w:rPr>
          <w:rFonts w:hint="eastAsia"/>
        </w:rPr>
        <w:t>那种地方</w:t>
      </w:r>
      <w:del w:id="1852" w:author="芙兰朵露" w:date="2022-05-22T01:45:00Z">
        <w:r>
          <w:rPr>
            <w:rFonts w:hint="eastAsia"/>
          </w:rPr>
          <w:delText>”</w:delText>
        </w:r>
      </w:del>
      <w:ins w:id="1853" w:author="芙兰朵露" w:date="2022-05-22T01:45:00Z">
        <w:r w:rsidR="00732142" w:rsidRPr="00750B60">
          <w:rPr>
            <w:rFonts w:hint="eastAsia"/>
          </w:rPr>
          <w:t>哦</w:t>
        </w:r>
        <w:r w:rsidR="00483C78" w:rsidRPr="00750B60">
          <w:rPr>
            <w:rFonts w:hint="eastAsia"/>
          </w:rPr>
          <w:t>」</w:t>
        </w:r>
      </w:ins>
    </w:p>
    <w:p w14:paraId="44F61341" w14:textId="77777777" w:rsidR="00743069" w:rsidRDefault="00873996">
      <w:pPr>
        <w:ind w:firstLineChars="200" w:firstLine="420"/>
        <w:rPr>
          <w:del w:id="1854" w:author="芙兰朵露" w:date="2022-05-22T01:45:00Z"/>
        </w:rPr>
      </w:pPr>
      <w:del w:id="1855" w:author="芙兰朵露" w:date="2022-05-22T01:45:00Z">
        <w:r>
          <w:rPr>
            <w:rFonts w:hint="eastAsia"/>
          </w:rPr>
          <w:delText>“为什么？”</w:delText>
        </w:r>
      </w:del>
    </w:p>
    <w:p w14:paraId="62CFA260" w14:textId="2F4D752A" w:rsidR="00483C78" w:rsidRPr="00750B60" w:rsidRDefault="00873996" w:rsidP="00483C78">
      <w:pPr>
        <w:rPr>
          <w:ins w:id="1856" w:author="芙兰朵露" w:date="2022-05-22T01:45:00Z"/>
        </w:rPr>
      </w:pPr>
      <w:del w:id="1857" w:author="芙兰朵露" w:date="2022-05-22T01:45:00Z">
        <w:r>
          <w:rPr>
            <w:rFonts w:hint="eastAsia"/>
          </w:rPr>
          <w:delText>“</w:delText>
        </w:r>
      </w:del>
      <w:ins w:id="1858" w:author="芙兰朵露" w:date="2022-05-22T01:45:00Z">
        <w:r w:rsidR="00483C78" w:rsidRPr="00750B60">
          <w:rPr>
            <w:rFonts w:hint="eastAsia"/>
          </w:rPr>
          <w:t>「为什么？」</w:t>
        </w:r>
      </w:ins>
    </w:p>
    <w:p w14:paraId="529533EF" w14:textId="499489D9" w:rsidR="00483C78" w:rsidRPr="00750B60" w:rsidRDefault="00483C78" w:rsidP="00483C78">
      <w:pPr>
        <w:pPrChange w:id="1859" w:author="芙兰朵露" w:date="2022-05-22T01:45:00Z">
          <w:pPr>
            <w:ind w:firstLineChars="200" w:firstLine="420"/>
          </w:pPr>
        </w:pPrChange>
      </w:pPr>
      <w:ins w:id="1860" w:author="芙兰朵露" w:date="2022-05-22T01:45:00Z">
        <w:r w:rsidRPr="00750B60">
          <w:rPr>
            <w:rFonts w:hint="eastAsia"/>
          </w:rPr>
          <w:t>「</w:t>
        </w:r>
      </w:ins>
      <w:r w:rsidRPr="00750B60">
        <w:rPr>
          <w:rFonts w:hint="eastAsia"/>
        </w:rPr>
        <w:t>因为，回去的话就不能和梅诺在一起了</w:t>
      </w:r>
      <w:del w:id="1861" w:author="芙兰朵露" w:date="2022-05-22T01:45:00Z">
        <w:r w:rsidR="00873996">
          <w:rPr>
            <w:rFonts w:hint="eastAsia"/>
          </w:rPr>
          <w:delText>。”</w:delText>
        </w:r>
      </w:del>
      <w:ins w:id="1862" w:author="芙兰朵露" w:date="2022-05-22T01:45:00Z">
        <w:r w:rsidRPr="00750B60">
          <w:rPr>
            <w:rFonts w:hint="eastAsia"/>
          </w:rPr>
          <w:t>」</w:t>
        </w:r>
      </w:ins>
    </w:p>
    <w:p w14:paraId="40F649B7" w14:textId="5EF0600F" w:rsidR="00483C78" w:rsidRPr="00750B60" w:rsidRDefault="00483C78" w:rsidP="00483C78">
      <w:pPr>
        <w:pPrChange w:id="1863" w:author="芙兰朵露" w:date="2022-05-22T01:45:00Z">
          <w:pPr>
            <w:ind w:firstLineChars="200" w:firstLine="420"/>
          </w:pPr>
        </w:pPrChange>
      </w:pPr>
      <w:r w:rsidRPr="00750B60">
        <w:rPr>
          <w:rFonts w:hint="eastAsia"/>
        </w:rPr>
        <w:t>灯里面对突如其来的提问，毫不犹豫地做出了回答</w:t>
      </w:r>
      <w:ins w:id="1864" w:author="芙兰朵露" w:date="2022-05-22T01:45:00Z">
        <w:r w:rsidR="00732142" w:rsidRPr="00750B60">
          <w:rPr>
            <w:rFonts w:hint="eastAsia"/>
          </w:rPr>
          <w:t>道</w:t>
        </w:r>
      </w:ins>
      <w:r w:rsidRPr="00750B60">
        <w:rPr>
          <w:rFonts w:hint="eastAsia"/>
        </w:rPr>
        <w:t>。</w:t>
      </w:r>
    </w:p>
    <w:p w14:paraId="4376CEEB" w14:textId="5E207AB9" w:rsidR="00483C78" w:rsidRPr="00750B60" w:rsidRDefault="00483C78" w:rsidP="00483C78">
      <w:pPr>
        <w:pPrChange w:id="1865" w:author="芙兰朵露" w:date="2022-05-22T01:45:00Z">
          <w:pPr>
            <w:ind w:firstLineChars="200" w:firstLine="420"/>
          </w:pPr>
        </w:pPrChange>
      </w:pPr>
      <w:r w:rsidRPr="00750B60">
        <w:rPr>
          <w:rFonts w:hint="eastAsia"/>
        </w:rPr>
        <w:t>虽说灯里并非出生于这个世界，但现在为止她也从没想过要回去日本。更何况随着灯里不断地使用纯粹概念【时】</w:t>
      </w:r>
      <w:del w:id="1866" w:author="芙兰朵露" w:date="2022-05-22T01:45:00Z">
        <w:r w:rsidR="00873996">
          <w:rPr>
            <w:rFonts w:hint="eastAsia"/>
          </w:rPr>
          <w:delText>的</w:delText>
        </w:r>
      </w:del>
      <w:ins w:id="1867" w:author="芙兰朵露" w:date="2022-05-22T01:45:00Z">
        <w:r w:rsidR="00732142" w:rsidRPr="00750B60">
          <w:rPr>
            <w:rFonts w:hint="eastAsia"/>
          </w:rPr>
          <w:t>之</w:t>
        </w:r>
      </w:ins>
      <w:r w:rsidRPr="00750B60">
        <w:rPr>
          <w:rFonts w:hint="eastAsia"/>
        </w:rPr>
        <w:t>魔导，与日本相关的记忆也在逐渐遗失，于是灯里</w:t>
      </w:r>
      <w:ins w:id="1868" w:author="芙兰朵露" w:date="2022-05-22T01:45:00Z">
        <w:r w:rsidR="00B31EF1" w:rsidRPr="00750B60">
          <w:rPr>
            <w:rFonts w:hint="eastAsia"/>
          </w:rPr>
          <w:t>迫切</w:t>
        </w:r>
      </w:ins>
      <w:r w:rsidRPr="00750B60">
        <w:rPr>
          <w:rFonts w:hint="eastAsia"/>
        </w:rPr>
        <w:t>想要回到日本的心情也</w:t>
      </w:r>
      <w:del w:id="1869" w:author="芙兰朵露" w:date="2022-05-22T01:45:00Z">
        <w:r w:rsidR="00873996">
          <w:rPr>
            <w:rFonts w:hint="eastAsia"/>
          </w:rPr>
          <w:delText>一样在</w:delText>
        </w:r>
      </w:del>
      <w:r w:rsidRPr="00750B60">
        <w:rPr>
          <w:rFonts w:hint="eastAsia"/>
        </w:rPr>
        <w:t>慢慢消失。</w:t>
      </w:r>
    </w:p>
    <w:p w14:paraId="3FECD441" w14:textId="1F10E5A6" w:rsidR="00483C78" w:rsidRPr="00750B60" w:rsidRDefault="00483C78" w:rsidP="00483C78">
      <w:pPr>
        <w:pPrChange w:id="1870" w:author="芙兰朵露" w:date="2022-05-22T01:45:00Z">
          <w:pPr>
            <w:ind w:firstLineChars="200" w:firstLine="420"/>
          </w:pPr>
        </w:pPrChange>
      </w:pPr>
      <w:r w:rsidRPr="00750B60">
        <w:rPr>
          <w:rFonts w:hint="eastAsia"/>
        </w:rPr>
        <w:t>现在支撑着灯里</w:t>
      </w:r>
      <w:del w:id="1871" w:author="芙兰朵露" w:date="2022-05-22T01:45:00Z">
        <w:r w:rsidR="00873996">
          <w:rPr>
            <w:rFonts w:hint="eastAsia"/>
          </w:rPr>
          <w:delText>生活</w:delText>
        </w:r>
      </w:del>
      <w:r w:rsidRPr="00750B60">
        <w:rPr>
          <w:rFonts w:hint="eastAsia"/>
        </w:rPr>
        <w:t>的，是在这个世界与梅诺反复相遇，一同旅行的美好记忆。</w:t>
      </w:r>
    </w:p>
    <w:p w14:paraId="7B979501" w14:textId="77777777" w:rsidR="00483C78" w:rsidRPr="00750B60" w:rsidRDefault="00483C78" w:rsidP="00483C78">
      <w:pPr>
        <w:pPrChange w:id="1872" w:author="芙兰朵露" w:date="2022-05-22T01:45:00Z">
          <w:pPr>
            <w:ind w:firstLineChars="200" w:firstLine="420"/>
          </w:pPr>
        </w:pPrChange>
      </w:pPr>
      <w:r w:rsidRPr="00750B60">
        <w:rPr>
          <w:rFonts w:hint="eastAsia"/>
        </w:rPr>
        <w:t>而且被导师带来圣地之前，灯里也听说了需要做出多大的代价才能回到日本。</w:t>
      </w:r>
    </w:p>
    <w:p w14:paraId="013C4DF0" w14:textId="45CDDC72" w:rsidR="00483C78" w:rsidRPr="00750B60" w:rsidRDefault="00483C78" w:rsidP="00483C78">
      <w:pPr>
        <w:pPrChange w:id="1873" w:author="芙兰朵露" w:date="2022-05-22T01:45:00Z">
          <w:pPr>
            <w:ind w:firstLineChars="200" w:firstLine="420"/>
          </w:pPr>
        </w:pPrChange>
      </w:pPr>
      <w:proofErr w:type="gramStart"/>
      <w:r w:rsidRPr="00750B60">
        <w:rPr>
          <w:rFonts w:hint="eastAsia"/>
        </w:rPr>
        <w:t>异世界</w:t>
      </w:r>
      <w:proofErr w:type="gramEnd"/>
      <w:r w:rsidRPr="00750B60">
        <w:rPr>
          <w:rFonts w:hint="eastAsia"/>
        </w:rPr>
        <w:t>归还仪式</w:t>
      </w:r>
      <w:del w:id="1874" w:author="芙兰朵露" w:date="2022-05-22T01:45:00Z">
        <w:r w:rsidR="00873996">
          <w:rPr>
            <w:rFonts w:hint="eastAsia"/>
          </w:rPr>
          <w:delText>，是一个</w:delText>
        </w:r>
      </w:del>
      <w:ins w:id="1875" w:author="芙兰朵露" w:date="2022-05-22T01:45:00Z">
        <w:r w:rsidR="00E93020" w:rsidRPr="00750B60">
          <w:rPr>
            <w:rFonts w:hint="eastAsia"/>
          </w:rPr>
          <w:t>——它</w:t>
        </w:r>
      </w:ins>
      <w:r w:rsidRPr="00750B60">
        <w:rPr>
          <w:rFonts w:hint="eastAsia"/>
        </w:rPr>
        <w:t>需要屠戮大量生命作为祭品，</w:t>
      </w:r>
      <w:ins w:id="1876" w:author="芙兰朵露" w:date="2022-05-22T01:45:00Z">
        <w:r w:rsidR="00E93020" w:rsidRPr="00750B60">
          <w:rPr>
            <w:rFonts w:hint="eastAsia"/>
          </w:rPr>
          <w:t>所</w:t>
        </w:r>
      </w:ins>
      <w:r w:rsidR="00E93020" w:rsidRPr="00750B60">
        <w:rPr>
          <w:rFonts w:hint="eastAsia"/>
        </w:rPr>
        <w:t>消耗</w:t>
      </w:r>
      <w:del w:id="1877" w:author="芙兰朵露" w:date="2022-05-22T01:45:00Z">
        <w:r w:rsidR="00873996">
          <w:rPr>
            <w:rFonts w:hint="eastAsia"/>
          </w:rPr>
          <w:delText>可以孕育文明</w:delText>
        </w:r>
      </w:del>
      <w:r w:rsidR="00E93020" w:rsidRPr="00750B60">
        <w:rPr>
          <w:rFonts w:hint="eastAsia"/>
        </w:rPr>
        <w:t>的</w:t>
      </w:r>
      <w:del w:id="1878" w:author="芙兰朵露" w:date="2022-05-22T01:45:00Z">
        <w:r w:rsidR="00873996">
          <w:rPr>
            <w:rFonts w:hint="eastAsia"/>
          </w:rPr>
          <w:delText>海量</w:delText>
        </w:r>
      </w:del>
      <w:proofErr w:type="gramStart"/>
      <w:ins w:id="1879" w:author="芙兰朵露" w:date="2022-05-22T01:45:00Z">
        <w:r w:rsidR="00E93020" w:rsidRPr="00750B60">
          <w:rPr>
            <w:rFonts w:hint="eastAsia"/>
          </w:rPr>
          <w:t>庞大</w:t>
        </w:r>
      </w:ins>
      <w:r w:rsidR="00E93020" w:rsidRPr="00750B60">
        <w:rPr>
          <w:rFonts w:hint="eastAsia"/>
        </w:rPr>
        <w:t>导力</w:t>
      </w:r>
      <w:ins w:id="1880" w:author="芙兰朵露" w:date="2022-05-22T01:45:00Z">
        <w:r w:rsidR="00E93020" w:rsidRPr="00750B60">
          <w:rPr>
            <w:rFonts w:hint="eastAsia"/>
          </w:rPr>
          <w:t>会使</w:t>
        </w:r>
        <w:proofErr w:type="gramEnd"/>
        <w:r w:rsidRPr="00750B60">
          <w:rPr>
            <w:rFonts w:hint="eastAsia"/>
          </w:rPr>
          <w:t>文明</w:t>
        </w:r>
        <w:r w:rsidR="00E93020" w:rsidRPr="00750B60">
          <w:rPr>
            <w:rFonts w:hint="eastAsia"/>
          </w:rPr>
          <w:t>枯竭</w:t>
        </w:r>
      </w:ins>
      <w:r w:rsidRPr="00750B60">
        <w:rPr>
          <w:rFonts w:hint="eastAsia"/>
        </w:rPr>
        <w:t>，占据大陆的一部分用于</w:t>
      </w:r>
      <w:del w:id="1881" w:author="芙兰朵露" w:date="2022-05-22T01:45:00Z">
        <w:r w:rsidR="00873996">
          <w:rPr>
            <w:rFonts w:hint="eastAsia"/>
          </w:rPr>
          <w:delText>刻画</w:delText>
        </w:r>
      </w:del>
      <w:proofErr w:type="gramStart"/>
      <w:r w:rsidRPr="00750B60">
        <w:rPr>
          <w:rFonts w:hint="eastAsia"/>
        </w:rPr>
        <w:t>魔导阵</w:t>
      </w:r>
      <w:proofErr w:type="gramEnd"/>
      <w:r w:rsidRPr="00750B60">
        <w:rPr>
          <w:rFonts w:hint="eastAsia"/>
        </w:rPr>
        <w:t>，才有可能发动的大规模的世界级的魔导。</w:t>
      </w:r>
    </w:p>
    <w:p w14:paraId="0186AC5C" w14:textId="677F12C6" w:rsidR="00483C78" w:rsidRPr="00750B60" w:rsidRDefault="00483C78" w:rsidP="00483C78">
      <w:pPr>
        <w:pPrChange w:id="1882" w:author="芙兰朵露" w:date="2022-05-22T01:45:00Z">
          <w:pPr>
            <w:ind w:firstLineChars="200" w:firstLine="420"/>
          </w:pPr>
        </w:pPrChange>
      </w:pPr>
      <w:r w:rsidRPr="00750B60">
        <w:rPr>
          <w:rFonts w:hint="eastAsia"/>
        </w:rPr>
        <w:t>对于无论怎样都会把梅诺排在第一位的灯里来说，她对这种</w:t>
      </w:r>
      <w:del w:id="1883" w:author="芙兰朵露" w:date="2022-05-22T01:45:00Z">
        <w:r w:rsidR="00873996">
          <w:rPr>
            <w:rFonts w:hint="eastAsia"/>
          </w:rPr>
          <w:delText>被称之为</w:delText>
        </w:r>
      </w:del>
      <w:ins w:id="1884" w:author="芙兰朵露" w:date="2022-05-22T01:45:00Z">
        <w:r w:rsidR="00E93020" w:rsidRPr="00750B60">
          <w:rPr>
            <w:rFonts w:hint="eastAsia"/>
          </w:rPr>
          <w:t>可以</w:t>
        </w:r>
        <w:r w:rsidRPr="00750B60">
          <w:rPr>
            <w:rFonts w:hint="eastAsia"/>
          </w:rPr>
          <w:t>称</w:t>
        </w:r>
        <w:r w:rsidR="00E93020" w:rsidRPr="00750B60">
          <w:rPr>
            <w:rFonts w:hint="eastAsia"/>
          </w:rPr>
          <w:t>得上</w:t>
        </w:r>
      </w:ins>
      <w:r w:rsidRPr="00750B60">
        <w:rPr>
          <w:rFonts w:hint="eastAsia"/>
        </w:rPr>
        <w:t>毁灭世界都</w:t>
      </w:r>
      <w:del w:id="1885" w:author="芙兰朵露" w:date="2022-05-22T01:45:00Z">
        <w:r w:rsidR="00873996">
          <w:rPr>
            <w:rFonts w:hint="eastAsia"/>
          </w:rPr>
          <w:delText>不过分</w:delText>
        </w:r>
      </w:del>
      <w:r w:rsidRPr="00750B60">
        <w:rPr>
          <w:rFonts w:hint="eastAsia"/>
        </w:rPr>
        <w:t>的</w:t>
      </w:r>
      <w:del w:id="1886" w:author="芙兰朵露" w:date="2022-05-22T01:45:00Z">
        <w:r w:rsidR="00873996">
          <w:rPr>
            <w:rFonts w:hint="eastAsia"/>
          </w:rPr>
          <w:delText>行为</w:delText>
        </w:r>
      </w:del>
      <w:ins w:id="1887" w:author="芙兰朵露" w:date="2022-05-22T01:45:00Z">
        <w:r w:rsidR="003D2404" w:rsidRPr="00750B60">
          <w:rPr>
            <w:rFonts w:hint="eastAsia"/>
          </w:rPr>
          <w:t>牺牲</w:t>
        </w:r>
      </w:ins>
      <w:r w:rsidRPr="00750B60">
        <w:rPr>
          <w:rFonts w:hint="eastAsia"/>
        </w:rPr>
        <w:t>一点兴趣都没有。而且这是梅诺出生的世界，对这个世界做出那么巨大的伤害根本没有意义。</w:t>
      </w:r>
    </w:p>
    <w:p w14:paraId="268EF36E" w14:textId="70B668CE" w:rsidR="00483C78" w:rsidRPr="00750B60" w:rsidRDefault="00873996" w:rsidP="00483C78">
      <w:pPr>
        <w:pPrChange w:id="1888" w:author="芙兰朵露" w:date="2022-05-22T01:45:00Z">
          <w:pPr>
            <w:ind w:firstLineChars="200" w:firstLine="420"/>
          </w:pPr>
        </w:pPrChange>
      </w:pPr>
      <w:del w:id="1889" w:author="芙兰朵露" w:date="2022-05-22T01:45:00Z">
        <w:r>
          <w:rPr>
            <w:rFonts w:hint="eastAsia"/>
          </w:rPr>
          <w:delText>“</w:delText>
        </w:r>
      </w:del>
      <w:ins w:id="1890" w:author="芙兰朵露" w:date="2022-05-22T01:45:00Z">
        <w:r w:rsidR="00483C78" w:rsidRPr="00750B60">
          <w:rPr>
            <w:rFonts w:hint="eastAsia"/>
          </w:rPr>
          <w:t>「</w:t>
        </w:r>
      </w:ins>
      <w:r w:rsidR="00483C78" w:rsidRPr="00750B60">
        <w:rPr>
          <w:rFonts w:hint="eastAsia"/>
        </w:rPr>
        <w:t>那如果说，你无意之间发现你与最重要的朋友无法相见，你</w:t>
      </w:r>
      <w:del w:id="1891" w:author="芙兰朵露" w:date="2022-05-22T01:45:00Z">
        <w:r>
          <w:rPr>
            <w:rFonts w:hint="eastAsia"/>
          </w:rPr>
          <w:delText>要</w:delText>
        </w:r>
      </w:del>
      <w:ins w:id="1892" w:author="芙兰朵露" w:date="2022-05-22T01:45:00Z">
        <w:r w:rsidR="00E93020" w:rsidRPr="00750B60">
          <w:rPr>
            <w:rFonts w:hint="eastAsia"/>
          </w:rPr>
          <w:t>会</w:t>
        </w:r>
      </w:ins>
      <w:r w:rsidR="00483C78" w:rsidRPr="00750B60">
        <w:rPr>
          <w:rFonts w:hint="eastAsia"/>
        </w:rPr>
        <w:t>怎么办？</w:t>
      </w:r>
      <w:del w:id="1893" w:author="芙兰朵露" w:date="2022-05-22T01:45:00Z">
        <w:r>
          <w:rPr>
            <w:rFonts w:hint="eastAsia"/>
          </w:rPr>
          <w:delText>”</w:delText>
        </w:r>
      </w:del>
      <w:ins w:id="1894" w:author="芙兰朵露" w:date="2022-05-22T01:45:00Z">
        <w:r w:rsidR="00483C78" w:rsidRPr="00750B60">
          <w:rPr>
            <w:rFonts w:hint="eastAsia"/>
          </w:rPr>
          <w:t>」</w:t>
        </w:r>
      </w:ins>
    </w:p>
    <w:p w14:paraId="551D962A" w14:textId="3D886E48" w:rsidR="00483C78" w:rsidRPr="00750B60" w:rsidRDefault="00873996" w:rsidP="00483C78">
      <w:pPr>
        <w:pPrChange w:id="1895" w:author="芙兰朵露" w:date="2022-05-22T01:45:00Z">
          <w:pPr>
            <w:ind w:firstLineChars="200" w:firstLine="420"/>
          </w:pPr>
        </w:pPrChange>
      </w:pPr>
      <w:del w:id="1896" w:author="芙兰朵露" w:date="2022-05-22T01:45:00Z">
        <w:r>
          <w:rPr>
            <w:rFonts w:hint="eastAsia"/>
          </w:rPr>
          <w:delText>“</w:delText>
        </w:r>
      </w:del>
      <w:ins w:id="1897" w:author="芙兰朵露" w:date="2022-05-22T01:45:00Z">
        <w:r w:rsidR="00483C78" w:rsidRPr="00750B60">
          <w:rPr>
            <w:rFonts w:hint="eastAsia"/>
          </w:rPr>
          <w:t>「</w:t>
        </w:r>
      </w:ins>
      <w:r w:rsidR="00483C78" w:rsidRPr="00750B60">
        <w:rPr>
          <w:rFonts w:hint="eastAsia"/>
        </w:rPr>
        <w:t>梅诺吗？</w:t>
      </w:r>
      <w:del w:id="1898" w:author="芙兰朵露" w:date="2022-05-22T01:45:00Z">
        <w:r>
          <w:rPr>
            <w:rFonts w:hint="eastAsia"/>
          </w:rPr>
          <w:delText>”</w:delText>
        </w:r>
      </w:del>
      <w:ins w:id="1899" w:author="芙兰朵露" w:date="2022-05-22T01:45:00Z">
        <w:r w:rsidR="00483C78" w:rsidRPr="00750B60">
          <w:rPr>
            <w:rFonts w:hint="eastAsia"/>
          </w:rPr>
          <w:t>」</w:t>
        </w:r>
      </w:ins>
    </w:p>
    <w:p w14:paraId="6B16BA96" w14:textId="300BC393" w:rsidR="00483C78" w:rsidRPr="00750B60" w:rsidRDefault="00873996" w:rsidP="00483C78">
      <w:pPr>
        <w:pPrChange w:id="1900" w:author="芙兰朵露" w:date="2022-05-22T01:45:00Z">
          <w:pPr>
            <w:ind w:firstLineChars="200" w:firstLine="420"/>
          </w:pPr>
        </w:pPrChange>
      </w:pPr>
      <w:del w:id="1901" w:author="芙兰朵露" w:date="2022-05-22T01:45:00Z">
        <w:r>
          <w:rPr>
            <w:rFonts w:hint="eastAsia"/>
          </w:rPr>
          <w:delText>“</w:delText>
        </w:r>
        <w:r>
          <w:rPr>
            <w:rFonts w:hint="eastAsia"/>
          </w:rPr>
          <w:delText>......</w:delText>
        </w:r>
      </w:del>
      <w:ins w:id="1902" w:author="芙兰朵露" w:date="2022-05-22T01:45:00Z">
        <w:r w:rsidR="00483C78" w:rsidRPr="00750B60">
          <w:rPr>
            <w:rFonts w:hint="eastAsia"/>
          </w:rPr>
          <w:t>「</w:t>
        </w:r>
        <w:r w:rsidR="00675838" w:rsidRPr="00750B60">
          <w:t>……</w:t>
        </w:r>
      </w:ins>
      <w:r w:rsidR="00483C78" w:rsidRPr="00750B60">
        <w:t>不管是谁都可以。你就是在普通地过日子，突然，你发现你和朋友</w:t>
      </w:r>
      <w:del w:id="1903" w:author="芙兰朵露" w:date="2022-05-22T01:45:00Z">
        <w:r>
          <w:rPr>
            <w:rFonts w:hint="eastAsia"/>
          </w:rPr>
          <w:delText>被拆散</w:delText>
        </w:r>
      </w:del>
      <w:ins w:id="1904" w:author="芙兰朵露" w:date="2022-05-22T01:45:00Z">
        <w:r w:rsidR="001051F1" w:rsidRPr="00750B60">
          <w:rPr>
            <w:rFonts w:hint="eastAsia"/>
          </w:rPr>
          <w:t>分开</w:t>
        </w:r>
      </w:ins>
      <w:r w:rsidR="001051F1" w:rsidRPr="00750B60">
        <w:rPr>
          <w:rFonts w:hint="eastAsia"/>
        </w:rPr>
        <w:t>了</w:t>
      </w:r>
      <w:del w:id="1905" w:author="芙兰朵露" w:date="2022-05-22T01:45:00Z">
        <w:r>
          <w:rPr>
            <w:rFonts w:hint="eastAsia"/>
          </w:rPr>
          <w:delText>。”</w:delText>
        </w:r>
      </w:del>
      <w:ins w:id="1906" w:author="芙兰朵露" w:date="2022-05-22T01:45:00Z">
        <w:r w:rsidR="00483C78" w:rsidRPr="00750B60">
          <w:t>」</w:t>
        </w:r>
      </w:ins>
    </w:p>
    <w:p w14:paraId="4E5A9D44" w14:textId="77777777" w:rsidR="00743069" w:rsidRDefault="00873996">
      <w:pPr>
        <w:ind w:firstLineChars="200" w:firstLine="420"/>
        <w:rPr>
          <w:del w:id="1907" w:author="芙兰朵露" w:date="2022-05-22T01:45:00Z"/>
        </w:rPr>
      </w:pPr>
      <w:del w:id="1908" w:author="芙兰朵露" w:date="2022-05-22T01:45:00Z">
        <w:r>
          <w:rPr>
            <w:rFonts w:hint="eastAsia"/>
          </w:rPr>
          <w:delText>“嗯——</w:delText>
        </w:r>
        <w:r>
          <w:rPr>
            <w:rFonts w:hint="eastAsia"/>
          </w:rPr>
          <w:delText>......</w:delText>
        </w:r>
        <w:r>
          <w:rPr>
            <w:rFonts w:hint="eastAsia"/>
          </w:rPr>
          <w:delText>”</w:delText>
        </w:r>
      </w:del>
    </w:p>
    <w:p w14:paraId="6200EF3F" w14:textId="144A417D" w:rsidR="00483C78" w:rsidRPr="00750B60" w:rsidRDefault="00483C78" w:rsidP="00483C78">
      <w:pPr>
        <w:rPr>
          <w:ins w:id="1909" w:author="芙兰朵露" w:date="2022-05-22T01:45:00Z"/>
        </w:rPr>
      </w:pPr>
      <w:ins w:id="1910" w:author="芙兰朵露" w:date="2022-05-22T01:45:00Z">
        <w:r w:rsidRPr="00750B60">
          <w:rPr>
            <w:rFonts w:hint="eastAsia"/>
          </w:rPr>
          <w:t>「</w:t>
        </w:r>
        <w:r w:rsidR="001051F1" w:rsidRPr="00750B60">
          <w:rPr>
            <w:rFonts w:hint="eastAsia"/>
          </w:rPr>
          <w:t>唔</w:t>
        </w:r>
        <w:r w:rsidRPr="00750B60">
          <w:rPr>
            <w:rFonts w:hint="eastAsia"/>
          </w:rPr>
          <w:t>—</w:t>
        </w:r>
        <w:r w:rsidR="00675838" w:rsidRPr="00750B60">
          <w:t>……</w:t>
        </w:r>
        <w:r w:rsidRPr="00750B60">
          <w:t>」</w:t>
        </w:r>
      </w:ins>
    </w:p>
    <w:p w14:paraId="58E72D4F" w14:textId="055022C2" w:rsidR="00483C78" w:rsidRPr="00750B60" w:rsidRDefault="00483C78" w:rsidP="00483C78">
      <w:pPr>
        <w:pPrChange w:id="1911" w:author="芙兰朵露" w:date="2022-05-22T01:45:00Z">
          <w:pPr>
            <w:ind w:firstLineChars="200" w:firstLine="420"/>
          </w:pPr>
        </w:pPrChange>
      </w:pPr>
      <w:r w:rsidRPr="00750B60">
        <w:rPr>
          <w:rFonts w:hint="eastAsia"/>
        </w:rPr>
        <w:t>灯里</w:t>
      </w:r>
      <w:del w:id="1912" w:author="芙兰朵露" w:date="2022-05-22T01:45:00Z">
        <w:r w:rsidR="00873996">
          <w:rPr>
            <w:rFonts w:hint="eastAsia"/>
          </w:rPr>
          <w:delText>换了个抱胸的姿势</w:delText>
        </w:r>
      </w:del>
      <w:ins w:id="1913" w:author="芙兰朵露" w:date="2022-05-22T01:45:00Z">
        <w:r w:rsidR="001051F1" w:rsidRPr="00750B60">
          <w:rPr>
            <w:rFonts w:hint="eastAsia"/>
          </w:rPr>
          <w:t>重新环抱手臂</w:t>
        </w:r>
      </w:ins>
      <w:r w:rsidRPr="00750B60">
        <w:rPr>
          <w:rFonts w:hint="eastAsia"/>
        </w:rPr>
        <w:t>，陷入沉思。</w:t>
      </w:r>
    </w:p>
    <w:p w14:paraId="37C21F58" w14:textId="6E5212EA" w:rsidR="00483C78" w:rsidRPr="00750B60" w:rsidRDefault="00483C78" w:rsidP="00483C78">
      <w:pPr>
        <w:pPrChange w:id="1914" w:author="芙兰朵露" w:date="2022-05-22T01:45:00Z">
          <w:pPr>
            <w:ind w:firstLineChars="200" w:firstLine="420"/>
          </w:pPr>
        </w:pPrChange>
      </w:pPr>
      <w:r w:rsidRPr="00750B60">
        <w:rPr>
          <w:rFonts w:hint="eastAsia"/>
        </w:rPr>
        <w:t>如果</w:t>
      </w:r>
      <w:ins w:id="1915" w:author="芙兰朵露" w:date="2022-05-22T01:45:00Z">
        <w:r w:rsidR="001051F1" w:rsidRPr="00750B60">
          <w:rPr>
            <w:rFonts w:hint="eastAsia"/>
          </w:rPr>
          <w:t>被强行</w:t>
        </w:r>
      </w:ins>
      <w:r w:rsidRPr="00750B60">
        <w:rPr>
          <w:rFonts w:hint="eastAsia"/>
        </w:rPr>
        <w:t>与梅诺</w:t>
      </w:r>
      <w:del w:id="1916" w:author="芙兰朵露" w:date="2022-05-22T01:45:00Z">
        <w:r w:rsidR="00873996">
          <w:rPr>
            <w:rFonts w:hint="eastAsia"/>
          </w:rPr>
          <w:delText>莫名其妙就被</w:delText>
        </w:r>
      </w:del>
      <w:r w:rsidRPr="00750B60">
        <w:rPr>
          <w:rFonts w:hint="eastAsia"/>
        </w:rPr>
        <w:t>拆散的话。</w:t>
      </w:r>
    </w:p>
    <w:p w14:paraId="2D393F2C" w14:textId="13692EB3" w:rsidR="00483C78" w:rsidRPr="00750B60" w:rsidRDefault="00873996" w:rsidP="00483C78">
      <w:pPr>
        <w:pPrChange w:id="1917" w:author="芙兰朵露" w:date="2022-05-22T01:45:00Z">
          <w:pPr>
            <w:ind w:firstLineChars="200" w:firstLine="420"/>
          </w:pPr>
        </w:pPrChange>
      </w:pPr>
      <w:del w:id="1918" w:author="芙兰朵露" w:date="2022-05-22T01:45:00Z">
        <w:r>
          <w:rPr>
            <w:rFonts w:hint="eastAsia"/>
          </w:rPr>
          <w:delText>“肯定要寻找</w:delText>
        </w:r>
      </w:del>
      <w:ins w:id="1919" w:author="芙兰朵露" w:date="2022-05-22T01:45:00Z">
        <w:r w:rsidR="00483C78" w:rsidRPr="00750B60">
          <w:rPr>
            <w:rFonts w:hint="eastAsia"/>
          </w:rPr>
          <w:t>「找</w:t>
        </w:r>
        <w:r w:rsidR="001051F1" w:rsidRPr="00750B60">
          <w:rPr>
            <w:rFonts w:hint="eastAsia"/>
          </w:rPr>
          <w:t>一个</w:t>
        </w:r>
      </w:ins>
      <w:r w:rsidR="001051F1" w:rsidRPr="00750B60">
        <w:rPr>
          <w:rFonts w:hint="eastAsia"/>
        </w:rPr>
        <w:t>可以</w:t>
      </w:r>
      <w:del w:id="1920" w:author="芙兰朵露" w:date="2022-05-22T01:45:00Z">
        <w:r>
          <w:rPr>
            <w:rFonts w:hint="eastAsia"/>
          </w:rPr>
          <w:delText>一起</w:delText>
        </w:r>
      </w:del>
      <w:r w:rsidR="00483C78" w:rsidRPr="00750B60">
        <w:rPr>
          <w:rFonts w:hint="eastAsia"/>
        </w:rPr>
        <w:t>在</w:t>
      </w:r>
      <w:del w:id="1921" w:author="芙兰朵露" w:date="2022-05-22T01:45:00Z">
        <w:r>
          <w:rPr>
            <w:rFonts w:hint="eastAsia"/>
          </w:rPr>
          <w:delText>这个</w:delText>
        </w:r>
      </w:del>
      <w:ins w:id="1922" w:author="芙兰朵露" w:date="2022-05-22T01:45:00Z">
        <w:r w:rsidR="001051F1" w:rsidRPr="00750B60">
          <w:rPr>
            <w:rFonts w:hint="eastAsia"/>
          </w:rPr>
          <w:t>那</w:t>
        </w:r>
        <w:r w:rsidR="00483C78" w:rsidRPr="00750B60">
          <w:rPr>
            <w:rFonts w:hint="eastAsia"/>
          </w:rPr>
          <w:t>个</w:t>
        </w:r>
      </w:ins>
      <w:r w:rsidR="00483C78" w:rsidRPr="00750B60">
        <w:rPr>
          <w:rFonts w:hint="eastAsia"/>
        </w:rPr>
        <w:t>世界生活的方法吧</w:t>
      </w:r>
      <w:del w:id="1923" w:author="芙兰朵露" w:date="2022-05-22T01:45:00Z">
        <w:r>
          <w:rPr>
            <w:rFonts w:hint="eastAsia"/>
          </w:rPr>
          <w:delText>”</w:delText>
        </w:r>
      </w:del>
      <w:ins w:id="1924" w:author="芙兰朵露" w:date="2022-05-22T01:45:00Z">
        <w:r w:rsidR="00483C78" w:rsidRPr="00750B60">
          <w:rPr>
            <w:rFonts w:hint="eastAsia"/>
          </w:rPr>
          <w:t>」</w:t>
        </w:r>
      </w:ins>
    </w:p>
    <w:p w14:paraId="08394A69" w14:textId="77777777" w:rsidR="00483C78" w:rsidRPr="00750B60" w:rsidRDefault="00483C78" w:rsidP="00483C78">
      <w:pPr>
        <w:pPrChange w:id="1925" w:author="芙兰朵露" w:date="2022-05-22T01:45:00Z">
          <w:pPr>
            <w:ind w:firstLineChars="200" w:firstLine="420"/>
          </w:pPr>
        </w:pPrChange>
      </w:pPr>
      <w:r w:rsidRPr="00750B60">
        <w:rPr>
          <w:rFonts w:hint="eastAsia"/>
        </w:rPr>
        <w:t>灯里觉得自己应该会花费一生的时间去寻找再会的方法。至于这样的方法是否存在不是问题。即使没有再会的方法，也不是阻止灯要与梅诺在一起的理由。</w:t>
      </w:r>
    </w:p>
    <w:p w14:paraId="18E8664E" w14:textId="77777777" w:rsidR="00483C78" w:rsidRPr="00750B60" w:rsidRDefault="00483C78" w:rsidP="00483C78">
      <w:pPr>
        <w:pPrChange w:id="1926" w:author="芙兰朵露" w:date="2022-05-22T01:45:00Z">
          <w:pPr>
            <w:ind w:firstLineChars="200" w:firstLine="420"/>
          </w:pPr>
        </w:pPrChange>
      </w:pPr>
      <w:r w:rsidRPr="00750B60">
        <w:rPr>
          <w:rFonts w:hint="eastAsia"/>
        </w:rPr>
        <w:t>导师听到这样的回答，似乎从心底感到反感一样撇了撇嘴。</w:t>
      </w:r>
    </w:p>
    <w:p w14:paraId="4531402D" w14:textId="77777777" w:rsidR="00743069" w:rsidRDefault="00873996">
      <w:pPr>
        <w:ind w:firstLineChars="200" w:firstLine="420"/>
        <w:rPr>
          <w:del w:id="1927" w:author="芙兰朵露" w:date="2022-05-22T01:45:00Z"/>
        </w:rPr>
      </w:pPr>
      <w:del w:id="1928" w:author="芙兰朵露" w:date="2022-05-22T01:45:00Z">
        <w:r>
          <w:rPr>
            <w:rFonts w:hint="eastAsia"/>
          </w:rPr>
          <w:delText>“</w:delText>
        </w:r>
        <w:r>
          <w:rPr>
            <w:rFonts w:hint="eastAsia"/>
          </w:rPr>
          <w:delText>......</w:delText>
        </w:r>
        <w:r>
          <w:rPr>
            <w:rFonts w:hint="eastAsia"/>
          </w:rPr>
          <w:delText>你这样的人，真的是执念很深啊”</w:delText>
        </w:r>
      </w:del>
    </w:p>
    <w:p w14:paraId="26A96EBE" w14:textId="0D77CC34" w:rsidR="00483C78" w:rsidRPr="00750B60" w:rsidRDefault="00873996" w:rsidP="00483C78">
      <w:pPr>
        <w:rPr>
          <w:ins w:id="1929" w:author="芙兰朵露" w:date="2022-05-22T01:45:00Z"/>
        </w:rPr>
      </w:pPr>
      <w:del w:id="1930" w:author="芙兰朵露" w:date="2022-05-22T01:45:00Z">
        <w:r>
          <w:rPr>
            <w:rFonts w:hint="eastAsia"/>
          </w:rPr>
          <w:delText>“</w:delText>
        </w:r>
        <w:r>
          <w:rPr>
            <w:rFonts w:hint="eastAsia"/>
          </w:rPr>
          <w:delText>......</w:delText>
        </w:r>
        <w:r>
          <w:rPr>
            <w:rFonts w:hint="eastAsia"/>
          </w:rPr>
          <w:delText>你这是</w:delText>
        </w:r>
      </w:del>
      <w:ins w:id="1931" w:author="芙兰朵露" w:date="2022-05-22T01:45:00Z">
        <w:r w:rsidR="00483C78" w:rsidRPr="00750B60">
          <w:rPr>
            <w:rFonts w:hint="eastAsia"/>
          </w:rPr>
          <w:t>「</w:t>
        </w:r>
        <w:r w:rsidR="00675838" w:rsidRPr="00750B60">
          <w:t>……</w:t>
        </w:r>
        <w:r w:rsidR="001051F1" w:rsidRPr="00750B60">
          <w:rPr>
            <w:rFonts w:hint="eastAsia"/>
          </w:rPr>
          <w:t>你真是执着啊</w:t>
        </w:r>
        <w:r w:rsidR="00483C78" w:rsidRPr="00750B60">
          <w:t>」</w:t>
        </w:r>
      </w:ins>
    </w:p>
    <w:p w14:paraId="4D0A2F89" w14:textId="47E18FCD" w:rsidR="00483C78" w:rsidRPr="00750B60" w:rsidRDefault="00483C78" w:rsidP="00483C78">
      <w:pPr>
        <w:pPrChange w:id="1932" w:author="芙兰朵露" w:date="2022-05-22T01:45:00Z">
          <w:pPr>
            <w:ind w:firstLineChars="200" w:firstLine="420"/>
          </w:pPr>
        </w:pPrChange>
      </w:pPr>
      <w:ins w:id="1933" w:author="芙兰朵露" w:date="2022-05-22T01:45:00Z">
        <w:r w:rsidRPr="00750B60">
          <w:rPr>
            <w:rFonts w:hint="eastAsia"/>
          </w:rPr>
          <w:t>「</w:t>
        </w:r>
        <w:r w:rsidR="00675838" w:rsidRPr="00750B60">
          <w:t>……</w:t>
        </w:r>
      </w:ins>
      <w:r w:rsidRPr="00750B60">
        <w:t>什么意思？</w:t>
      </w:r>
      <w:del w:id="1934" w:author="芙兰朵露" w:date="2022-05-22T01:45:00Z">
        <w:r w:rsidR="00873996">
          <w:rPr>
            <w:rFonts w:hint="eastAsia"/>
          </w:rPr>
          <w:delText>”</w:delText>
        </w:r>
      </w:del>
      <w:ins w:id="1935" w:author="芙兰朵露" w:date="2022-05-22T01:45:00Z">
        <w:r w:rsidRPr="00750B60">
          <w:t>」</w:t>
        </w:r>
      </w:ins>
    </w:p>
    <w:p w14:paraId="1ACE83AC" w14:textId="50A082D8" w:rsidR="00483C78" w:rsidRPr="00750B60" w:rsidRDefault="00873996" w:rsidP="00483C78">
      <w:pPr>
        <w:pPrChange w:id="1936" w:author="芙兰朵露" w:date="2022-05-22T01:45:00Z">
          <w:pPr>
            <w:ind w:firstLineChars="200" w:firstLine="420"/>
          </w:pPr>
        </w:pPrChange>
      </w:pPr>
      <w:del w:id="1937" w:author="芙兰朵露" w:date="2022-05-22T01:45:00Z">
        <w:r>
          <w:rPr>
            <w:rFonts w:hint="eastAsia"/>
          </w:rPr>
          <w:delText>“</w:delText>
        </w:r>
      </w:del>
      <w:ins w:id="1938" w:author="芙兰朵露" w:date="2022-05-22T01:45:00Z">
        <w:r w:rsidR="00483C78" w:rsidRPr="00750B60">
          <w:rPr>
            <w:rFonts w:hint="eastAsia"/>
          </w:rPr>
          <w:t>「</w:t>
        </w:r>
      </w:ins>
      <w:r w:rsidR="00483C78" w:rsidRPr="00750B60">
        <w:rPr>
          <w:rFonts w:hint="eastAsia"/>
        </w:rPr>
        <w:t>只不过是</w:t>
      </w:r>
      <w:del w:id="1939" w:author="芙兰朵露" w:date="2022-05-22T01:45:00Z">
        <w:r>
          <w:rPr>
            <w:rFonts w:hint="eastAsia"/>
          </w:rPr>
          <w:delText>一层</w:delText>
        </w:r>
      </w:del>
      <w:ins w:id="1940" w:author="芙兰朵露" w:date="2022-05-22T01:45:00Z">
        <w:r w:rsidR="00901ECB" w:rsidRPr="00750B60">
          <w:rPr>
            <w:rFonts w:hint="eastAsia"/>
          </w:rPr>
          <w:t>加</w:t>
        </w:r>
        <w:r w:rsidR="00483C78" w:rsidRPr="00750B60">
          <w:rPr>
            <w:rFonts w:hint="eastAsia"/>
          </w:rPr>
          <w:t>一</w:t>
        </w:r>
        <w:r w:rsidR="00901ECB" w:rsidRPr="00750B60">
          <w:rPr>
            <w:rFonts w:hint="eastAsia"/>
          </w:rPr>
          <w:t>道</w:t>
        </w:r>
      </w:ins>
      <w:r w:rsidR="00483C78" w:rsidRPr="00750B60">
        <w:rPr>
          <w:rFonts w:hint="eastAsia"/>
        </w:rPr>
        <w:t>保险而已。我的意思是现在告诉你，你也不明白。而且晚点再和你讲清楚对我也没坏处</w:t>
      </w:r>
      <w:del w:id="1941" w:author="芙兰朵露" w:date="2022-05-22T01:45:00Z">
        <w:r>
          <w:rPr>
            <w:rFonts w:hint="eastAsia"/>
          </w:rPr>
          <w:delText>。”</w:delText>
        </w:r>
      </w:del>
      <w:ins w:id="1942" w:author="芙兰朵露" w:date="2022-05-22T01:45:00Z">
        <w:r w:rsidR="00483C78" w:rsidRPr="00750B60">
          <w:rPr>
            <w:rFonts w:hint="eastAsia"/>
          </w:rPr>
          <w:t>」</w:t>
        </w:r>
      </w:ins>
    </w:p>
    <w:p w14:paraId="38C8886A" w14:textId="77777777" w:rsidR="00743069" w:rsidRDefault="00873996">
      <w:pPr>
        <w:ind w:firstLineChars="200" w:firstLine="420"/>
        <w:rPr>
          <w:del w:id="1943" w:author="芙兰朵露" w:date="2022-05-22T01:45:00Z"/>
        </w:rPr>
      </w:pPr>
      <w:del w:id="1944" w:author="芙兰朵露" w:date="2022-05-22T01:45:00Z">
        <w:r>
          <w:rPr>
            <w:rFonts w:hint="eastAsia"/>
          </w:rPr>
          <w:delText>“真是不知所云。”</w:delText>
        </w:r>
      </w:del>
    </w:p>
    <w:p w14:paraId="7F9E1C58" w14:textId="00260C39" w:rsidR="00483C78" w:rsidRPr="00750B60" w:rsidRDefault="00873996" w:rsidP="00483C78">
      <w:pPr>
        <w:rPr>
          <w:ins w:id="1945" w:author="芙兰朵露" w:date="2022-05-22T01:45:00Z"/>
        </w:rPr>
      </w:pPr>
      <w:del w:id="1946" w:author="芙兰朵露" w:date="2022-05-22T01:45:00Z">
        <w:r>
          <w:rPr>
            <w:rFonts w:hint="eastAsia"/>
          </w:rPr>
          <w:delText>“</w:delText>
        </w:r>
      </w:del>
      <w:ins w:id="1947" w:author="芙兰朵露" w:date="2022-05-22T01:45:00Z">
        <w:r w:rsidR="00483C78" w:rsidRPr="00750B60">
          <w:rPr>
            <w:rFonts w:hint="eastAsia"/>
          </w:rPr>
          <w:t>「真是不知所云」</w:t>
        </w:r>
      </w:ins>
    </w:p>
    <w:p w14:paraId="6FB26B61" w14:textId="5390CCB6" w:rsidR="00483C78" w:rsidRPr="00750B60" w:rsidRDefault="00483C78" w:rsidP="00483C78">
      <w:pPr>
        <w:pPrChange w:id="1948" w:author="芙兰朵露" w:date="2022-05-22T01:45:00Z">
          <w:pPr>
            <w:ind w:firstLineChars="200" w:firstLine="420"/>
          </w:pPr>
        </w:pPrChange>
      </w:pPr>
      <w:ins w:id="1949" w:author="芙兰朵露" w:date="2022-05-22T01:45:00Z">
        <w:r w:rsidRPr="00750B60">
          <w:rPr>
            <w:rFonts w:hint="eastAsia"/>
          </w:rPr>
          <w:t>「</w:t>
        </w:r>
      </w:ins>
      <w:r w:rsidRPr="00750B60">
        <w:rPr>
          <w:rFonts w:hint="eastAsia"/>
        </w:rPr>
        <w:t>想不明白是你太傻。</w:t>
      </w:r>
      <w:del w:id="1950" w:author="芙兰朵露" w:date="2022-05-22T01:45:00Z">
        <w:r w:rsidR="00873996">
          <w:rPr>
            <w:rFonts w:hint="eastAsia"/>
          </w:rPr>
          <w:delText>什么都</w:delText>
        </w:r>
      </w:del>
      <w:r w:rsidRPr="00750B60">
        <w:rPr>
          <w:rFonts w:hint="eastAsia"/>
        </w:rPr>
        <w:t>不思考</w:t>
      </w:r>
      <w:del w:id="1951" w:author="芙兰朵露" w:date="2022-05-22T01:45:00Z">
        <w:r w:rsidR="00873996">
          <w:rPr>
            <w:rFonts w:hint="eastAsia"/>
          </w:rPr>
          <w:delText>，什么都</w:delText>
        </w:r>
      </w:del>
      <w:ins w:id="1952" w:author="芙兰朵露" w:date="2022-05-22T01:45:00Z">
        <w:r w:rsidR="00C26C5E" w:rsidRPr="00750B60">
          <w:rPr>
            <w:rFonts w:hint="eastAsia"/>
          </w:rPr>
          <w:t>为什么。</w:t>
        </w:r>
      </w:ins>
      <w:r w:rsidRPr="00750B60">
        <w:rPr>
          <w:rFonts w:hint="eastAsia"/>
        </w:rPr>
        <w:t>不改变</w:t>
      </w:r>
      <w:del w:id="1953" w:author="芙兰朵露" w:date="2022-05-22T01:45:00Z">
        <w:r w:rsidR="00873996">
          <w:rPr>
            <w:rFonts w:hint="eastAsia"/>
          </w:rPr>
          <w:delText>。这就是为什么</w:delText>
        </w:r>
      </w:del>
      <w:ins w:id="1954" w:author="芙兰朵露" w:date="2022-05-22T01:45:00Z">
        <w:r w:rsidR="00C26C5E" w:rsidRPr="00750B60">
          <w:rPr>
            <w:rFonts w:hint="eastAsia"/>
          </w:rPr>
          <w:t>自己的想法</w:t>
        </w:r>
        <w:r w:rsidRPr="00750B60">
          <w:rPr>
            <w:rFonts w:hint="eastAsia"/>
          </w:rPr>
          <w:t>。</w:t>
        </w:r>
        <w:r w:rsidR="00C26C5E" w:rsidRPr="00750B60">
          <w:rPr>
            <w:rFonts w:hint="eastAsia"/>
          </w:rPr>
          <w:t>所以</w:t>
        </w:r>
      </w:ins>
      <w:r w:rsidR="00C26C5E" w:rsidRPr="00750B60">
        <w:rPr>
          <w:rFonts w:hint="eastAsia"/>
        </w:rPr>
        <w:t>你</w:t>
      </w:r>
      <w:del w:id="1955" w:author="芙兰朵露" w:date="2022-05-22T01:45:00Z">
        <w:r w:rsidR="00873996">
          <w:rPr>
            <w:rFonts w:hint="eastAsia"/>
          </w:rPr>
          <w:delText>来来回回穿越这么多次结果什么都没干成。”</w:delText>
        </w:r>
      </w:del>
      <w:ins w:id="1956" w:author="芙兰朵露" w:date="2022-05-22T01:45:00Z">
        <w:r w:rsidR="00C26C5E" w:rsidRPr="00750B60">
          <w:rPr>
            <w:rFonts w:hint="eastAsia"/>
          </w:rPr>
          <w:t>才一直反复做一件事</w:t>
        </w:r>
        <w:r w:rsidRPr="00750B60">
          <w:rPr>
            <w:rFonts w:hint="eastAsia"/>
          </w:rPr>
          <w:t>」</w:t>
        </w:r>
      </w:ins>
    </w:p>
    <w:p w14:paraId="2ACE5B8E" w14:textId="750A3A88" w:rsidR="00483C78" w:rsidRPr="00750B60" w:rsidRDefault="00873996" w:rsidP="00483C78">
      <w:pPr>
        <w:pPrChange w:id="1957" w:author="芙兰朵露" w:date="2022-05-22T01:45:00Z">
          <w:pPr>
            <w:ind w:firstLineChars="200" w:firstLine="420"/>
          </w:pPr>
        </w:pPrChange>
      </w:pPr>
      <w:del w:id="1958" w:author="芙兰朵露" w:date="2022-05-22T01:45:00Z">
        <w:r>
          <w:rPr>
            <w:rFonts w:hint="eastAsia"/>
          </w:rPr>
          <w:delText>导师</w:delText>
        </w:r>
      </w:del>
      <w:ins w:id="1959" w:author="芙兰朵露" w:date="2022-05-22T01:45:00Z">
        <w:r w:rsidR="00C26C5E" w:rsidRPr="00750B60">
          <w:rPr>
            <w:rFonts w:hint="eastAsia"/>
          </w:rPr>
          <w:t>对方既不是自己的父母，也不是老师，</w:t>
        </w:r>
      </w:ins>
      <w:r w:rsidR="00483C78" w:rsidRPr="00750B60">
        <w:rPr>
          <w:rFonts w:hint="eastAsia"/>
        </w:rPr>
        <w:t>说出了刺耳的说教。</w:t>
      </w:r>
    </w:p>
    <w:p w14:paraId="499B1F0B" w14:textId="1EB2A564" w:rsidR="00483C78" w:rsidRPr="00750B60" w:rsidRDefault="00483C78" w:rsidP="00483C78">
      <w:pPr>
        <w:pPrChange w:id="1960" w:author="芙兰朵露" w:date="2022-05-22T01:45:00Z">
          <w:pPr>
            <w:ind w:firstLineChars="200" w:firstLine="420"/>
          </w:pPr>
        </w:pPrChange>
      </w:pPr>
      <w:r w:rsidRPr="00750B60">
        <w:rPr>
          <w:rFonts w:hint="eastAsia"/>
        </w:rPr>
        <w:t>灯里鼓起脸，把头扭向一旁</w:t>
      </w:r>
      <w:del w:id="1961" w:author="芙兰朵露" w:date="2022-05-22T01:45:00Z">
        <w:r w:rsidR="00873996">
          <w:rPr>
            <w:rFonts w:hint="eastAsia"/>
          </w:rPr>
          <w:delText>。为什么她要被迫</w:delText>
        </w:r>
      </w:del>
      <w:ins w:id="1962" w:author="芙兰朵露" w:date="2022-05-22T01:45:00Z">
        <w:r w:rsidR="00C26C5E" w:rsidRPr="00750B60">
          <w:rPr>
            <w:rFonts w:hint="eastAsia"/>
          </w:rPr>
          <w:t>，觉得自己没有必要</w:t>
        </w:r>
      </w:ins>
      <w:r w:rsidR="00C26C5E" w:rsidRPr="00750B60">
        <w:rPr>
          <w:rFonts w:hint="eastAsia"/>
        </w:rPr>
        <w:t>听一个诱拐犯的说教</w:t>
      </w:r>
      <w:del w:id="1963" w:author="芙兰朵露" w:date="2022-05-22T01:45:00Z">
        <w:r w:rsidR="00873996">
          <w:rPr>
            <w:rFonts w:hint="eastAsia"/>
          </w:rPr>
          <w:delText>？</w:delText>
        </w:r>
      </w:del>
      <w:ins w:id="1964" w:author="芙兰朵露" w:date="2022-05-22T01:45:00Z">
        <w:r w:rsidR="00C26C5E" w:rsidRPr="00750B60">
          <w:rPr>
            <w:rFonts w:hint="eastAsia"/>
          </w:rPr>
          <w:t>。</w:t>
        </w:r>
      </w:ins>
    </w:p>
    <w:p w14:paraId="03B45360" w14:textId="5518BBCD" w:rsidR="004A6B40" w:rsidRPr="00750B60" w:rsidRDefault="00873996" w:rsidP="00483C78">
      <w:pPr>
        <w:rPr>
          <w:ins w:id="1965" w:author="芙兰朵露" w:date="2022-05-22T01:45:00Z"/>
        </w:rPr>
      </w:pPr>
      <w:del w:id="1966" w:author="芙兰朵露" w:date="2022-05-22T01:45:00Z">
        <w:r>
          <w:rPr>
            <w:rFonts w:hint="eastAsia"/>
          </w:rPr>
          <w:delText>灯里</w:delText>
        </w:r>
      </w:del>
      <w:ins w:id="1967" w:author="芙兰朵露" w:date="2022-05-22T01:45:00Z">
        <w:r w:rsidR="004A6B40" w:rsidRPr="00750B60">
          <w:rPr>
            <w:rFonts w:hint="eastAsia"/>
          </w:rPr>
          <w:t>她</w:t>
        </w:r>
      </w:ins>
      <w:r w:rsidR="00483C78" w:rsidRPr="00750B60">
        <w:rPr>
          <w:rFonts w:hint="eastAsia"/>
        </w:rPr>
        <w:t>的视线偶然</w:t>
      </w:r>
      <w:del w:id="1968" w:author="芙兰朵露" w:date="2022-05-22T01:45:00Z">
        <w:r>
          <w:rPr>
            <w:rFonts w:hint="eastAsia"/>
          </w:rPr>
          <w:delText>飘到</w:delText>
        </w:r>
      </w:del>
      <w:ins w:id="1969" w:author="芙兰朵露" w:date="2022-05-22T01:45:00Z">
        <w:r w:rsidR="004A6B40" w:rsidRPr="00750B60">
          <w:rPr>
            <w:rFonts w:hint="eastAsia"/>
          </w:rPr>
          <w:t>望向</w:t>
        </w:r>
      </w:ins>
      <w:r w:rsidR="00483C78" w:rsidRPr="00750B60">
        <w:rPr>
          <w:rFonts w:hint="eastAsia"/>
        </w:rPr>
        <w:t>了边上的阳台</w:t>
      </w:r>
      <w:del w:id="1970" w:author="芙兰朵露" w:date="2022-05-22T01:45:00Z">
        <w:r>
          <w:rPr>
            <w:rFonts w:hint="eastAsia"/>
          </w:rPr>
          <w:delText>，</w:delText>
        </w:r>
      </w:del>
      <w:ins w:id="1971" w:author="芙兰朵露" w:date="2022-05-22T01:45:00Z">
        <w:r w:rsidR="004A6B40" w:rsidRPr="00750B60">
          <w:rPr>
            <w:rFonts w:hint="eastAsia"/>
          </w:rPr>
          <w:t>。</w:t>
        </w:r>
      </w:ins>
    </w:p>
    <w:p w14:paraId="5F02B546" w14:textId="0A0420E0" w:rsidR="00483C78" w:rsidRPr="00750B60" w:rsidRDefault="004A6B40" w:rsidP="00483C78">
      <w:pPr>
        <w:pPrChange w:id="1972" w:author="芙兰朵露" w:date="2022-05-22T01:45:00Z">
          <w:pPr>
            <w:ind w:firstLineChars="200" w:firstLine="420"/>
          </w:pPr>
        </w:pPrChange>
      </w:pPr>
      <w:ins w:id="1973" w:author="芙兰朵露" w:date="2022-05-22T01:45:00Z">
        <w:r w:rsidRPr="00750B60">
          <w:rPr>
            <w:rFonts w:hint="eastAsia"/>
          </w:rPr>
          <w:t>突然</w:t>
        </w:r>
      </w:ins>
      <w:r w:rsidRPr="00750B60">
        <w:rPr>
          <w:rFonts w:hint="eastAsia"/>
        </w:rPr>
        <w:t>她</w:t>
      </w:r>
      <w:del w:id="1974" w:author="芙兰朵露" w:date="2022-05-22T01:45:00Z">
        <w:r w:rsidR="00873996">
          <w:rPr>
            <w:rFonts w:hint="eastAsia"/>
          </w:rPr>
          <w:delText>像是想起</w:delText>
        </w:r>
      </w:del>
      <w:ins w:id="1975" w:author="芙兰朵露" w:date="2022-05-22T01:45:00Z">
        <w:r w:rsidRPr="00750B60">
          <w:rPr>
            <w:rFonts w:hint="eastAsia"/>
          </w:rPr>
          <w:t>笑</w:t>
        </w:r>
      </w:ins>
      <w:r w:rsidRPr="00750B60">
        <w:rPr>
          <w:rFonts w:hint="eastAsia"/>
        </w:rPr>
        <w:t>了</w:t>
      </w:r>
      <w:del w:id="1976" w:author="芙兰朵露" w:date="2022-05-22T01:45:00Z">
        <w:r w:rsidR="00873996">
          <w:rPr>
            <w:rFonts w:hint="eastAsia"/>
          </w:rPr>
          <w:delText>什么一样动了动嘴巴</w:delText>
        </w:r>
      </w:del>
      <w:ins w:id="1977" w:author="芙兰朵露" w:date="2022-05-22T01:45:00Z">
        <w:r w:rsidRPr="00750B60">
          <w:rPr>
            <w:rFonts w:hint="eastAsia"/>
          </w:rPr>
          <w:t>起来。</w:t>
        </w:r>
      </w:ins>
    </w:p>
    <w:p w14:paraId="115AED07" w14:textId="00C4BC03" w:rsidR="004A6B40" w:rsidRPr="00750B60" w:rsidRDefault="00483C78" w:rsidP="00483C78">
      <w:pPr>
        <w:rPr>
          <w:ins w:id="1978" w:author="芙兰朵露" w:date="2022-05-22T01:45:00Z"/>
        </w:rPr>
      </w:pPr>
      <w:r w:rsidRPr="00750B60">
        <w:rPr>
          <w:rFonts w:hint="eastAsia"/>
        </w:rPr>
        <w:t>太阳西沉的黄昏、被软禁的房间</w:t>
      </w:r>
      <w:del w:id="1979" w:author="芙兰朵露" w:date="2022-05-22T01:45:00Z">
        <w:r w:rsidR="00873996">
          <w:rPr>
            <w:rFonts w:hint="eastAsia"/>
          </w:rPr>
          <w:delText>、除了</w:delText>
        </w:r>
      </w:del>
      <w:ins w:id="1980" w:author="芙兰朵露" w:date="2022-05-22T01:45:00Z">
        <w:r w:rsidR="004A6B40" w:rsidRPr="00750B60">
          <w:rPr>
            <w:rFonts w:hint="eastAsia"/>
          </w:rPr>
          <w:t>，只有</w:t>
        </w:r>
      </w:ins>
      <w:r w:rsidR="004A6B40" w:rsidRPr="00750B60">
        <w:rPr>
          <w:rFonts w:hint="eastAsia"/>
        </w:rPr>
        <w:t>待遇</w:t>
      </w:r>
      <w:del w:id="1981" w:author="芙兰朵露" w:date="2022-05-22T01:45:00Z">
        <w:r w:rsidR="00873996">
          <w:rPr>
            <w:rFonts w:hint="eastAsia"/>
          </w:rPr>
          <w:delText>别的什么都</w:delText>
        </w:r>
      </w:del>
      <w:r w:rsidR="004A6B40" w:rsidRPr="00750B60">
        <w:rPr>
          <w:rFonts w:hint="eastAsia"/>
        </w:rPr>
        <w:t>不</w:t>
      </w:r>
      <w:del w:id="1982" w:author="芙兰朵露" w:date="2022-05-22T01:45:00Z">
        <w:r w:rsidR="00873996">
          <w:rPr>
            <w:rFonts w:hint="eastAsia"/>
          </w:rPr>
          <w:delText>太顺心。</w:delText>
        </w:r>
      </w:del>
      <w:ins w:id="1983" w:author="芙兰朵露" w:date="2022-05-22T01:45:00Z">
        <w:r w:rsidR="004A6B40" w:rsidRPr="00750B60">
          <w:rPr>
            <w:rFonts w:hint="eastAsia"/>
          </w:rPr>
          <w:t>那么糟糕</w:t>
        </w:r>
        <w:r w:rsidRPr="00750B60">
          <w:rPr>
            <w:rFonts w:hint="eastAsia"/>
          </w:rPr>
          <w:t>。</w:t>
        </w:r>
      </w:ins>
    </w:p>
    <w:p w14:paraId="05F114D3" w14:textId="66C792E3" w:rsidR="00483C78" w:rsidRPr="00750B60" w:rsidRDefault="00483C78" w:rsidP="00483C78">
      <w:pPr>
        <w:pPrChange w:id="1984" w:author="芙兰朵露" w:date="2022-05-22T01:45:00Z">
          <w:pPr>
            <w:ind w:firstLineChars="200" w:firstLine="420"/>
          </w:pPr>
        </w:pPrChange>
      </w:pPr>
      <w:r w:rsidRPr="00750B60">
        <w:rPr>
          <w:rFonts w:hint="eastAsia"/>
        </w:rPr>
        <w:t>眼前这一幅光景让灯里想起了自己被召唤之后的那个晚上。</w:t>
      </w:r>
    </w:p>
    <w:p w14:paraId="0CB8A6B1" w14:textId="05244204" w:rsidR="00483C78" w:rsidRPr="00750B60" w:rsidRDefault="00873996" w:rsidP="00483C78">
      <w:pPr>
        <w:pPrChange w:id="1985" w:author="芙兰朵露" w:date="2022-05-22T01:45:00Z">
          <w:pPr>
            <w:ind w:firstLineChars="200" w:firstLine="420"/>
          </w:pPr>
        </w:pPrChange>
      </w:pPr>
      <w:del w:id="1986" w:author="芙兰朵露" w:date="2022-05-22T01:45:00Z">
        <w:r>
          <w:rPr>
            <w:rFonts w:hint="eastAsia"/>
          </w:rPr>
          <w:delText>“</w:delText>
        </w:r>
      </w:del>
      <w:ins w:id="1987" w:author="芙兰朵露" w:date="2022-05-22T01:45:00Z">
        <w:r w:rsidR="00483C78" w:rsidRPr="00750B60">
          <w:rPr>
            <w:rFonts w:hint="eastAsia"/>
          </w:rPr>
          <w:t>「</w:t>
        </w:r>
      </w:ins>
      <w:r w:rsidR="00483C78" w:rsidRPr="00750B60">
        <w:rPr>
          <w:rFonts w:hint="eastAsia"/>
        </w:rPr>
        <w:t>你还觉得</w:t>
      </w:r>
      <w:del w:id="1988" w:author="芙兰朵露" w:date="2022-05-22T01:45:00Z">
        <w:r>
          <w:rPr>
            <w:rFonts w:hint="eastAsia"/>
          </w:rPr>
          <w:delText>她</w:delText>
        </w:r>
      </w:del>
      <w:r w:rsidR="00483C78" w:rsidRPr="00750B60">
        <w:rPr>
          <w:rFonts w:hint="eastAsia"/>
        </w:rPr>
        <w:t>会来吗？</w:t>
      </w:r>
      <w:del w:id="1989" w:author="芙兰朵露" w:date="2022-05-22T01:45:00Z">
        <w:r>
          <w:rPr>
            <w:rFonts w:hint="eastAsia"/>
          </w:rPr>
          <w:delText>”</w:delText>
        </w:r>
      </w:del>
      <w:ins w:id="1990" w:author="芙兰朵露" w:date="2022-05-22T01:45:00Z">
        <w:r w:rsidR="00483C78" w:rsidRPr="00750B60">
          <w:rPr>
            <w:rFonts w:hint="eastAsia"/>
          </w:rPr>
          <w:t>」</w:t>
        </w:r>
      </w:ins>
    </w:p>
    <w:p w14:paraId="22DF8515" w14:textId="5B053AF0" w:rsidR="00483C78" w:rsidRPr="00750B60" w:rsidRDefault="00483C78" w:rsidP="00483C78">
      <w:pPr>
        <w:pPrChange w:id="1991" w:author="芙兰朵露" w:date="2022-05-22T01:45:00Z">
          <w:pPr>
            <w:ind w:firstLineChars="200" w:firstLine="420"/>
          </w:pPr>
        </w:pPrChange>
      </w:pPr>
      <w:r w:rsidRPr="00750B60">
        <w:rPr>
          <w:rFonts w:hint="eastAsia"/>
        </w:rPr>
        <w:t>看到灯里的神色。导师的问句里没有</w:t>
      </w:r>
      <w:del w:id="1992" w:author="芙兰朵露" w:date="2022-05-22T01:45:00Z">
        <w:r w:rsidR="00873996">
          <w:rPr>
            <w:rFonts w:hint="eastAsia"/>
          </w:rPr>
          <w:delText>主语</w:delText>
        </w:r>
      </w:del>
      <w:ins w:id="1993" w:author="芙兰朵露" w:date="2022-05-22T01:45:00Z">
        <w:r w:rsidR="004A6B40" w:rsidRPr="00750B60">
          <w:rPr>
            <w:rFonts w:hint="eastAsia"/>
          </w:rPr>
          <w:t>指名道姓</w:t>
        </w:r>
      </w:ins>
      <w:r w:rsidRPr="00750B60">
        <w:rPr>
          <w:rFonts w:hint="eastAsia"/>
        </w:rPr>
        <w:t>，但灯里明白她在说谁。</w:t>
      </w:r>
    </w:p>
    <w:p w14:paraId="7401339E" w14:textId="72B2FED2" w:rsidR="00483C78" w:rsidRPr="00750B60" w:rsidRDefault="00483C78" w:rsidP="00483C78">
      <w:pPr>
        <w:pPrChange w:id="1994" w:author="芙兰朵露" w:date="2022-05-22T01:45:00Z">
          <w:pPr>
            <w:ind w:firstLineChars="200" w:firstLine="420"/>
          </w:pPr>
        </w:pPrChange>
      </w:pPr>
      <w:r w:rsidRPr="00750B60">
        <w:rPr>
          <w:rFonts w:hint="eastAsia"/>
        </w:rPr>
        <w:t>导师</w:t>
      </w:r>
      <w:del w:id="1995" w:author="芙兰朵露" w:date="2022-05-22T01:45:00Z">
        <w:r w:rsidR="00873996">
          <w:rPr>
            <w:rFonts w:hint="eastAsia"/>
          </w:rPr>
          <w:delText>的问题</w:delText>
        </w:r>
      </w:del>
      <w:r w:rsidRPr="00750B60">
        <w:rPr>
          <w:rFonts w:hint="eastAsia"/>
        </w:rPr>
        <w:t>一语中的。</w:t>
      </w:r>
      <w:ins w:id="1996" w:author="芙兰朵露" w:date="2022-05-22T01:45:00Z">
        <w:r w:rsidR="004A6B40" w:rsidRPr="00750B60">
          <w:rPr>
            <w:rFonts w:hint="eastAsia"/>
          </w:rPr>
          <w:t>由于</w:t>
        </w:r>
      </w:ins>
      <w:r w:rsidRPr="00750B60">
        <w:rPr>
          <w:rFonts w:hint="eastAsia"/>
        </w:rPr>
        <w:t>自己的想法被导师猜中，灯里一时间说不出话来。</w:t>
      </w:r>
    </w:p>
    <w:p w14:paraId="57E6C53C" w14:textId="77777777" w:rsidR="00743069" w:rsidRDefault="00873996">
      <w:pPr>
        <w:ind w:firstLineChars="200" w:firstLine="420"/>
        <w:rPr>
          <w:del w:id="1997" w:author="芙兰朵露" w:date="2022-05-22T01:45:00Z"/>
        </w:rPr>
      </w:pPr>
      <w:del w:id="1998" w:author="芙兰朵露" w:date="2022-05-22T01:45:00Z">
        <w:r>
          <w:rPr>
            <w:rFonts w:hint="eastAsia"/>
          </w:rPr>
          <w:delText>“怎，怎么可</w:delText>
        </w:r>
        <w:r>
          <w:rPr>
            <w:rFonts w:hint="eastAsia"/>
          </w:rPr>
          <w:delText>......</w:delText>
        </w:r>
        <w:r>
          <w:rPr>
            <w:rFonts w:hint="eastAsia"/>
          </w:rPr>
          <w:delText>”</w:delText>
        </w:r>
      </w:del>
    </w:p>
    <w:p w14:paraId="6D262F0E" w14:textId="48E76383" w:rsidR="00483C78" w:rsidRPr="00750B60" w:rsidRDefault="00483C78" w:rsidP="00483C78">
      <w:pPr>
        <w:rPr>
          <w:ins w:id="1999" w:author="芙兰朵露" w:date="2022-05-22T01:45:00Z"/>
        </w:rPr>
      </w:pPr>
      <w:ins w:id="2000" w:author="芙兰朵露" w:date="2022-05-22T01:45:00Z">
        <w:r w:rsidRPr="00750B60">
          <w:rPr>
            <w:rFonts w:hint="eastAsia"/>
          </w:rPr>
          <w:t>「</w:t>
        </w:r>
        <w:r w:rsidR="001227D7" w:rsidRPr="00750B60">
          <w:rPr>
            <w:rFonts w:hint="eastAsia"/>
          </w:rPr>
          <w:t>这、这个</w:t>
        </w:r>
        <w:r w:rsidR="00675838" w:rsidRPr="00750B60">
          <w:t>……</w:t>
        </w:r>
        <w:r w:rsidRPr="00750B60">
          <w:t>」</w:t>
        </w:r>
      </w:ins>
    </w:p>
    <w:p w14:paraId="6CE81343" w14:textId="4B296DE1" w:rsidR="00483C78" w:rsidRPr="00750B60" w:rsidRDefault="00483C78" w:rsidP="00483C78">
      <w:pPr>
        <w:pPrChange w:id="2001" w:author="芙兰朵露" w:date="2022-05-22T01:45:00Z">
          <w:pPr>
            <w:ind w:firstLineChars="200" w:firstLine="420"/>
          </w:pPr>
        </w:pPrChange>
      </w:pPr>
      <w:r w:rsidRPr="00750B60">
        <w:rPr>
          <w:rFonts w:hint="eastAsia"/>
        </w:rPr>
        <w:t>只是灯里也不知道梅诺的行踪，刚想出口辩解又</w:t>
      </w:r>
      <w:del w:id="2002" w:author="芙兰朵露" w:date="2022-05-22T01:45:00Z">
        <w:r w:rsidR="00873996">
          <w:rPr>
            <w:rFonts w:hint="eastAsia"/>
          </w:rPr>
          <w:delText>踌躇</w:delText>
        </w:r>
      </w:del>
      <w:ins w:id="2003" w:author="芙兰朵露" w:date="2022-05-22T01:45:00Z">
        <w:r w:rsidR="001227D7" w:rsidRPr="00750B60">
          <w:rPr>
            <w:rFonts w:hint="eastAsia"/>
          </w:rPr>
          <w:t>结巴</w:t>
        </w:r>
      </w:ins>
      <w:r w:rsidRPr="00750B60">
        <w:rPr>
          <w:rFonts w:hint="eastAsia"/>
        </w:rPr>
        <w:t>了起来。</w:t>
      </w:r>
    </w:p>
    <w:p w14:paraId="1E37CFD4" w14:textId="77777777" w:rsidR="00483C78" w:rsidRPr="00750B60" w:rsidRDefault="00483C78" w:rsidP="00483C78">
      <w:pPr>
        <w:pPrChange w:id="2004" w:author="芙兰朵露" w:date="2022-05-22T01:45:00Z">
          <w:pPr>
            <w:ind w:firstLineChars="200" w:firstLine="420"/>
          </w:pPr>
        </w:pPrChange>
      </w:pPr>
      <w:r w:rsidRPr="00750B60">
        <w:rPr>
          <w:rFonts w:hint="eastAsia"/>
        </w:rPr>
        <w:t>想要梅诺做点什么，自己到底又在希望什么。现在的灯里陷入了迷茫。</w:t>
      </w:r>
    </w:p>
    <w:p w14:paraId="5E2CAD70" w14:textId="0F693DD6" w:rsidR="00483C78" w:rsidRPr="00750B60" w:rsidRDefault="00483C78" w:rsidP="00483C78">
      <w:pPr>
        <w:pPrChange w:id="2005" w:author="芙兰朵露" w:date="2022-05-22T01:45:00Z">
          <w:pPr>
            <w:ind w:firstLineChars="200" w:firstLine="420"/>
          </w:pPr>
        </w:pPrChange>
      </w:pPr>
      <w:r w:rsidRPr="00750B60">
        <w:rPr>
          <w:rFonts w:hint="eastAsia"/>
        </w:rPr>
        <w:t>梅诺要是来到这里，</w:t>
      </w:r>
      <w:ins w:id="2006" w:author="芙兰朵露" w:date="2022-05-22T01:45:00Z">
        <w:r w:rsidR="00260EF9" w:rsidRPr="00750B60">
          <w:rPr>
            <w:rFonts w:hint="eastAsia"/>
          </w:rPr>
          <w:t>不可避免</w:t>
        </w:r>
      </w:ins>
      <w:r w:rsidRPr="00750B60">
        <w:rPr>
          <w:rFonts w:hint="eastAsia"/>
        </w:rPr>
        <w:t>与导师『阳炎』一战</w:t>
      </w:r>
      <w:del w:id="2007" w:author="芙兰朵露" w:date="2022-05-22T01:45:00Z">
        <w:r w:rsidR="00873996">
          <w:rPr>
            <w:rFonts w:hint="eastAsia"/>
          </w:rPr>
          <w:delText>恐怕不可避免</w:delText>
        </w:r>
      </w:del>
      <w:r w:rsidRPr="00750B60">
        <w:rPr>
          <w:rFonts w:hint="eastAsia"/>
        </w:rPr>
        <w:t>。</w:t>
      </w:r>
    </w:p>
    <w:p w14:paraId="73068F14" w14:textId="70F28CFA" w:rsidR="00483C78" w:rsidRPr="00750B60" w:rsidRDefault="00873996" w:rsidP="00483C78">
      <w:pPr>
        <w:pPrChange w:id="2008" w:author="芙兰朵露" w:date="2022-05-22T01:45:00Z">
          <w:pPr>
            <w:ind w:firstLineChars="200" w:firstLine="420"/>
          </w:pPr>
        </w:pPrChange>
      </w:pPr>
      <w:del w:id="2009" w:author="芙兰朵露" w:date="2022-05-22T01:45:00Z">
        <w:r>
          <w:rPr>
            <w:rFonts w:hint="eastAsia"/>
          </w:rPr>
          <w:delText>那样的话，又要</w:delText>
        </w:r>
      </w:del>
      <w:ins w:id="2010" w:author="芙兰朵露" w:date="2022-05-22T01:45:00Z">
        <w:r w:rsidR="00260EF9" w:rsidRPr="00750B60">
          <w:rPr>
            <w:rFonts w:hint="eastAsia"/>
          </w:rPr>
          <w:t>如果是这样，该</w:t>
        </w:r>
      </w:ins>
      <w:r w:rsidR="00260EF9" w:rsidRPr="00750B60">
        <w:rPr>
          <w:rFonts w:hint="eastAsia"/>
        </w:rPr>
        <w:t>怎么办呢</w:t>
      </w:r>
      <w:del w:id="2011" w:author="芙兰朵露" w:date="2022-05-22T01:45:00Z">
        <w:r>
          <w:rPr>
            <w:rFonts w:hint="eastAsia"/>
          </w:rPr>
          <w:delText>？</w:delText>
        </w:r>
      </w:del>
      <w:ins w:id="2012" w:author="芙兰朵露" w:date="2022-05-22T01:45:00Z">
        <w:r w:rsidR="00260EF9" w:rsidRPr="00750B60">
          <w:rPr>
            <w:rFonts w:hint="eastAsia"/>
          </w:rPr>
          <w:t>。</w:t>
        </w:r>
      </w:ins>
    </w:p>
    <w:p w14:paraId="5DABF9F6" w14:textId="2CAFC249" w:rsidR="00483C78" w:rsidRPr="00750B60" w:rsidRDefault="00483C78" w:rsidP="00483C78">
      <w:pPr>
        <w:pPrChange w:id="2013" w:author="芙兰朵露" w:date="2022-05-22T01:45:00Z">
          <w:pPr>
            <w:ind w:firstLineChars="200" w:firstLine="420"/>
          </w:pPr>
        </w:pPrChange>
      </w:pPr>
      <w:r w:rsidRPr="00750B60">
        <w:rPr>
          <w:rFonts w:hint="eastAsia"/>
        </w:rPr>
        <w:t>绝不能让梅诺与导师开战。数次的轮回告诉灯里，每当事情发展到那种地步，梅诺就会在灯里眼前被导师杀死。</w:t>
      </w:r>
      <w:del w:id="2014" w:author="芙兰朵露" w:date="2022-05-22T01:45:00Z">
        <w:r w:rsidR="00873996">
          <w:rPr>
            <w:rFonts w:hint="eastAsia"/>
          </w:rPr>
          <w:delText>“</w:delText>
        </w:r>
      </w:del>
      <w:ins w:id="2015" w:author="芙兰朵露" w:date="2022-05-22T01:45:00Z">
        <w:r w:rsidRPr="00750B60">
          <w:rPr>
            <w:rFonts w:hint="eastAsia"/>
          </w:rPr>
          <w:t>「</w:t>
        </w:r>
      </w:ins>
      <w:r w:rsidRPr="00750B60">
        <w:rPr>
          <w:rFonts w:hint="eastAsia"/>
        </w:rPr>
        <w:t>梅诺无法战胜导师</w:t>
      </w:r>
      <w:del w:id="2016" w:author="芙兰朵露" w:date="2022-05-22T01:45:00Z">
        <w:r w:rsidR="00873996">
          <w:rPr>
            <w:rFonts w:hint="eastAsia"/>
          </w:rPr>
          <w:delText>”</w:delText>
        </w:r>
      </w:del>
      <w:ins w:id="2017" w:author="芙兰朵露" w:date="2022-05-22T01:45:00Z">
        <w:r w:rsidRPr="00750B60">
          <w:rPr>
            <w:rFonts w:hint="eastAsia"/>
          </w:rPr>
          <w:t>」</w:t>
        </w:r>
        <w:r w:rsidR="00DD1C0C" w:rsidRPr="00750B60">
          <w:rPr>
            <w:rFonts w:hint="eastAsia"/>
          </w:rPr>
          <w:t>——</w:t>
        </w:r>
      </w:ins>
      <w:r w:rsidRPr="00750B60">
        <w:rPr>
          <w:rFonts w:hint="eastAsia"/>
        </w:rPr>
        <w:t>这是灯里从</w:t>
      </w:r>
      <w:ins w:id="2018" w:author="芙兰朵露" w:date="2022-05-22T01:45:00Z">
        <w:r w:rsidR="00DD1C0C" w:rsidRPr="00750B60">
          <w:rPr>
            <w:rFonts w:hint="eastAsia"/>
          </w:rPr>
          <w:t>多次</w:t>
        </w:r>
      </w:ins>
      <w:r w:rsidRPr="00750B60">
        <w:rPr>
          <w:rFonts w:hint="eastAsia"/>
        </w:rPr>
        <w:t>轮回中得到的经验，对灯里来说这也是个</w:t>
      </w:r>
      <w:del w:id="2019" w:author="芙兰朵露" w:date="2022-05-22T01:45:00Z">
        <w:r w:rsidR="00873996">
          <w:rPr>
            <w:rFonts w:hint="eastAsia"/>
          </w:rPr>
          <w:delText>还</w:delText>
        </w:r>
      </w:del>
      <w:ins w:id="2020" w:author="芙兰朵露" w:date="2022-05-22T01:45:00Z">
        <w:r w:rsidR="00DD1C0C" w:rsidRPr="00750B60">
          <w:rPr>
            <w:rFonts w:hint="eastAsia"/>
          </w:rPr>
          <w:t>一直</w:t>
        </w:r>
      </w:ins>
      <w:r w:rsidRPr="00750B60">
        <w:rPr>
          <w:rFonts w:hint="eastAsia"/>
        </w:rPr>
        <w:t>未能改写的</w:t>
      </w:r>
      <w:del w:id="2021" w:author="芙兰朵露" w:date="2022-05-22T01:45:00Z">
        <w:r w:rsidR="00873996">
          <w:rPr>
            <w:rFonts w:hint="eastAsia"/>
          </w:rPr>
          <w:delText>结局</w:delText>
        </w:r>
      </w:del>
      <w:ins w:id="2022" w:author="芙兰朵露" w:date="2022-05-22T01:45:00Z">
        <w:r w:rsidR="00DD1C0C" w:rsidRPr="00750B60">
          <w:rPr>
            <w:rFonts w:hint="eastAsia"/>
          </w:rPr>
          <w:t>事实</w:t>
        </w:r>
      </w:ins>
      <w:r w:rsidRPr="00750B60">
        <w:rPr>
          <w:rFonts w:hint="eastAsia"/>
        </w:rPr>
        <w:t>。</w:t>
      </w:r>
    </w:p>
    <w:p w14:paraId="29A12A69" w14:textId="1072F4EB" w:rsidR="00483C78" w:rsidRPr="00750B60" w:rsidRDefault="00483C78" w:rsidP="00483C78">
      <w:pPr>
        <w:pPrChange w:id="2023" w:author="芙兰朵露" w:date="2022-05-22T01:45:00Z">
          <w:pPr>
            <w:ind w:firstLineChars="200" w:firstLine="420"/>
          </w:pPr>
        </w:pPrChange>
      </w:pPr>
      <w:r w:rsidRPr="00750B60">
        <w:rPr>
          <w:rFonts w:hint="eastAsia"/>
        </w:rPr>
        <w:t>干脆放弃这次</w:t>
      </w:r>
      <w:del w:id="2024" w:author="芙兰朵露" w:date="2022-05-22T01:45:00Z">
        <w:r w:rsidR="00873996">
          <w:rPr>
            <w:rFonts w:hint="eastAsia"/>
          </w:rPr>
          <w:delText>轮回吧，这次阻止</w:delText>
        </w:r>
      </w:del>
      <w:r w:rsidR="00DD1C0C" w:rsidRPr="00750B60">
        <w:rPr>
          <w:rFonts w:hint="eastAsia"/>
        </w:rPr>
        <w:t>梅诺与导师敌对</w:t>
      </w:r>
      <w:del w:id="2025" w:author="芙兰朵露" w:date="2022-05-22T01:45:00Z">
        <w:r w:rsidR="00873996">
          <w:rPr>
            <w:rFonts w:hint="eastAsia"/>
          </w:rPr>
          <w:delText>行动又失败了。现在只要发动</w:delText>
        </w:r>
      </w:del>
      <w:ins w:id="2026" w:author="芙兰朵露" w:date="2022-05-22T01:45:00Z">
        <w:r w:rsidR="00DD1C0C" w:rsidRPr="00750B60">
          <w:rPr>
            <w:rFonts w:hint="eastAsia"/>
          </w:rPr>
          <w:t>的</w:t>
        </w:r>
        <w:r w:rsidRPr="00750B60">
          <w:rPr>
            <w:rFonts w:hint="eastAsia"/>
          </w:rPr>
          <w:t>轮回吧</w:t>
        </w:r>
        <w:r w:rsidR="00DD1C0C" w:rsidRPr="00750B60">
          <w:rPr>
            <w:rFonts w:hint="eastAsia"/>
          </w:rPr>
          <w:t>，直接</w:t>
        </w:r>
      </w:ins>
      <w:r w:rsidRPr="00750B60">
        <w:rPr>
          <w:rFonts w:hint="eastAsia"/>
        </w:rPr>
        <w:t>【回归】就可以了。</w:t>
      </w:r>
    </w:p>
    <w:p w14:paraId="26E4C208" w14:textId="77777777" w:rsidR="00483C78" w:rsidRPr="00750B60" w:rsidRDefault="00483C78" w:rsidP="00483C78">
      <w:pPr>
        <w:pPrChange w:id="2027" w:author="芙兰朵露" w:date="2022-05-22T01:45:00Z">
          <w:pPr>
            <w:ind w:firstLineChars="200" w:firstLine="420"/>
          </w:pPr>
        </w:pPrChange>
      </w:pPr>
      <w:r w:rsidRPr="00750B60">
        <w:rPr>
          <w:rFonts w:hint="eastAsia"/>
        </w:rPr>
        <w:t>这也是一种解决办法。</w:t>
      </w:r>
    </w:p>
    <w:p w14:paraId="30F4761D" w14:textId="77777777" w:rsidR="00483C78" w:rsidRPr="00750B60" w:rsidRDefault="00483C78" w:rsidP="00483C78">
      <w:pPr>
        <w:pPrChange w:id="2028" w:author="芙兰朵露" w:date="2022-05-22T01:45:00Z">
          <w:pPr>
            <w:ind w:firstLineChars="200" w:firstLine="420"/>
          </w:pPr>
        </w:pPrChange>
      </w:pPr>
      <w:r w:rsidRPr="00750B60">
        <w:rPr>
          <w:rFonts w:hint="eastAsia"/>
        </w:rPr>
        <w:t>但是灯里的心里还在犹豫着。</w:t>
      </w:r>
    </w:p>
    <w:p w14:paraId="2D63FBC5" w14:textId="7BDAB017" w:rsidR="00483C78" w:rsidRPr="00750B60" w:rsidRDefault="00483C78" w:rsidP="00483C78">
      <w:pPr>
        <w:pPrChange w:id="2029" w:author="芙兰朵露" w:date="2022-05-22T01:45:00Z">
          <w:pPr>
            <w:ind w:firstLineChars="200" w:firstLine="420"/>
          </w:pPr>
        </w:pPrChange>
      </w:pPr>
      <w:r w:rsidRPr="00750B60">
        <w:rPr>
          <w:rFonts w:hint="eastAsia"/>
        </w:rPr>
        <w:t>灯里在日本的记忆已经所剩无几。而可以逆转全世界的时间，将时间调整到自己被召唤之时的</w:t>
      </w:r>
      <w:del w:id="2030" w:author="芙兰朵露" w:date="2022-05-22T01:45:00Z">
        <w:r w:rsidR="00873996">
          <w:rPr>
            <w:rFonts w:hint="eastAsia"/>
          </w:rPr>
          <w:delText>强大</w:delText>
        </w:r>
      </w:del>
      <w:proofErr w:type="gramStart"/>
      <w:r w:rsidRPr="00750B60">
        <w:rPr>
          <w:rFonts w:hint="eastAsia"/>
        </w:rPr>
        <w:t>魔导【世界回归】</w:t>
      </w:r>
      <w:proofErr w:type="gramEnd"/>
      <w:r w:rsidRPr="00750B60">
        <w:rPr>
          <w:rFonts w:hint="eastAsia"/>
        </w:rPr>
        <w:t>又会消耗大量记忆。如果再次发动这个</w:t>
      </w:r>
      <w:proofErr w:type="gramStart"/>
      <w:r w:rsidRPr="00750B60">
        <w:rPr>
          <w:rFonts w:hint="eastAsia"/>
        </w:rPr>
        <w:t>魔导回到</w:t>
      </w:r>
      <w:proofErr w:type="gramEnd"/>
      <w:r w:rsidRPr="00750B60">
        <w:rPr>
          <w:rFonts w:hint="eastAsia"/>
        </w:rPr>
        <w:t>过去，恐怕会开始消耗自己在这个</w:t>
      </w:r>
      <w:proofErr w:type="gramStart"/>
      <w:r w:rsidRPr="00750B60">
        <w:rPr>
          <w:rFonts w:hint="eastAsia"/>
        </w:rPr>
        <w:t>异世界</w:t>
      </w:r>
      <w:proofErr w:type="gramEnd"/>
      <w:r w:rsidRPr="00750B60">
        <w:rPr>
          <w:rFonts w:hint="eastAsia"/>
        </w:rPr>
        <w:t>的记忆，那就意味着自己可能会</w:t>
      </w:r>
      <w:del w:id="2031" w:author="芙兰朵露" w:date="2022-05-22T01:45:00Z">
        <w:r w:rsidR="00873996">
          <w:rPr>
            <w:rFonts w:hint="eastAsia"/>
          </w:rPr>
          <w:delText>将</w:delText>
        </w:r>
      </w:del>
      <w:ins w:id="2032" w:author="芙兰朵露" w:date="2022-05-22T01:45:00Z">
        <w:r w:rsidR="00546FA9" w:rsidRPr="00750B60">
          <w:rPr>
            <w:rFonts w:hint="eastAsia"/>
          </w:rPr>
          <w:t>忘记</w:t>
        </w:r>
      </w:ins>
      <w:r w:rsidRPr="00750B60">
        <w:rPr>
          <w:rFonts w:hint="eastAsia"/>
        </w:rPr>
        <w:t>梅诺</w:t>
      </w:r>
      <w:del w:id="2033" w:author="芙兰朵露" w:date="2022-05-22T01:45:00Z">
        <w:r w:rsidR="00873996">
          <w:rPr>
            <w:rFonts w:hint="eastAsia"/>
          </w:rPr>
          <w:delText>忘记</w:delText>
        </w:r>
      </w:del>
      <w:r w:rsidRPr="00750B60">
        <w:rPr>
          <w:rFonts w:hint="eastAsia"/>
        </w:rPr>
        <w:t>。</w:t>
      </w:r>
    </w:p>
    <w:p w14:paraId="6FBE881C" w14:textId="0FA25BAB" w:rsidR="00483C78" w:rsidRPr="00750B60" w:rsidRDefault="00483C78" w:rsidP="00483C78">
      <w:pPr>
        <w:pPrChange w:id="2034" w:author="芙兰朵露" w:date="2022-05-22T01:45:00Z">
          <w:pPr>
            <w:ind w:firstLineChars="200" w:firstLine="420"/>
          </w:pPr>
        </w:pPrChange>
      </w:pPr>
      <w:r w:rsidRPr="00750B60">
        <w:rPr>
          <w:rFonts w:hint="eastAsia"/>
        </w:rPr>
        <w:t>这是灯里最不想</w:t>
      </w:r>
      <w:del w:id="2035" w:author="芙兰朵露" w:date="2022-05-22T01:45:00Z">
        <w:r w:rsidR="00873996">
          <w:rPr>
            <w:rFonts w:hint="eastAsia"/>
          </w:rPr>
          <w:delText>见到的</w:delText>
        </w:r>
      </w:del>
      <w:ins w:id="2036" w:author="芙兰朵露" w:date="2022-05-22T01:45:00Z">
        <w:r w:rsidR="00546FA9" w:rsidRPr="00750B60">
          <w:rPr>
            <w:rFonts w:hint="eastAsia"/>
          </w:rPr>
          <w:t>发生</w:t>
        </w:r>
      </w:ins>
      <w:r w:rsidRPr="00750B60">
        <w:rPr>
          <w:rFonts w:hint="eastAsia"/>
        </w:rPr>
        <w:t>事情。</w:t>
      </w:r>
    </w:p>
    <w:p w14:paraId="7B788850" w14:textId="77777777" w:rsidR="00483C78" w:rsidRPr="00750B60" w:rsidRDefault="00483C78" w:rsidP="00483C78">
      <w:pPr>
        <w:pPrChange w:id="2037" w:author="芙兰朵露" w:date="2022-05-22T01:45:00Z">
          <w:pPr>
            <w:ind w:firstLineChars="200" w:firstLine="420"/>
          </w:pPr>
        </w:pPrChange>
      </w:pPr>
      <w:r w:rsidRPr="00750B60">
        <w:rPr>
          <w:rFonts w:hint="eastAsia"/>
        </w:rPr>
        <w:t>而且，还有一点。</w:t>
      </w:r>
    </w:p>
    <w:p w14:paraId="5A1265DD" w14:textId="317D5415" w:rsidR="00483C78" w:rsidRPr="00750B60" w:rsidRDefault="00873996" w:rsidP="00483C78">
      <w:pPr>
        <w:pPrChange w:id="2038" w:author="芙兰朵露" w:date="2022-05-22T01:45:00Z">
          <w:pPr>
            <w:ind w:firstLineChars="200" w:firstLine="420"/>
          </w:pPr>
        </w:pPrChange>
      </w:pPr>
      <w:del w:id="2039" w:author="芙兰朵露" w:date="2022-05-22T01:45:00Z">
        <w:r>
          <w:rPr>
            <w:rFonts w:hint="eastAsia"/>
          </w:rPr>
          <w:delText>“</w:delText>
        </w:r>
      </w:del>
      <w:ins w:id="2040" w:author="芙兰朵露" w:date="2022-05-22T01:45:00Z">
        <w:r w:rsidR="00483C78" w:rsidRPr="00750B60">
          <w:rPr>
            <w:rFonts w:hint="eastAsia"/>
          </w:rPr>
          <w:t>「</w:t>
        </w:r>
      </w:ins>
      <w:r w:rsidR="00483C78" w:rsidRPr="00750B60">
        <w:rPr>
          <w:rFonts w:hint="eastAsia"/>
        </w:rPr>
        <w:t>来到这里之前，我和梅诺</w:t>
      </w:r>
      <w:del w:id="2041" w:author="芙兰朵露" w:date="2022-05-22T01:45:00Z">
        <w:r>
          <w:rPr>
            <w:rFonts w:hint="eastAsia"/>
          </w:rPr>
          <w:delText>好好地交换了心意。”</w:delText>
        </w:r>
      </w:del>
      <w:ins w:id="2042" w:author="芙兰朵露" w:date="2022-05-22T01:45:00Z">
        <w:r w:rsidR="00546FA9" w:rsidRPr="00750B60">
          <w:rPr>
            <w:rFonts w:hint="eastAsia"/>
          </w:rPr>
          <w:t>说过</w:t>
        </w:r>
        <w:r w:rsidR="00483C78" w:rsidRPr="00750B60">
          <w:rPr>
            <w:rFonts w:hint="eastAsia"/>
          </w:rPr>
          <w:t>」</w:t>
        </w:r>
      </w:ins>
    </w:p>
    <w:p w14:paraId="0EDAB26B" w14:textId="77777777" w:rsidR="00483C78" w:rsidRPr="00750B60" w:rsidRDefault="00483C78" w:rsidP="00483C78">
      <w:pPr>
        <w:pPrChange w:id="2043" w:author="芙兰朵露" w:date="2022-05-22T01:45:00Z">
          <w:pPr>
            <w:ind w:firstLineChars="200" w:firstLine="420"/>
          </w:pPr>
        </w:pPrChange>
      </w:pPr>
      <w:r w:rsidRPr="00750B60">
        <w:rPr>
          <w:rFonts w:hint="eastAsia"/>
        </w:rPr>
        <w:t>灯里的身体在颤抖。</w:t>
      </w:r>
    </w:p>
    <w:p w14:paraId="76FB7242" w14:textId="5C6D38B3" w:rsidR="00483C78" w:rsidRPr="00750B60" w:rsidRDefault="00483C78" w:rsidP="00483C78">
      <w:pPr>
        <w:pPrChange w:id="2044" w:author="芙兰朵露" w:date="2022-05-22T01:45:00Z">
          <w:pPr>
            <w:ind w:firstLineChars="200" w:firstLine="420"/>
          </w:pPr>
        </w:pPrChange>
      </w:pPr>
      <w:r w:rsidRPr="00750B60">
        <w:rPr>
          <w:rFonts w:hint="eastAsia"/>
        </w:rPr>
        <w:t>与梅诺的谈话的最后，</w:t>
      </w:r>
      <w:ins w:id="2045" w:author="芙兰朵露" w:date="2022-05-22T01:45:00Z">
        <w:r w:rsidR="00546FA9" w:rsidRPr="00750B60">
          <w:rPr>
            <w:rFonts w:hint="eastAsia"/>
          </w:rPr>
          <w:t>她答应了自己</w:t>
        </w:r>
        <w:r w:rsidRPr="00750B60">
          <w:rPr>
            <w:rFonts w:hint="eastAsia"/>
          </w:rPr>
          <w:t>。</w:t>
        </w:r>
      </w:ins>
      <w:r w:rsidR="00546FA9" w:rsidRPr="00750B60">
        <w:rPr>
          <w:rFonts w:hint="eastAsia"/>
        </w:rPr>
        <w:t>灯里</w:t>
      </w:r>
      <w:del w:id="2046" w:author="芙兰朵露" w:date="2022-05-22T01:45:00Z">
        <w:r w:rsidR="00873996">
          <w:rPr>
            <w:rFonts w:hint="eastAsia"/>
          </w:rPr>
          <w:delText>与梅诺做好了约定。她将</w:delText>
        </w:r>
      </w:del>
      <w:ins w:id="2047" w:author="芙兰朵露" w:date="2022-05-22T01:45:00Z">
        <w:r w:rsidR="00546FA9" w:rsidRPr="00750B60">
          <w:rPr>
            <w:rFonts w:hint="eastAsia"/>
          </w:rPr>
          <w:t>会</w:t>
        </w:r>
      </w:ins>
      <w:r w:rsidRPr="00750B60">
        <w:rPr>
          <w:rFonts w:hint="eastAsia"/>
        </w:rPr>
        <w:t>在圣地等待，梅诺也必将赴约。为了将灯里杀死而来到圣地。灯里知道只要还没见到梅诺，她就</w:t>
      </w:r>
      <w:del w:id="2048" w:author="芙兰朵露" w:date="2022-05-22T01:45:00Z">
        <w:r w:rsidR="00873996">
          <w:rPr>
            <w:rFonts w:hint="eastAsia"/>
          </w:rPr>
          <w:delText>不应该</w:delText>
        </w:r>
      </w:del>
      <w:ins w:id="2049" w:author="芙兰朵露" w:date="2022-05-22T01:45:00Z">
        <w:r w:rsidRPr="00750B60">
          <w:rPr>
            <w:rFonts w:hint="eastAsia"/>
          </w:rPr>
          <w:t>不</w:t>
        </w:r>
        <w:r w:rsidR="00546FA9" w:rsidRPr="00750B60">
          <w:rPr>
            <w:rFonts w:hint="eastAsia"/>
          </w:rPr>
          <w:t>会</w:t>
        </w:r>
      </w:ins>
      <w:r w:rsidRPr="00750B60">
        <w:rPr>
          <w:rFonts w:hint="eastAsia"/>
        </w:rPr>
        <w:t>放弃这次轮回。</w:t>
      </w:r>
    </w:p>
    <w:p w14:paraId="275B4171" w14:textId="57FF0CE8" w:rsidR="00483C78" w:rsidRPr="00750B60" w:rsidRDefault="00483C78" w:rsidP="00483C78">
      <w:pPr>
        <w:pPrChange w:id="2050" w:author="芙兰朵露" w:date="2022-05-22T01:45:00Z">
          <w:pPr>
            <w:ind w:firstLineChars="200" w:firstLine="420"/>
          </w:pPr>
        </w:pPrChange>
      </w:pPr>
      <w:r w:rsidRPr="00750B60">
        <w:rPr>
          <w:rFonts w:hint="eastAsia"/>
        </w:rPr>
        <w:t>灯里的眼中慢慢充满了平静而温柔的决心，美得令人心驰神往，又</w:t>
      </w:r>
      <w:del w:id="2051" w:author="芙兰朵露" w:date="2022-05-22T01:45:00Z">
        <w:r w:rsidR="00873996">
          <w:rPr>
            <w:rFonts w:hint="eastAsia"/>
          </w:rPr>
          <w:delText>像是</w:delText>
        </w:r>
      </w:del>
      <w:ins w:id="2052" w:author="芙兰朵露" w:date="2022-05-22T01:45:00Z">
        <w:r w:rsidR="00546FA9" w:rsidRPr="00750B60">
          <w:rPr>
            <w:rFonts w:hint="eastAsia"/>
          </w:rPr>
          <w:t>若</w:t>
        </w:r>
        <w:r w:rsidRPr="00750B60">
          <w:rPr>
            <w:rFonts w:hint="eastAsia"/>
          </w:rPr>
          <w:t>是</w:t>
        </w:r>
      </w:ins>
      <w:proofErr w:type="gramStart"/>
      <w:r w:rsidRPr="00750B60">
        <w:rPr>
          <w:rFonts w:hint="eastAsia"/>
        </w:rPr>
        <w:t>一</w:t>
      </w:r>
      <w:proofErr w:type="gramEnd"/>
      <w:r w:rsidRPr="00750B60">
        <w:rPr>
          <w:rFonts w:hint="eastAsia"/>
        </w:rPr>
        <w:t>触即碎的</w:t>
      </w:r>
      <w:del w:id="2053" w:author="芙兰朵露" w:date="2022-05-22T01:45:00Z">
        <w:r w:rsidR="00873996">
          <w:rPr>
            <w:rFonts w:hint="eastAsia"/>
          </w:rPr>
          <w:delText>梦</w:delText>
        </w:r>
      </w:del>
      <w:ins w:id="2054" w:author="芙兰朵露" w:date="2022-05-22T01:45:00Z">
        <w:r w:rsidR="00546FA9" w:rsidRPr="00750B60">
          <w:rPr>
            <w:rFonts w:hint="eastAsia"/>
          </w:rPr>
          <w:t>镜花水月</w:t>
        </w:r>
      </w:ins>
      <w:r w:rsidRPr="00750B60">
        <w:rPr>
          <w:rFonts w:hint="eastAsia"/>
        </w:rPr>
        <w:t>。</w:t>
      </w:r>
    </w:p>
    <w:p w14:paraId="72EA6271" w14:textId="64B77FE1" w:rsidR="00483C78" w:rsidRPr="00750B60" w:rsidRDefault="00483C78" w:rsidP="00483C78">
      <w:pPr>
        <w:pPrChange w:id="2055" w:author="芙兰朵露" w:date="2022-05-22T01:45:00Z">
          <w:pPr>
            <w:ind w:firstLineChars="200" w:firstLine="420"/>
          </w:pPr>
        </w:pPrChange>
      </w:pPr>
      <w:r w:rsidRPr="00750B60">
        <w:rPr>
          <w:rFonts w:hint="eastAsia"/>
        </w:rPr>
        <w:t>梅诺对被导师『阳炎』带走的灯里说过</w:t>
      </w:r>
      <w:del w:id="2056" w:author="芙兰朵露" w:date="2022-05-22T01:45:00Z">
        <w:r w:rsidR="00873996">
          <w:rPr>
            <w:rFonts w:hint="eastAsia"/>
          </w:rPr>
          <w:delText>“</w:delText>
        </w:r>
      </w:del>
      <w:ins w:id="2057" w:author="芙兰朵露" w:date="2022-05-22T01:45:00Z">
        <w:r w:rsidRPr="00750B60">
          <w:rPr>
            <w:rFonts w:hint="eastAsia"/>
          </w:rPr>
          <w:t>「</w:t>
        </w:r>
      </w:ins>
      <w:r w:rsidRPr="00750B60">
        <w:rPr>
          <w:rFonts w:hint="eastAsia"/>
        </w:rPr>
        <w:t>要好好等我哟</w:t>
      </w:r>
      <w:del w:id="2058" w:author="芙兰朵露" w:date="2022-05-22T01:45:00Z">
        <w:r w:rsidR="00873996">
          <w:rPr>
            <w:rFonts w:hint="eastAsia"/>
          </w:rPr>
          <w:delText>”</w:delText>
        </w:r>
      </w:del>
      <w:ins w:id="2059" w:author="芙兰朵露" w:date="2022-05-22T01:45:00Z">
        <w:r w:rsidRPr="00750B60">
          <w:rPr>
            <w:rFonts w:hint="eastAsia"/>
          </w:rPr>
          <w:t>」</w:t>
        </w:r>
      </w:ins>
      <w:r w:rsidRPr="00750B60">
        <w:rPr>
          <w:rFonts w:hint="eastAsia"/>
        </w:rPr>
        <w:t>。</w:t>
      </w:r>
    </w:p>
    <w:p w14:paraId="24CF7373" w14:textId="351B4466" w:rsidR="00483C78" w:rsidRPr="00750B60" w:rsidRDefault="00483C78" w:rsidP="00483C78">
      <w:pPr>
        <w:pPrChange w:id="2060" w:author="芙兰朵露" w:date="2022-05-22T01:45:00Z">
          <w:pPr>
            <w:ind w:firstLineChars="200" w:firstLine="420"/>
          </w:pPr>
        </w:pPrChange>
      </w:pPr>
      <w:r w:rsidRPr="00750B60">
        <w:rPr>
          <w:rFonts w:hint="eastAsia"/>
        </w:rPr>
        <w:t>灯里也做出了</w:t>
      </w:r>
      <w:del w:id="2061" w:author="芙兰朵露" w:date="2022-05-22T01:45:00Z">
        <w:r w:rsidR="00873996">
          <w:rPr>
            <w:rFonts w:hint="eastAsia"/>
          </w:rPr>
          <w:delText>“</w:delText>
        </w:r>
      </w:del>
      <w:ins w:id="2062" w:author="芙兰朵露" w:date="2022-05-22T01:45:00Z">
        <w:r w:rsidRPr="00750B60">
          <w:rPr>
            <w:rFonts w:hint="eastAsia"/>
          </w:rPr>
          <w:t>「</w:t>
        </w:r>
      </w:ins>
      <w:r w:rsidRPr="00750B60">
        <w:rPr>
          <w:rFonts w:hint="eastAsia"/>
        </w:rPr>
        <w:t>我会等你的</w:t>
      </w:r>
      <w:del w:id="2063" w:author="芙兰朵露" w:date="2022-05-22T01:45:00Z">
        <w:r w:rsidR="00873996">
          <w:rPr>
            <w:rFonts w:hint="eastAsia"/>
          </w:rPr>
          <w:delText>”</w:delText>
        </w:r>
      </w:del>
      <w:ins w:id="2064" w:author="芙兰朵露" w:date="2022-05-22T01:45:00Z">
        <w:r w:rsidRPr="00750B60">
          <w:rPr>
            <w:rFonts w:hint="eastAsia"/>
          </w:rPr>
          <w:t>」</w:t>
        </w:r>
      </w:ins>
      <w:r w:rsidRPr="00750B60">
        <w:rPr>
          <w:rFonts w:hint="eastAsia"/>
        </w:rPr>
        <w:t>的回应。</w:t>
      </w:r>
    </w:p>
    <w:p w14:paraId="458CD9EB" w14:textId="324652E6" w:rsidR="00483C78" w:rsidRPr="00750B60" w:rsidRDefault="00483C78" w:rsidP="00483C78">
      <w:pPr>
        <w:pPrChange w:id="2065" w:author="芙兰朵露" w:date="2022-05-22T01:45:00Z">
          <w:pPr>
            <w:ind w:firstLineChars="200" w:firstLine="420"/>
          </w:pPr>
        </w:pPrChange>
      </w:pPr>
      <w:r w:rsidRPr="00750B60">
        <w:rPr>
          <w:rFonts w:hint="eastAsia"/>
        </w:rPr>
        <w:t>那时，自己</w:t>
      </w:r>
      <w:proofErr w:type="gramStart"/>
      <w:r w:rsidRPr="00750B60">
        <w:rPr>
          <w:rFonts w:hint="eastAsia"/>
        </w:rPr>
        <w:t>本该对</w:t>
      </w:r>
      <w:proofErr w:type="gramEnd"/>
      <w:r w:rsidRPr="00750B60">
        <w:rPr>
          <w:rFonts w:hint="eastAsia"/>
        </w:rPr>
        <w:t>灯里说</w:t>
      </w:r>
      <w:del w:id="2066" w:author="芙兰朵露" w:date="2022-05-22T01:45:00Z">
        <w:r w:rsidR="00873996">
          <w:rPr>
            <w:rFonts w:hint="eastAsia"/>
          </w:rPr>
          <w:delText>“不要来”</w:delText>
        </w:r>
      </w:del>
      <w:ins w:id="2067" w:author="芙兰朵露" w:date="2022-05-22T01:45:00Z">
        <w:r w:rsidRPr="00750B60">
          <w:rPr>
            <w:rFonts w:hint="eastAsia"/>
          </w:rPr>
          <w:t>「不要来」</w:t>
        </w:r>
      </w:ins>
      <w:r w:rsidRPr="00750B60">
        <w:rPr>
          <w:rFonts w:hint="eastAsia"/>
        </w:rPr>
        <w:t>。想让梅诺活下去的话，梅诺只要静静等着</w:t>
      </w:r>
      <w:ins w:id="2068" w:author="芙兰朵露" w:date="2022-05-22T01:45:00Z">
        <w:r w:rsidR="005E0794" w:rsidRPr="00750B60">
          <w:rPr>
            <w:rFonts w:hint="eastAsia"/>
          </w:rPr>
          <w:t>被</w:t>
        </w:r>
      </w:ins>
      <w:r w:rsidRPr="00750B60">
        <w:rPr>
          <w:rFonts w:hint="eastAsia"/>
        </w:rPr>
        <w:t>导师</w:t>
      </w:r>
      <w:del w:id="2069" w:author="芙兰朵露" w:date="2022-05-22T01:45:00Z">
        <w:r w:rsidR="00873996">
          <w:rPr>
            <w:rFonts w:hint="eastAsia"/>
          </w:rPr>
          <w:delText>将自己</w:delText>
        </w:r>
      </w:del>
      <w:r w:rsidRPr="00750B60">
        <w:rPr>
          <w:rFonts w:hint="eastAsia"/>
        </w:rPr>
        <w:t>杀死就可以了。只要自己死去，导师就不再有杀死梅诺的理由。</w:t>
      </w:r>
    </w:p>
    <w:p w14:paraId="4790EFBA" w14:textId="77777777" w:rsidR="00483C78" w:rsidRPr="00750B60" w:rsidRDefault="00483C78" w:rsidP="00483C78">
      <w:pPr>
        <w:pPrChange w:id="2070" w:author="芙兰朵露" w:date="2022-05-22T01:45:00Z">
          <w:pPr>
            <w:ind w:firstLineChars="200" w:firstLine="420"/>
          </w:pPr>
        </w:pPrChange>
      </w:pPr>
      <w:r w:rsidRPr="00750B60">
        <w:rPr>
          <w:rFonts w:hint="eastAsia"/>
        </w:rPr>
        <w:t>所以说如果想要帮梅诺的忙，灯里本应静待死亡降临。</w:t>
      </w:r>
    </w:p>
    <w:p w14:paraId="1E4986DE" w14:textId="77777777" w:rsidR="00483C78" w:rsidRPr="00750B60" w:rsidRDefault="00483C78" w:rsidP="00483C78">
      <w:pPr>
        <w:pPrChange w:id="2071" w:author="芙兰朵露" w:date="2022-05-22T01:45:00Z">
          <w:pPr>
            <w:ind w:firstLineChars="200" w:firstLine="420"/>
          </w:pPr>
        </w:pPrChange>
      </w:pPr>
      <w:r w:rsidRPr="00750B60">
        <w:rPr>
          <w:rFonts w:hint="eastAsia"/>
        </w:rPr>
        <w:t>然而，并未目睹自己向梅诺求助的导师却毫不客气地说出了灯里那时的心里话：</w:t>
      </w:r>
    </w:p>
    <w:p w14:paraId="05C7B364" w14:textId="0F91EBB7" w:rsidR="00483C78" w:rsidRPr="00750B60" w:rsidRDefault="00873996" w:rsidP="00483C78">
      <w:pPr>
        <w:pPrChange w:id="2072" w:author="芙兰朵露" w:date="2022-05-22T01:45:00Z">
          <w:pPr>
            <w:ind w:firstLineChars="200" w:firstLine="420"/>
          </w:pPr>
        </w:pPrChange>
      </w:pPr>
      <w:del w:id="2073" w:author="芙兰朵露" w:date="2022-05-22T01:45:00Z">
        <w:r>
          <w:rPr>
            <w:rFonts w:hint="eastAsia"/>
          </w:rPr>
          <w:delText>“</w:delText>
        </w:r>
      </w:del>
      <w:ins w:id="2074" w:author="芙兰朵露" w:date="2022-05-22T01:45:00Z">
        <w:r w:rsidR="00483C78" w:rsidRPr="00750B60">
          <w:rPr>
            <w:rFonts w:hint="eastAsia"/>
          </w:rPr>
          <w:t>「</w:t>
        </w:r>
      </w:ins>
      <w:r w:rsidR="00483C78" w:rsidRPr="00750B60">
        <w:rPr>
          <w:rFonts w:hint="eastAsia"/>
        </w:rPr>
        <w:t>真好啊。最重要的友人理解了自己一直坚持的事情，一直以来独自一人的努力得到了认可，很开心吧？比起一个人沉浸在孤独里，你这样来回操纵时间的理由得到理解的那一刻，你一定感受到了无与伦比的快乐吧</w:t>
      </w:r>
      <w:del w:id="2075" w:author="芙兰朵露" w:date="2022-05-22T01:45:00Z">
        <w:r>
          <w:rPr>
            <w:rFonts w:hint="eastAsia"/>
          </w:rPr>
          <w:delText>？”</w:delText>
        </w:r>
      </w:del>
      <w:ins w:id="2076" w:author="芙兰朵露" w:date="2022-05-22T01:45:00Z">
        <w:r w:rsidR="00483C78" w:rsidRPr="00750B60">
          <w:rPr>
            <w:rFonts w:hint="eastAsia"/>
          </w:rPr>
          <w:t>」</w:t>
        </w:r>
      </w:ins>
    </w:p>
    <w:p w14:paraId="72A1AC81" w14:textId="77777777" w:rsidR="005E0794" w:rsidRPr="00750B60" w:rsidRDefault="00483C78" w:rsidP="00483C78">
      <w:pPr>
        <w:rPr>
          <w:ins w:id="2077" w:author="芙兰朵露" w:date="2022-05-22T01:45:00Z"/>
        </w:rPr>
      </w:pPr>
      <w:r w:rsidRPr="00750B60">
        <w:rPr>
          <w:rFonts w:hint="eastAsia"/>
        </w:rPr>
        <w:t>导师温柔地把手放到了灯里的肩上。</w:t>
      </w:r>
    </w:p>
    <w:p w14:paraId="15CAD2A6" w14:textId="2221CBDC" w:rsidR="00483C78" w:rsidRPr="00750B60" w:rsidRDefault="00483C78" w:rsidP="00483C78">
      <w:pPr>
        <w:pPrChange w:id="2078" w:author="芙兰朵露" w:date="2022-05-22T01:45:00Z">
          <w:pPr>
            <w:ind w:firstLineChars="200" w:firstLine="420"/>
          </w:pPr>
        </w:pPrChange>
      </w:pPr>
      <w:r w:rsidRPr="00750B60">
        <w:rPr>
          <w:rFonts w:hint="eastAsia"/>
        </w:rPr>
        <w:t>灯里感到全身的肌肉在战栗。</w:t>
      </w:r>
      <w:ins w:id="2079" w:author="芙兰朵露" w:date="2022-05-22T01:45:00Z">
        <w:r w:rsidR="005E0794" w:rsidRPr="00750B60">
          <w:rPr>
            <w:rFonts w:hint="eastAsia"/>
          </w:rPr>
          <w:t>对方什么也没有说，但却</w:t>
        </w:r>
        <w:r w:rsidRPr="00750B60">
          <w:rPr>
            <w:rFonts w:hint="eastAsia"/>
          </w:rPr>
          <w:t>比起</w:t>
        </w:r>
        <w:r w:rsidR="005E0794" w:rsidRPr="00750B60">
          <w:rPr>
            <w:rFonts w:hint="eastAsia"/>
          </w:rPr>
          <w:t>刀刃更令人毛骨悚然。</w:t>
        </w:r>
      </w:ins>
    </w:p>
    <w:p w14:paraId="6C0C9249" w14:textId="77777777" w:rsidR="00743069" w:rsidRDefault="00873996">
      <w:pPr>
        <w:ind w:firstLineChars="200" w:firstLine="420"/>
        <w:rPr>
          <w:del w:id="2080" w:author="芙兰朵露" w:date="2022-05-22T01:45:00Z"/>
        </w:rPr>
      </w:pPr>
      <w:del w:id="2081" w:author="芙兰朵露" w:date="2022-05-22T01:45:00Z">
        <w:r>
          <w:rPr>
            <w:rFonts w:hint="eastAsia"/>
          </w:rPr>
          <w:delText>导师静静地站在身旁，比起武力的威胁，现在有某种更加让人恐惧的东西在这小房间中弥漫。</w:delText>
        </w:r>
      </w:del>
    </w:p>
    <w:p w14:paraId="20FFEE1E" w14:textId="77777777" w:rsidR="00483C78" w:rsidRPr="00750B60" w:rsidRDefault="00483C78" w:rsidP="00483C78">
      <w:pPr>
        <w:pPrChange w:id="2082" w:author="芙兰朵露" w:date="2022-05-22T01:45:00Z">
          <w:pPr>
            <w:ind w:firstLineChars="200" w:firstLine="420"/>
          </w:pPr>
        </w:pPrChange>
      </w:pPr>
      <w:r w:rsidRPr="00750B60">
        <w:rPr>
          <w:rFonts w:hint="eastAsia"/>
        </w:rPr>
        <w:t>正如导师所说。</w:t>
      </w:r>
    </w:p>
    <w:p w14:paraId="155EB723" w14:textId="08BED7B0" w:rsidR="00483C78" w:rsidRPr="00750B60" w:rsidRDefault="00873996" w:rsidP="00483C78">
      <w:pPr>
        <w:pPrChange w:id="2083" w:author="芙兰朵露" w:date="2022-05-22T01:45:00Z">
          <w:pPr>
            <w:ind w:firstLineChars="200" w:firstLine="420"/>
          </w:pPr>
        </w:pPrChange>
      </w:pPr>
      <w:del w:id="2084" w:author="芙兰朵露" w:date="2022-05-22T01:45:00Z">
        <w:r>
          <w:rPr>
            <w:rFonts w:hint="eastAsia"/>
          </w:rPr>
          <w:delText>她孤独地经历了不知多少次时间回归，因此在那时灯里</w:delText>
        </w:r>
      </w:del>
      <w:ins w:id="2085" w:author="芙兰朵露" w:date="2022-05-22T01:45:00Z">
        <w:r w:rsidR="005E0794" w:rsidRPr="00750B60">
          <w:rPr>
            <w:rFonts w:hint="eastAsia"/>
          </w:rPr>
          <w:t>当梅诺知道她</w:t>
        </w:r>
      </w:ins>
      <w:r w:rsidR="00483C78" w:rsidRPr="00750B60">
        <w:rPr>
          <w:rFonts w:hint="eastAsia"/>
        </w:rPr>
        <w:t>所做的这一切</w:t>
      </w:r>
      <w:del w:id="2086" w:author="芙兰朵露" w:date="2022-05-22T01:45:00Z">
        <w:r>
          <w:rPr>
            <w:rFonts w:hint="eastAsia"/>
          </w:rPr>
          <w:delText>被梅诺接纳</w:delText>
        </w:r>
      </w:del>
      <w:r w:rsidR="00483C78" w:rsidRPr="00750B60">
        <w:rPr>
          <w:rFonts w:hint="eastAsia"/>
        </w:rPr>
        <w:t>的</w:t>
      </w:r>
      <w:del w:id="2087" w:author="芙兰朵露" w:date="2022-05-22T01:45:00Z">
        <w:r>
          <w:rPr>
            <w:rFonts w:hint="eastAsia"/>
          </w:rPr>
          <w:delText>时候</w:delText>
        </w:r>
      </w:del>
      <w:ins w:id="2088" w:author="芙兰朵露" w:date="2022-05-22T01:45:00Z">
        <w:r w:rsidR="00483C78" w:rsidRPr="00750B60">
          <w:rPr>
            <w:rFonts w:hint="eastAsia"/>
          </w:rPr>
          <w:t>时</w:t>
        </w:r>
      </w:ins>
      <w:r w:rsidR="00483C78" w:rsidRPr="00750B60">
        <w:rPr>
          <w:rFonts w:hint="eastAsia"/>
        </w:rPr>
        <w:t>，</w:t>
      </w:r>
      <w:r w:rsidR="005E0794" w:rsidRPr="00750B60">
        <w:rPr>
          <w:rFonts w:hint="eastAsia"/>
        </w:rPr>
        <w:t>灯里</w:t>
      </w:r>
      <w:del w:id="2089" w:author="芙兰朵露" w:date="2022-05-22T01:45:00Z">
        <w:r>
          <w:rPr>
            <w:rFonts w:hint="eastAsia"/>
          </w:rPr>
          <w:delText>曾</w:delText>
        </w:r>
      </w:del>
      <w:r w:rsidR="00483C78" w:rsidRPr="00750B60">
        <w:rPr>
          <w:rFonts w:hint="eastAsia"/>
        </w:rPr>
        <w:t>非常</w:t>
      </w:r>
      <w:del w:id="2090" w:author="芙兰朵露" w:date="2022-05-22T01:45:00Z">
        <w:r>
          <w:rPr>
            <w:rFonts w:hint="eastAsia"/>
          </w:rPr>
          <w:delText>快</w:delText>
        </w:r>
        <w:r>
          <w:rPr>
            <w:rFonts w:hint="eastAsia"/>
          </w:rPr>
          <w:delText>乐</w:delText>
        </w:r>
      </w:del>
      <w:ins w:id="2091" w:author="芙兰朵露" w:date="2022-05-22T01:45:00Z">
        <w:r w:rsidR="005E0794" w:rsidRPr="00750B60">
          <w:rPr>
            <w:rFonts w:hint="eastAsia"/>
          </w:rPr>
          <w:t>开心</w:t>
        </w:r>
      </w:ins>
      <w:r w:rsidR="00483C78" w:rsidRPr="00750B60">
        <w:rPr>
          <w:rFonts w:hint="eastAsia"/>
        </w:rPr>
        <w:t>。</w:t>
      </w:r>
    </w:p>
    <w:p w14:paraId="6DA48311" w14:textId="10807FC9" w:rsidR="00483C78" w:rsidRPr="00750B60" w:rsidRDefault="00873996" w:rsidP="00483C78">
      <w:pPr>
        <w:pPrChange w:id="2092" w:author="芙兰朵露" w:date="2022-05-22T01:45:00Z">
          <w:pPr>
            <w:ind w:firstLineChars="200" w:firstLine="420"/>
          </w:pPr>
        </w:pPrChange>
      </w:pPr>
      <w:del w:id="2093" w:author="芙兰朵露" w:date="2022-05-22T01:45:00Z">
        <w:r>
          <w:rPr>
            <w:rFonts w:hint="eastAsia"/>
          </w:rPr>
          <w:delText>“</w:delText>
        </w:r>
      </w:del>
      <w:ins w:id="2094" w:author="芙兰朵露" w:date="2022-05-22T01:45:00Z">
        <w:r w:rsidR="00483C78" w:rsidRPr="00750B60">
          <w:rPr>
            <w:rFonts w:hint="eastAsia"/>
          </w:rPr>
          <w:t>「</w:t>
        </w:r>
      </w:ins>
      <w:r w:rsidR="00483C78" w:rsidRPr="00750B60">
        <w:rPr>
          <w:rFonts w:hint="eastAsia"/>
        </w:rPr>
        <w:t>我没什么别的意思。</w:t>
      </w:r>
      <w:del w:id="2095" w:author="芙兰朵露" w:date="2022-05-22T01:45:00Z">
        <w:r>
          <w:rPr>
            <w:rFonts w:hint="eastAsia"/>
          </w:rPr>
          <w:delText>只是想说：</w:delText>
        </w:r>
      </w:del>
      <w:ins w:id="2096" w:author="芙兰朵露" w:date="2022-05-22T01:45:00Z">
        <w:r w:rsidR="005E0794" w:rsidRPr="00750B60">
          <w:rPr>
            <w:rFonts w:hint="eastAsia"/>
          </w:rPr>
          <w:t>就算你</w:t>
        </w:r>
      </w:ins>
      <w:r w:rsidR="00483C78" w:rsidRPr="00750B60">
        <w:rPr>
          <w:rFonts w:hint="eastAsia"/>
        </w:rPr>
        <w:t>时间回归</w:t>
      </w:r>
      <w:del w:id="2097" w:author="芙兰朵露" w:date="2022-05-22T01:45:00Z">
        <w:r>
          <w:rPr>
            <w:rFonts w:hint="eastAsia"/>
          </w:rPr>
          <w:delText>可是个</w:delText>
        </w:r>
      </w:del>
      <w:ins w:id="2098" w:author="芙兰朵露" w:date="2022-05-22T01:45:00Z">
        <w:r w:rsidR="005E0794" w:rsidRPr="00750B60">
          <w:rPr>
            <w:rFonts w:hint="eastAsia"/>
          </w:rPr>
          <w:t>，也</w:t>
        </w:r>
      </w:ins>
      <w:r w:rsidR="005E0794" w:rsidRPr="00750B60">
        <w:rPr>
          <w:rFonts w:hint="eastAsia"/>
        </w:rPr>
        <w:t>会</w:t>
      </w:r>
      <w:del w:id="2099" w:author="芙兰朵露" w:date="2022-05-22T01:45:00Z">
        <w:r>
          <w:rPr>
            <w:rFonts w:hint="eastAsia"/>
          </w:rPr>
          <w:delText>把愿意接纳</w:delText>
        </w:r>
      </w:del>
      <w:ins w:id="2100" w:author="芙兰朵露" w:date="2022-05-22T01:45:00Z">
        <w:r w:rsidR="00E80DE8" w:rsidRPr="00750B60">
          <w:rPr>
            <w:rFonts w:hint="eastAsia"/>
          </w:rPr>
          <w:t>抹去这位理解</w:t>
        </w:r>
      </w:ins>
      <w:r w:rsidR="00483C78" w:rsidRPr="00750B60">
        <w:rPr>
          <w:rFonts w:hint="eastAsia"/>
        </w:rPr>
        <w:t>自己的友人</w:t>
      </w:r>
      <w:del w:id="2101" w:author="芙兰朵露" w:date="2022-05-22T01:45:00Z">
        <w:r>
          <w:rPr>
            <w:rFonts w:hint="eastAsia"/>
          </w:rPr>
          <w:delText>也一同消除的东西哦。”</w:delText>
        </w:r>
      </w:del>
      <w:ins w:id="2102" w:author="芙兰朵露" w:date="2022-05-22T01:45:00Z">
        <w:r w:rsidR="00483C78" w:rsidRPr="00750B60">
          <w:rPr>
            <w:rFonts w:hint="eastAsia"/>
          </w:rPr>
          <w:t>」</w:t>
        </w:r>
      </w:ins>
    </w:p>
    <w:p w14:paraId="5B451CB5" w14:textId="4654E215" w:rsidR="00483C78" w:rsidRPr="00750B60" w:rsidRDefault="00483C78" w:rsidP="00483C78">
      <w:pPr>
        <w:pPrChange w:id="2103" w:author="芙兰朵露" w:date="2022-05-22T01:45:00Z">
          <w:pPr>
            <w:ind w:firstLineChars="200" w:firstLine="420"/>
          </w:pPr>
        </w:pPrChange>
      </w:pPr>
      <w:r w:rsidRPr="00750B60">
        <w:rPr>
          <w:rFonts w:hint="eastAsia"/>
        </w:rPr>
        <w:t>如果现在进行时间回归的话，</w:t>
      </w:r>
      <w:del w:id="2104" w:author="芙兰朵露" w:date="2022-05-22T01:45:00Z">
        <w:r w:rsidR="00873996">
          <w:rPr>
            <w:rFonts w:hint="eastAsia"/>
          </w:rPr>
          <w:delText>或许</w:delText>
        </w:r>
      </w:del>
      <w:r w:rsidRPr="00750B60">
        <w:rPr>
          <w:rFonts w:hint="eastAsia"/>
        </w:rPr>
        <w:t>就</w:t>
      </w:r>
      <w:ins w:id="2105" w:author="芙兰朵露" w:date="2022-05-22T01:45:00Z">
        <w:r w:rsidR="00E80DE8" w:rsidRPr="00750B60">
          <w:rPr>
            <w:rFonts w:hint="eastAsia"/>
          </w:rPr>
          <w:t>会</w:t>
        </w:r>
      </w:ins>
      <w:r w:rsidRPr="00750B60">
        <w:rPr>
          <w:rFonts w:hint="eastAsia"/>
        </w:rPr>
        <w:t>永远无法</w:t>
      </w:r>
      <w:del w:id="2106" w:author="芙兰朵露" w:date="2022-05-22T01:45:00Z">
        <w:r w:rsidR="00873996">
          <w:rPr>
            <w:rFonts w:hint="eastAsia"/>
          </w:rPr>
          <w:delText>与</w:delText>
        </w:r>
      </w:del>
      <w:ins w:id="2107" w:author="芙兰朵露" w:date="2022-05-22T01:45:00Z">
        <w:r w:rsidR="00E80DE8" w:rsidRPr="00750B60">
          <w:rPr>
            <w:rFonts w:hint="eastAsia"/>
          </w:rPr>
          <w:t>遇见</w:t>
        </w:r>
      </w:ins>
      <w:r w:rsidRPr="00750B60">
        <w:rPr>
          <w:rFonts w:hint="eastAsia"/>
        </w:rPr>
        <w:t>现在这个愿意理解灯里的一切的梅诺</w:t>
      </w:r>
      <w:del w:id="2108" w:author="芙兰朵露" w:date="2022-05-22T01:45:00Z">
        <w:r w:rsidR="00873996">
          <w:rPr>
            <w:rFonts w:hint="eastAsia"/>
          </w:rPr>
          <w:delText>相遇了</w:delText>
        </w:r>
      </w:del>
      <w:r w:rsidRPr="00750B60">
        <w:rPr>
          <w:rFonts w:hint="eastAsia"/>
        </w:rPr>
        <w:t>。</w:t>
      </w:r>
    </w:p>
    <w:p w14:paraId="056B3D93" w14:textId="42C718EF" w:rsidR="00483C78" w:rsidRPr="00750B60" w:rsidRDefault="00873996" w:rsidP="00483C78">
      <w:pPr>
        <w:pPrChange w:id="2109" w:author="芙兰朵露" w:date="2022-05-22T01:45:00Z">
          <w:pPr>
            <w:ind w:firstLineChars="200" w:firstLine="420"/>
          </w:pPr>
        </w:pPrChange>
      </w:pPr>
      <w:del w:id="2110" w:author="芙兰朵露" w:date="2022-05-22T01:45:00Z">
        <w:r>
          <w:rPr>
            <w:rFonts w:hint="eastAsia"/>
          </w:rPr>
          <w:delText>“</w:delText>
        </w:r>
      </w:del>
      <w:ins w:id="2111" w:author="芙兰朵露" w:date="2022-05-22T01:45:00Z">
        <w:r w:rsidR="00483C78" w:rsidRPr="00750B60">
          <w:rPr>
            <w:rFonts w:hint="eastAsia"/>
          </w:rPr>
          <w:t>「</w:t>
        </w:r>
      </w:ins>
      <w:r w:rsidR="00483C78" w:rsidRPr="00750B60">
        <w:rPr>
          <w:rFonts w:hint="eastAsia"/>
        </w:rPr>
        <w:t>你这次</w:t>
      </w:r>
      <w:del w:id="2112" w:author="芙兰朵露" w:date="2022-05-22T01:45:00Z">
        <w:r>
          <w:rPr>
            <w:rFonts w:hint="eastAsia"/>
          </w:rPr>
          <w:delText>可真是好不容易</w:delText>
        </w:r>
      </w:del>
      <w:ins w:id="2113" w:author="芙兰朵露" w:date="2022-05-22T01:45:00Z">
        <w:r w:rsidR="00483C78" w:rsidRPr="00750B60">
          <w:rPr>
            <w:rFonts w:hint="eastAsia"/>
          </w:rPr>
          <w:t>可是</w:t>
        </w:r>
      </w:ins>
      <w:r w:rsidR="00483C78" w:rsidRPr="00750B60">
        <w:rPr>
          <w:rFonts w:hint="eastAsia"/>
        </w:rPr>
        <w:t>奇迹般地让梅诺</w:t>
      </w:r>
      <w:del w:id="2114" w:author="芙兰朵露" w:date="2022-05-22T01:45:00Z">
        <w:r>
          <w:rPr>
            <w:rFonts w:hint="eastAsia"/>
          </w:rPr>
          <w:delText>理解并接纳</w:delText>
        </w:r>
      </w:del>
      <w:ins w:id="2115" w:author="芙兰朵露" w:date="2022-05-22T01:45:00Z">
        <w:r w:rsidR="00E80DE8" w:rsidRPr="00750B60">
          <w:rPr>
            <w:rFonts w:hint="eastAsia"/>
          </w:rPr>
          <w:t>明白</w:t>
        </w:r>
      </w:ins>
      <w:r w:rsidR="00E80DE8" w:rsidRPr="00750B60">
        <w:rPr>
          <w:rFonts w:hint="eastAsia"/>
        </w:rPr>
        <w:t>了</w:t>
      </w:r>
      <w:del w:id="2116" w:author="芙兰朵露" w:date="2022-05-22T01:45:00Z">
        <w:r>
          <w:rPr>
            <w:rFonts w:hint="eastAsia"/>
          </w:rPr>
          <w:delText>自己呐。”</w:delText>
        </w:r>
      </w:del>
      <w:ins w:id="2117" w:author="芙兰朵露" w:date="2022-05-22T01:45:00Z">
        <w:r w:rsidR="00E80DE8" w:rsidRPr="00750B60">
          <w:rPr>
            <w:rFonts w:hint="eastAsia"/>
          </w:rPr>
          <w:t>呢</w:t>
        </w:r>
        <w:r w:rsidR="00483C78" w:rsidRPr="00750B60">
          <w:rPr>
            <w:rFonts w:hint="eastAsia"/>
          </w:rPr>
          <w:t>」</w:t>
        </w:r>
      </w:ins>
    </w:p>
    <w:p w14:paraId="7E25E081" w14:textId="09D1B1A5" w:rsidR="00483C78" w:rsidRPr="00750B60" w:rsidRDefault="00483C78" w:rsidP="00483C78">
      <w:pPr>
        <w:pPrChange w:id="2118" w:author="芙兰朵露" w:date="2022-05-22T01:45:00Z">
          <w:pPr>
            <w:ind w:firstLineChars="200" w:firstLine="420"/>
          </w:pPr>
        </w:pPrChange>
      </w:pPr>
      <w:r w:rsidRPr="00750B60">
        <w:rPr>
          <w:rFonts w:hint="eastAsia"/>
        </w:rPr>
        <w:t>导师正在将灯里从未察觉过的可怕事实慢慢揭开。她的话语平静地流进灯里的耳中，</w:t>
      </w:r>
      <w:del w:id="2119" w:author="芙兰朵露" w:date="2022-05-22T01:45:00Z">
        <w:r w:rsidR="00873996">
          <w:rPr>
            <w:rFonts w:hint="eastAsia"/>
          </w:rPr>
          <w:delText>无法让人平静的事实却</w:delText>
        </w:r>
      </w:del>
      <w:r w:rsidR="009D493F" w:rsidRPr="00750B60">
        <w:rPr>
          <w:rFonts w:hint="eastAsia"/>
        </w:rPr>
        <w:t>在灯里</w:t>
      </w:r>
      <w:ins w:id="2120" w:author="芙兰朵露" w:date="2022-05-22T01:45:00Z">
        <w:r w:rsidR="009D493F" w:rsidRPr="00750B60">
          <w:rPr>
            <w:rFonts w:hint="eastAsia"/>
          </w:rPr>
          <w:t>的</w:t>
        </w:r>
      </w:ins>
      <w:r w:rsidR="009D493F" w:rsidRPr="00750B60">
        <w:rPr>
          <w:rFonts w:hint="eastAsia"/>
        </w:rPr>
        <w:t>脑海中</w:t>
      </w:r>
      <w:del w:id="2121" w:author="芙兰朵露" w:date="2022-05-22T01:45:00Z">
        <w:r w:rsidR="00873996">
          <w:rPr>
            <w:rFonts w:hint="eastAsia"/>
          </w:rPr>
          <w:delText>慢慢组合成型——</w:delText>
        </w:r>
      </w:del>
      <w:ins w:id="2122" w:author="芙兰朵露" w:date="2022-05-22T01:45:00Z">
        <w:r w:rsidR="009D493F" w:rsidRPr="00750B60">
          <w:rPr>
            <w:rFonts w:hint="eastAsia"/>
          </w:rPr>
          <w:t>挥之不去。</w:t>
        </w:r>
      </w:ins>
    </w:p>
    <w:p w14:paraId="0E22A63C" w14:textId="79A67146" w:rsidR="00483C78" w:rsidRPr="00750B60" w:rsidRDefault="00873996" w:rsidP="00483C78">
      <w:pPr>
        <w:pPrChange w:id="2123" w:author="芙兰朵露" w:date="2022-05-22T01:45:00Z">
          <w:pPr>
            <w:ind w:firstLineChars="200" w:firstLine="420"/>
          </w:pPr>
        </w:pPrChange>
      </w:pPr>
      <w:del w:id="2124" w:author="芙兰朵露" w:date="2022-05-22T01:45:00Z">
        <w:r>
          <w:rPr>
            <w:rFonts w:hint="eastAsia"/>
          </w:rPr>
          <w:delText>“</w:delText>
        </w:r>
      </w:del>
      <w:ins w:id="2125" w:author="芙兰朵露" w:date="2022-05-22T01:45:00Z">
        <w:r w:rsidR="00483C78" w:rsidRPr="00750B60">
          <w:rPr>
            <w:rFonts w:hint="eastAsia"/>
          </w:rPr>
          <w:t>「</w:t>
        </w:r>
      </w:ins>
      <w:r w:rsidR="00483C78" w:rsidRPr="00750B60">
        <w:rPr>
          <w:rFonts w:hint="eastAsia"/>
        </w:rPr>
        <w:t>你要</w:t>
      </w:r>
      <w:del w:id="2126" w:author="芙兰朵露" w:date="2022-05-22T01:45:00Z">
        <w:r>
          <w:rPr>
            <w:rFonts w:hint="eastAsia"/>
          </w:rPr>
          <w:delText>把这样</w:delText>
        </w:r>
      </w:del>
      <w:ins w:id="2127" w:author="芙兰朵露" w:date="2022-05-22T01:45:00Z">
        <w:r w:rsidR="00E80DE8" w:rsidRPr="00750B60">
          <w:rPr>
            <w:rFonts w:hint="eastAsia"/>
          </w:rPr>
          <w:t>抹去知道你所做的一切努力</w:t>
        </w:r>
      </w:ins>
      <w:r w:rsidR="00483C78" w:rsidRPr="00750B60">
        <w:rPr>
          <w:rFonts w:hint="eastAsia"/>
        </w:rPr>
        <w:t>的梅诺</w:t>
      </w:r>
      <w:del w:id="2128" w:author="芙兰朵露" w:date="2022-05-22T01:45:00Z">
        <w:r>
          <w:rPr>
            <w:rFonts w:hint="eastAsia"/>
          </w:rPr>
          <w:delText>，将她的存在再一次消去</w:delText>
        </w:r>
      </w:del>
      <w:r w:rsidR="00483C78" w:rsidRPr="00750B60">
        <w:rPr>
          <w:rFonts w:hint="eastAsia"/>
        </w:rPr>
        <w:t>吗？</w:t>
      </w:r>
      <w:del w:id="2129" w:author="芙兰朵露" w:date="2022-05-22T01:45:00Z">
        <w:r>
          <w:rPr>
            <w:rFonts w:hint="eastAsia"/>
          </w:rPr>
          <w:delText>”</w:delText>
        </w:r>
      </w:del>
      <w:ins w:id="2130" w:author="芙兰朵露" w:date="2022-05-22T01:45:00Z">
        <w:r w:rsidR="00483C78" w:rsidRPr="00750B60">
          <w:rPr>
            <w:rFonts w:hint="eastAsia"/>
          </w:rPr>
          <w:t>」</w:t>
        </w:r>
      </w:ins>
    </w:p>
    <w:p w14:paraId="624FF887" w14:textId="77777777" w:rsidR="00483C78" w:rsidRPr="00750B60" w:rsidRDefault="00483C78" w:rsidP="00483C78">
      <w:pPr>
        <w:pPrChange w:id="2131" w:author="芙兰朵露" w:date="2022-05-22T01:45:00Z">
          <w:pPr>
            <w:ind w:firstLineChars="200" w:firstLine="420"/>
          </w:pPr>
        </w:pPrChange>
      </w:pPr>
      <w:r w:rsidRPr="00750B60">
        <w:rPr>
          <w:rFonts w:hint="eastAsia"/>
        </w:rPr>
        <w:t>灯里茫然地睁开眼睛。</w:t>
      </w:r>
    </w:p>
    <w:p w14:paraId="30FE3DBE" w14:textId="015479DA" w:rsidR="00483C78" w:rsidRPr="00750B60" w:rsidRDefault="00483C78" w:rsidP="00483C78">
      <w:pPr>
        <w:pPrChange w:id="2132" w:author="芙兰朵露" w:date="2022-05-22T01:45:00Z">
          <w:pPr>
            <w:ind w:firstLineChars="200" w:firstLine="420"/>
          </w:pPr>
        </w:pPrChange>
      </w:pPr>
      <w:r w:rsidRPr="00750B60">
        <w:rPr>
          <w:rFonts w:hint="eastAsia"/>
        </w:rPr>
        <w:t>她</w:t>
      </w:r>
      <w:del w:id="2133" w:author="芙兰朵露" w:date="2022-05-22T01:45:00Z">
        <w:r w:rsidR="00873996">
          <w:rPr>
            <w:rFonts w:hint="eastAsia"/>
          </w:rPr>
          <w:delText>终于</w:delText>
        </w:r>
      </w:del>
      <w:r w:rsidRPr="00750B60">
        <w:rPr>
          <w:rFonts w:hint="eastAsia"/>
        </w:rPr>
        <w:t>理解了这样的事实。</w:t>
      </w:r>
    </w:p>
    <w:p w14:paraId="24936EAD" w14:textId="5028C8BC" w:rsidR="00483C78" w:rsidRPr="00750B60" w:rsidRDefault="00483C78" w:rsidP="00483C78">
      <w:pPr>
        <w:pPrChange w:id="2134" w:author="芙兰朵露" w:date="2022-05-22T01:45:00Z">
          <w:pPr>
            <w:ind w:firstLineChars="200" w:firstLine="420"/>
          </w:pPr>
        </w:pPrChange>
      </w:pPr>
      <w:r w:rsidRPr="00750B60">
        <w:rPr>
          <w:rFonts w:hint="eastAsia"/>
        </w:rPr>
        <w:t>为了</w:t>
      </w:r>
      <w:del w:id="2135" w:author="芙兰朵露" w:date="2022-05-22T01:45:00Z">
        <w:r w:rsidR="00873996">
          <w:rPr>
            <w:rFonts w:hint="eastAsia"/>
          </w:rPr>
          <w:delText>对灯里说出这样</w:delText>
        </w:r>
      </w:del>
      <w:ins w:id="2136" w:author="芙兰朵露" w:date="2022-05-22T01:45:00Z">
        <w:r w:rsidR="00DA2029" w:rsidRPr="00750B60">
          <w:rPr>
            <w:rFonts w:hint="eastAsia"/>
          </w:rPr>
          <w:t>刚才</w:t>
        </w:r>
      </w:ins>
      <w:r w:rsidR="00DA2029" w:rsidRPr="00750B60">
        <w:rPr>
          <w:rFonts w:hint="eastAsia"/>
        </w:rPr>
        <w:t>的</w:t>
      </w:r>
      <w:del w:id="2137" w:author="芙兰朵露" w:date="2022-05-22T01:45:00Z">
        <w:r w:rsidR="00873996">
          <w:rPr>
            <w:rFonts w:hint="eastAsia"/>
          </w:rPr>
          <w:delText>真相，从而阻止灯里随意进行时间回归，导师</w:delText>
        </w:r>
      </w:del>
      <w:ins w:id="2138" w:author="芙兰朵露" w:date="2022-05-22T01:45:00Z">
        <w:r w:rsidR="00DA2029" w:rsidRPr="00750B60">
          <w:rPr>
            <w:rFonts w:hint="eastAsia"/>
          </w:rPr>
          <w:t>那句话</w:t>
        </w:r>
        <w:r w:rsidRPr="00750B60">
          <w:rPr>
            <w:rFonts w:hint="eastAsia"/>
          </w:rPr>
          <w:t>，</w:t>
        </w:r>
        <w:r w:rsidR="00DA2029" w:rsidRPr="00750B60">
          <w:rPr>
            <w:rFonts w:hint="eastAsia"/>
          </w:rPr>
          <w:t>她</w:t>
        </w:r>
      </w:ins>
      <w:r w:rsidRPr="00750B60">
        <w:rPr>
          <w:rFonts w:hint="eastAsia"/>
        </w:rPr>
        <w:t>在那时特意</w:t>
      </w:r>
      <w:ins w:id="2139" w:author="芙兰朵露" w:date="2022-05-22T01:45:00Z">
        <w:r w:rsidR="00DA2029" w:rsidRPr="00750B60">
          <w:rPr>
            <w:rFonts w:hint="eastAsia"/>
          </w:rPr>
          <w:t>留了时间</w:t>
        </w:r>
      </w:ins>
      <w:r w:rsidRPr="00750B60">
        <w:rPr>
          <w:rFonts w:hint="eastAsia"/>
        </w:rPr>
        <w:t>给灯里和梅诺</w:t>
      </w:r>
      <w:del w:id="2140" w:author="芙兰朵露" w:date="2022-05-22T01:45:00Z">
        <w:r w:rsidR="00873996">
          <w:rPr>
            <w:rFonts w:hint="eastAsia"/>
          </w:rPr>
          <w:delText>安排了道别的时间</w:delText>
        </w:r>
      </w:del>
      <w:ins w:id="2141" w:author="芙兰朵露" w:date="2022-05-22T01:45:00Z">
        <w:r w:rsidRPr="00750B60">
          <w:rPr>
            <w:rFonts w:hint="eastAsia"/>
          </w:rPr>
          <w:t>道</w:t>
        </w:r>
      </w:ins>
      <w:r w:rsidRPr="00750B60">
        <w:rPr>
          <w:rFonts w:hint="eastAsia"/>
        </w:rPr>
        <w:t>。</w:t>
      </w:r>
    </w:p>
    <w:p w14:paraId="47A9C4B0" w14:textId="77777777" w:rsidR="00743069" w:rsidRDefault="00873996">
      <w:pPr>
        <w:ind w:firstLineChars="200" w:firstLine="420"/>
        <w:rPr>
          <w:del w:id="2142" w:author="芙兰朵露" w:date="2022-05-22T01:45:00Z"/>
        </w:rPr>
      </w:pPr>
      <w:del w:id="2143" w:author="芙兰朵露" w:date="2022-05-22T01:45:00Z">
        <w:r>
          <w:rPr>
            <w:rFonts w:hint="eastAsia"/>
          </w:rPr>
          <w:delText>“</w:delText>
        </w:r>
        <w:r>
          <w:rPr>
            <w:rFonts w:hint="eastAsia"/>
          </w:rPr>
          <w:delText>......</w:delText>
        </w:r>
        <w:r>
          <w:rPr>
            <w:rFonts w:hint="eastAsia"/>
          </w:rPr>
          <w:delText>恶魔”</w:delText>
        </w:r>
      </w:del>
    </w:p>
    <w:p w14:paraId="56EB7F75" w14:textId="77777777" w:rsidR="00743069" w:rsidRDefault="00873996">
      <w:pPr>
        <w:ind w:firstLineChars="200" w:firstLine="420"/>
        <w:rPr>
          <w:del w:id="2144" w:author="芙兰朵露" w:date="2022-05-22T01:45:00Z"/>
        </w:rPr>
      </w:pPr>
      <w:del w:id="2145" w:author="芙兰朵露" w:date="2022-05-22T01:45:00Z">
        <w:r>
          <w:rPr>
            <w:rFonts w:hint="eastAsia"/>
          </w:rPr>
          <w:delText>“哈？”</w:delText>
        </w:r>
      </w:del>
    </w:p>
    <w:p w14:paraId="4709B5B8" w14:textId="480BE67A" w:rsidR="00483C78" w:rsidRPr="00750B60" w:rsidRDefault="00483C78" w:rsidP="00483C78">
      <w:pPr>
        <w:rPr>
          <w:ins w:id="2146" w:author="芙兰朵露" w:date="2022-05-22T01:45:00Z"/>
        </w:rPr>
      </w:pPr>
      <w:ins w:id="2147" w:author="芙兰朵露" w:date="2022-05-22T01:45:00Z">
        <w:r w:rsidRPr="00750B60">
          <w:rPr>
            <w:rFonts w:hint="eastAsia"/>
          </w:rPr>
          <w:t>「</w:t>
        </w:r>
        <w:r w:rsidR="00675838" w:rsidRPr="00750B60">
          <w:t>……</w:t>
        </w:r>
        <w:r w:rsidRPr="00750B60">
          <w:t>恶魔」</w:t>
        </w:r>
      </w:ins>
    </w:p>
    <w:p w14:paraId="5A8D29A3" w14:textId="77777777" w:rsidR="00483C78" w:rsidRPr="00750B60" w:rsidRDefault="00483C78" w:rsidP="00483C78">
      <w:pPr>
        <w:rPr>
          <w:ins w:id="2148" w:author="芙兰朵露" w:date="2022-05-22T01:45:00Z"/>
        </w:rPr>
      </w:pPr>
      <w:ins w:id="2149" w:author="芙兰朵露" w:date="2022-05-22T01:45:00Z">
        <w:r w:rsidRPr="00750B60">
          <w:rPr>
            <w:rFonts w:hint="eastAsia"/>
          </w:rPr>
          <w:t>「哈？」</w:t>
        </w:r>
      </w:ins>
    </w:p>
    <w:p w14:paraId="74832B3A" w14:textId="23859E72" w:rsidR="00483C78" w:rsidRPr="00750B60" w:rsidRDefault="00483C78" w:rsidP="00483C78">
      <w:pPr>
        <w:pPrChange w:id="2150" w:author="芙兰朵露" w:date="2022-05-22T01:45:00Z">
          <w:pPr>
            <w:ind w:firstLineChars="200" w:firstLine="420"/>
          </w:pPr>
        </w:pPrChange>
      </w:pPr>
      <w:r w:rsidRPr="00750B60">
        <w:rPr>
          <w:rFonts w:hint="eastAsia"/>
        </w:rPr>
        <w:t>导师张嘴笑了起来，从她嘴里深渊一样的黑暗中，仿佛能看到</w:t>
      </w:r>
      <w:del w:id="2151" w:author="芙兰朵露" w:date="2022-05-22T01:45:00Z">
        <w:r w:rsidR="00873996">
          <w:rPr>
            <w:rFonts w:hint="eastAsia"/>
          </w:rPr>
          <w:delText>仅剩</w:delText>
        </w:r>
      </w:del>
      <w:ins w:id="2152" w:author="芙兰朵露" w:date="2022-05-22T01:45:00Z">
        <w:r w:rsidR="0006421F" w:rsidRPr="00750B60">
          <w:rPr>
            <w:rFonts w:hint="eastAsia"/>
          </w:rPr>
          <w:t>连接</w:t>
        </w:r>
      </w:ins>
      <w:r w:rsidRPr="00750B60">
        <w:rPr>
          <w:rFonts w:hint="eastAsia"/>
        </w:rPr>
        <w:t>虚无的无间地狱。</w:t>
      </w:r>
    </w:p>
    <w:p w14:paraId="671E482E" w14:textId="4FE8C857" w:rsidR="00483C78" w:rsidRPr="00750B60" w:rsidRDefault="00873996" w:rsidP="00483C78">
      <w:pPr>
        <w:pPrChange w:id="2153" w:author="芙兰朵露" w:date="2022-05-22T01:45:00Z">
          <w:pPr>
            <w:ind w:firstLineChars="200" w:firstLine="420"/>
          </w:pPr>
        </w:pPrChange>
      </w:pPr>
      <w:del w:id="2154" w:author="芙兰朵露" w:date="2022-05-22T01:45:00Z">
        <w:r>
          <w:rPr>
            <w:rFonts w:hint="eastAsia"/>
          </w:rPr>
          <w:delText>“</w:delText>
        </w:r>
      </w:del>
      <w:ins w:id="2155" w:author="芙兰朵露" w:date="2022-05-22T01:45:00Z">
        <w:r w:rsidR="00483C78" w:rsidRPr="00750B60">
          <w:rPr>
            <w:rFonts w:hint="eastAsia"/>
          </w:rPr>
          <w:t>「</w:t>
        </w:r>
      </w:ins>
      <w:r w:rsidR="00483C78" w:rsidRPr="00750B60">
        <w:rPr>
          <w:rFonts w:hint="eastAsia"/>
        </w:rPr>
        <w:t>可别把我这种程度</w:t>
      </w:r>
      <w:ins w:id="2156" w:author="芙兰朵露" w:date="2022-05-22T01:45:00Z">
        <w:r w:rsidR="00DA2029" w:rsidRPr="00750B60">
          <w:rPr>
            <w:rFonts w:hint="eastAsia"/>
          </w:rPr>
          <w:t>的人</w:t>
        </w:r>
      </w:ins>
      <w:r w:rsidR="00483C78" w:rsidRPr="00750B60">
        <w:rPr>
          <w:rFonts w:hint="eastAsia"/>
        </w:rPr>
        <w:t>就称为恶魔。梅诺被杀死了多少次，你就进行了多少次时间回归。有时候是被我杀死，有时候被奥</w:t>
      </w:r>
      <w:proofErr w:type="gramStart"/>
      <w:r w:rsidR="00483C78" w:rsidRPr="00750B60">
        <w:rPr>
          <w:rFonts w:hint="eastAsia"/>
        </w:rPr>
        <w:t>薇</w:t>
      </w:r>
      <w:proofErr w:type="gramEnd"/>
      <w:r w:rsidR="00483C78" w:rsidRPr="00750B60">
        <w:rPr>
          <w:rFonts w:hint="eastAsia"/>
        </w:rPr>
        <w:t>尔杀死，有时因其它原因而死，而你每次都将这个世界吞噬。不仅是梅诺，这片大陆上全部住民的未来，都因你一人的任性而被扭曲成现在这样</w:t>
      </w:r>
      <w:del w:id="2157" w:author="芙兰朵露" w:date="2022-05-22T01:45:00Z">
        <w:r>
          <w:rPr>
            <w:rFonts w:hint="eastAsia"/>
          </w:rPr>
          <w:delText>。”</w:delText>
        </w:r>
      </w:del>
      <w:ins w:id="2158" w:author="芙兰朵露" w:date="2022-05-22T01:45:00Z">
        <w:r w:rsidR="00483C78" w:rsidRPr="00750B60">
          <w:rPr>
            <w:rFonts w:hint="eastAsia"/>
          </w:rPr>
          <w:t>」</w:t>
        </w:r>
      </w:ins>
    </w:p>
    <w:p w14:paraId="0FC3ED26" w14:textId="1C766828" w:rsidR="00483C78" w:rsidRPr="00750B60" w:rsidRDefault="00483C78" w:rsidP="00483C78">
      <w:pPr>
        <w:pPrChange w:id="2159" w:author="芙兰朵露" w:date="2022-05-22T01:45:00Z">
          <w:pPr>
            <w:ind w:firstLineChars="200" w:firstLine="420"/>
          </w:pPr>
        </w:pPrChange>
      </w:pPr>
      <w:r w:rsidRPr="00750B60">
        <w:rPr>
          <w:rFonts w:hint="eastAsia"/>
        </w:rPr>
        <w:t>导师将手从灯里</w:t>
      </w:r>
      <w:del w:id="2160" w:author="芙兰朵露" w:date="2022-05-22T01:45:00Z">
        <w:r w:rsidR="00873996">
          <w:rPr>
            <w:rFonts w:hint="eastAsia"/>
          </w:rPr>
          <w:delText>肩头</w:delText>
        </w:r>
      </w:del>
      <w:ins w:id="2161" w:author="芙兰朵露" w:date="2022-05-22T01:45:00Z">
        <w:r w:rsidRPr="00750B60">
          <w:rPr>
            <w:rFonts w:hint="eastAsia"/>
          </w:rPr>
          <w:t>肩</w:t>
        </w:r>
        <w:r w:rsidR="00901ECB" w:rsidRPr="00750B60">
          <w:rPr>
            <w:rFonts w:hint="eastAsia"/>
          </w:rPr>
          <w:t>上</w:t>
        </w:r>
      </w:ins>
      <w:r w:rsidRPr="00750B60">
        <w:rPr>
          <w:rFonts w:hint="eastAsia"/>
        </w:rPr>
        <w:t>拿开。</w:t>
      </w:r>
      <w:del w:id="2162" w:author="芙兰朵露" w:date="2022-05-22T01:45:00Z">
        <w:r w:rsidR="00873996">
          <w:rPr>
            <w:rFonts w:hint="eastAsia"/>
          </w:rPr>
          <w:delText>从导师手上传来</w:delText>
        </w:r>
      </w:del>
      <w:ins w:id="2163" w:author="芙兰朵露" w:date="2022-05-22T01:45:00Z">
        <w:r w:rsidR="00901ECB" w:rsidRPr="00750B60">
          <w:rPr>
            <w:rFonts w:hint="eastAsia"/>
          </w:rPr>
          <w:t>她仅存</w:t>
        </w:r>
      </w:ins>
      <w:r w:rsidR="00901ECB" w:rsidRPr="00750B60">
        <w:rPr>
          <w:rFonts w:hint="eastAsia"/>
        </w:rPr>
        <w:t>的</w:t>
      </w:r>
      <w:r w:rsidRPr="00750B60">
        <w:rPr>
          <w:rFonts w:hint="eastAsia"/>
        </w:rPr>
        <w:t>些许温度像粘稠的血液一样渗透进布料，缓缓地在灯里全身散开。</w:t>
      </w:r>
    </w:p>
    <w:p w14:paraId="6A6D7583" w14:textId="5C051E22" w:rsidR="00483C78" w:rsidRPr="00750B60" w:rsidRDefault="00873996" w:rsidP="00483C78">
      <w:pPr>
        <w:pPrChange w:id="2164" w:author="芙兰朵露" w:date="2022-05-22T01:45:00Z">
          <w:pPr>
            <w:ind w:firstLineChars="200" w:firstLine="420"/>
          </w:pPr>
        </w:pPrChange>
      </w:pPr>
      <w:del w:id="2165" w:author="芙兰朵露" w:date="2022-05-22T01:45:00Z">
        <w:r>
          <w:rPr>
            <w:rFonts w:hint="eastAsia"/>
          </w:rPr>
          <w:delText>“</w:delText>
        </w:r>
      </w:del>
      <w:ins w:id="2166" w:author="芙兰朵露" w:date="2022-05-22T01:45:00Z">
        <w:r w:rsidR="00483C78" w:rsidRPr="00750B60">
          <w:rPr>
            <w:rFonts w:hint="eastAsia"/>
          </w:rPr>
          <w:t>「</w:t>
        </w:r>
      </w:ins>
      <w:r w:rsidR="00483C78" w:rsidRPr="00750B60">
        <w:rPr>
          <w:rFonts w:hint="eastAsia"/>
        </w:rPr>
        <w:t>真是不得了啊，时任</w:t>
      </w:r>
      <w:del w:id="2167" w:author="芙兰朵露" w:date="2022-05-22T01:45:00Z">
        <w:r>
          <w:rPr>
            <w:rFonts w:hint="eastAsia"/>
          </w:rPr>
          <w:delText>·</w:delText>
        </w:r>
      </w:del>
      <w:r w:rsidR="00483C78" w:rsidRPr="00750B60">
        <w:rPr>
          <w:rFonts w:hint="eastAsia"/>
        </w:rPr>
        <w:t>灯里。</w:t>
      </w:r>
      <w:del w:id="2168" w:author="芙兰朵露" w:date="2022-05-22T01:45:00Z">
        <w:r>
          <w:rPr>
            <w:rFonts w:hint="eastAsia"/>
          </w:rPr>
          <w:delText>相比起被</w:delText>
        </w:r>
      </w:del>
      <w:r w:rsidR="00483C78" w:rsidRPr="00750B60">
        <w:rPr>
          <w:rFonts w:hint="eastAsia"/>
        </w:rPr>
        <w:t>你扰乱了</w:t>
      </w:r>
      <w:ins w:id="2169" w:author="芙兰朵露" w:date="2022-05-22T01:45:00Z">
        <w:r w:rsidR="00DA2029" w:rsidRPr="00750B60">
          <w:rPr>
            <w:rFonts w:hint="eastAsia"/>
          </w:rPr>
          <w:t>他人的</w:t>
        </w:r>
      </w:ins>
      <w:r w:rsidR="00483C78" w:rsidRPr="00750B60">
        <w:rPr>
          <w:rFonts w:hint="eastAsia"/>
        </w:rPr>
        <w:t>人生</w:t>
      </w:r>
      <w:del w:id="2170" w:author="芙兰朵露" w:date="2022-05-22T01:45:00Z">
        <w:r>
          <w:rPr>
            <w:rFonts w:hint="eastAsia"/>
          </w:rPr>
          <w:delText>的人数，</w:delText>
        </w:r>
      </w:del>
      <w:ins w:id="2171" w:author="芙兰朵露" w:date="2022-05-22T01:45:00Z">
        <w:r w:rsidR="00DA2029" w:rsidRPr="00750B60">
          <w:rPr>
            <w:rFonts w:hint="eastAsia"/>
          </w:rPr>
          <w:t>之多</w:t>
        </w:r>
        <w:r w:rsidR="00483C78" w:rsidRPr="00750B60">
          <w:rPr>
            <w:rFonts w:hint="eastAsia"/>
          </w:rPr>
          <w:t>，</w:t>
        </w:r>
        <w:r w:rsidR="00DA2029" w:rsidRPr="00750B60">
          <w:rPr>
            <w:rFonts w:hint="eastAsia"/>
          </w:rPr>
          <w:t>不过是</w:t>
        </w:r>
      </w:ins>
      <w:r w:rsidR="00483C78" w:rsidRPr="00750B60">
        <w:rPr>
          <w:rFonts w:hint="eastAsia"/>
        </w:rPr>
        <w:t>被我处刑</w:t>
      </w:r>
      <w:del w:id="2172" w:author="芙兰朵露" w:date="2022-05-22T01:45:00Z">
        <w:r>
          <w:rPr>
            <w:rFonts w:hint="eastAsia"/>
          </w:rPr>
          <w:delText>的</w:delText>
        </w:r>
      </w:del>
      <w:ins w:id="2173" w:author="芙兰朵露" w:date="2022-05-22T01:45:00Z">
        <w:r w:rsidR="00DA2029" w:rsidRPr="00750B60">
          <w:rPr>
            <w:rFonts w:hint="eastAsia"/>
          </w:rPr>
          <w:t>之</w:t>
        </w:r>
      </w:ins>
      <w:r w:rsidR="00483C78" w:rsidRPr="00750B60">
        <w:rPr>
          <w:rFonts w:hint="eastAsia"/>
        </w:rPr>
        <w:t>人</w:t>
      </w:r>
      <w:del w:id="2174" w:author="芙兰朵露" w:date="2022-05-22T01:45:00Z">
        <w:r>
          <w:rPr>
            <w:rFonts w:hint="eastAsia"/>
          </w:rPr>
          <w:delText>不过其中</w:delText>
        </w:r>
      </w:del>
      <w:r w:rsidR="00483C78" w:rsidRPr="00750B60">
        <w:rPr>
          <w:rFonts w:hint="eastAsia"/>
        </w:rPr>
        <w:t>的九牛一毛。我从一个恶人的角度，向你表达我的敬意</w:t>
      </w:r>
      <w:del w:id="2175" w:author="芙兰朵露" w:date="2022-05-22T01:45:00Z">
        <w:r>
          <w:rPr>
            <w:rFonts w:hint="eastAsia"/>
          </w:rPr>
          <w:delText>。”</w:delText>
        </w:r>
      </w:del>
      <w:ins w:id="2176" w:author="芙兰朵露" w:date="2022-05-22T01:45:00Z">
        <w:r w:rsidR="00483C78" w:rsidRPr="00750B60">
          <w:rPr>
            <w:rFonts w:hint="eastAsia"/>
          </w:rPr>
          <w:t>」</w:t>
        </w:r>
      </w:ins>
    </w:p>
    <w:p w14:paraId="044210F7" w14:textId="4B61F423" w:rsidR="00483C78" w:rsidRPr="00750B60" w:rsidRDefault="00DA2029" w:rsidP="00483C78">
      <w:pPr>
        <w:rPr>
          <w:ins w:id="2177" w:author="芙兰朵露" w:date="2022-05-22T01:45:00Z"/>
        </w:rPr>
      </w:pPr>
      <w:ins w:id="2178" w:author="芙兰朵露" w:date="2022-05-22T01:45:00Z">
        <w:r w:rsidRPr="00750B60">
          <w:rPr>
            <w:rFonts w:hint="eastAsia"/>
          </w:rPr>
          <w:t>导师</w:t>
        </w:r>
      </w:ins>
      <w:r w:rsidR="00483C78" w:rsidRPr="00750B60">
        <w:rPr>
          <w:rFonts w:hint="eastAsia"/>
        </w:rPr>
        <w:t>扔下茫然的灯里</w:t>
      </w:r>
      <w:r w:rsidR="00901ECB" w:rsidRPr="00750B60">
        <w:rPr>
          <w:rFonts w:hint="eastAsia"/>
        </w:rPr>
        <w:t>，</w:t>
      </w:r>
      <w:del w:id="2179" w:author="芙兰朵露" w:date="2022-05-22T01:45:00Z">
        <w:r w:rsidR="00873996">
          <w:rPr>
            <w:rFonts w:hint="eastAsia"/>
          </w:rPr>
          <w:delText>导师就这样离开</w:delText>
        </w:r>
      </w:del>
      <w:ins w:id="2180" w:author="芙兰朵露" w:date="2022-05-22T01:45:00Z">
        <w:r w:rsidRPr="00750B60">
          <w:rPr>
            <w:rFonts w:hint="eastAsia"/>
          </w:rPr>
          <w:t>一个人</w:t>
        </w:r>
        <w:r w:rsidR="00483C78" w:rsidRPr="00750B60">
          <w:rPr>
            <w:rFonts w:hint="eastAsia"/>
          </w:rPr>
          <w:t>离</w:t>
        </w:r>
        <w:r w:rsidRPr="00750B60">
          <w:rPr>
            <w:rFonts w:hint="eastAsia"/>
          </w:rPr>
          <w:t>去</w:t>
        </w:r>
        <w:r w:rsidR="00483C78" w:rsidRPr="00750B60">
          <w:rPr>
            <w:rFonts w:hint="eastAsia"/>
          </w:rPr>
          <w:t>。</w:t>
        </w:r>
      </w:ins>
    </w:p>
    <w:p w14:paraId="25FF6F2B" w14:textId="53589E62" w:rsidR="00DA2029" w:rsidRPr="00750B60" w:rsidRDefault="00DA2029" w:rsidP="00483C78">
      <w:pPr>
        <w:rPr>
          <w:ins w:id="2181" w:author="芙兰朵露" w:date="2022-05-22T01:45:00Z"/>
        </w:rPr>
      </w:pPr>
    </w:p>
    <w:p w14:paraId="09C106AC" w14:textId="77777777" w:rsidR="00DA2029" w:rsidRPr="00750B60" w:rsidRDefault="00DA2029" w:rsidP="00483C78">
      <w:pPr>
        <w:rPr>
          <w:ins w:id="2182" w:author="芙兰朵露" w:date="2022-05-22T01:45:00Z"/>
        </w:rPr>
      </w:pPr>
    </w:p>
    <w:p w14:paraId="07DFD13D" w14:textId="77777777" w:rsidR="00743069" w:rsidRDefault="00901ECB">
      <w:pPr>
        <w:ind w:firstLineChars="200" w:firstLine="420"/>
        <w:rPr>
          <w:del w:id="2183" w:author="芙兰朵露" w:date="2022-05-22T01:45:00Z"/>
        </w:rPr>
      </w:pPr>
      <w:proofErr w:type="gramStart"/>
      <w:ins w:id="2184" w:author="芙兰朵露" w:date="2022-05-22T01:45:00Z">
        <w:r w:rsidRPr="00750B60">
          <w:rPr>
            <w:rFonts w:hint="eastAsia"/>
          </w:rPr>
          <w:t>给灯里加</w:t>
        </w:r>
      </w:ins>
      <w:proofErr w:type="gramEnd"/>
      <w:r w:rsidRPr="00750B60">
        <w:rPr>
          <w:rFonts w:hint="eastAsia"/>
        </w:rPr>
        <w:t>了</w:t>
      </w:r>
      <w:del w:id="2185" w:author="芙兰朵露" w:date="2022-05-22T01:45:00Z">
        <w:r w:rsidR="00873996">
          <w:rPr>
            <w:rFonts w:hint="eastAsia"/>
          </w:rPr>
          <w:delText>。</w:delText>
        </w:r>
      </w:del>
    </w:p>
    <w:p w14:paraId="75917632" w14:textId="0A909831" w:rsidR="00483C78" w:rsidRPr="00750B60" w:rsidRDefault="00873996" w:rsidP="00483C78">
      <w:pPr>
        <w:pPrChange w:id="2186" w:author="芙兰朵露" w:date="2022-05-22T01:45:00Z">
          <w:pPr>
            <w:ind w:firstLineChars="200" w:firstLine="420"/>
          </w:pPr>
        </w:pPrChange>
      </w:pPr>
      <w:del w:id="2187" w:author="芙兰朵露" w:date="2022-05-22T01:45:00Z">
        <w:r>
          <w:rPr>
            <w:rFonts w:hint="eastAsia"/>
          </w:rPr>
          <w:delText>取得了阻止【世界回归】的</w:delText>
        </w:r>
      </w:del>
      <w:ins w:id="2188" w:author="芙兰朵露" w:date="2022-05-22T01:45:00Z">
        <w:r w:rsidR="00901ECB" w:rsidRPr="00750B60">
          <w:rPr>
            <w:rFonts w:hint="eastAsia"/>
          </w:rPr>
          <w:t>一道</w:t>
        </w:r>
      </w:ins>
      <w:r w:rsidR="00483C78" w:rsidRPr="00750B60">
        <w:rPr>
          <w:rFonts w:hint="eastAsia"/>
        </w:rPr>
        <w:t>保险</w:t>
      </w:r>
      <w:del w:id="2189" w:author="芙兰朵露" w:date="2022-05-22T01:45:00Z">
        <w:r>
          <w:rPr>
            <w:rFonts w:hint="eastAsia"/>
          </w:rPr>
          <w:delText>，</w:delText>
        </w:r>
      </w:del>
      <w:ins w:id="2190" w:author="芙兰朵露" w:date="2022-05-22T01:45:00Z">
        <w:r w:rsidR="00901ECB" w:rsidRPr="00750B60">
          <w:rPr>
            <w:rFonts w:hint="eastAsia"/>
          </w:rPr>
          <w:t>的</w:t>
        </w:r>
      </w:ins>
      <w:r w:rsidR="00483C78" w:rsidRPr="00750B60">
        <w:rPr>
          <w:rFonts w:hint="eastAsia"/>
        </w:rPr>
        <w:t>导师『阳炎』走在大圣堂的走廊上。</w:t>
      </w:r>
    </w:p>
    <w:p w14:paraId="68704B48" w14:textId="0A04FCBF" w:rsidR="00483C78" w:rsidRPr="00750B60" w:rsidRDefault="00873996" w:rsidP="00483C78">
      <w:pPr>
        <w:pPrChange w:id="2191" w:author="芙兰朵露" w:date="2022-05-22T01:45:00Z">
          <w:pPr>
            <w:ind w:firstLineChars="200" w:firstLine="420"/>
          </w:pPr>
        </w:pPrChange>
      </w:pPr>
      <w:del w:id="2192" w:author="芙兰朵露" w:date="2022-05-22T01:45:00Z">
        <w:r>
          <w:rPr>
            <w:rFonts w:hint="eastAsia"/>
          </w:rPr>
          <w:delText>“被</w:delText>
        </w:r>
      </w:del>
      <w:ins w:id="2193" w:author="芙兰朵露" w:date="2022-05-22T01:45:00Z">
        <w:r w:rsidR="00483C78" w:rsidRPr="00750B60">
          <w:rPr>
            <w:rFonts w:hint="eastAsia"/>
          </w:rPr>
          <w:t>「</w:t>
        </w:r>
        <w:r w:rsidR="00901ECB" w:rsidRPr="00750B60">
          <w:rPr>
            <w:rFonts w:hint="eastAsia"/>
          </w:rPr>
          <w:t>听我</w:t>
        </w:r>
      </w:ins>
      <w:r w:rsidR="00901ECB" w:rsidRPr="00750B60">
        <w:rPr>
          <w:rFonts w:hint="eastAsia"/>
        </w:rPr>
        <w:t>说</w:t>
      </w:r>
      <w:del w:id="2194" w:author="芙兰朵露" w:date="2022-05-22T01:45:00Z">
        <w:r>
          <w:rPr>
            <w:rFonts w:hint="eastAsia"/>
          </w:rPr>
          <w:delText>了</w:delText>
        </w:r>
      </w:del>
      <w:proofErr w:type="gramStart"/>
      <w:ins w:id="2195" w:author="芙兰朵露" w:date="2022-05-22T01:45:00Z">
        <w:r w:rsidR="00901ECB" w:rsidRPr="00750B60">
          <w:rPr>
            <w:rFonts w:hint="eastAsia"/>
          </w:rPr>
          <w:t>完</w:t>
        </w:r>
      </w:ins>
      <w:r w:rsidR="00483C78" w:rsidRPr="00750B60">
        <w:rPr>
          <w:rFonts w:hint="eastAsia"/>
        </w:rPr>
        <w:t>那样</w:t>
      </w:r>
      <w:proofErr w:type="gramEnd"/>
      <w:r w:rsidR="00483C78" w:rsidRPr="00750B60">
        <w:rPr>
          <w:rFonts w:hint="eastAsia"/>
        </w:rPr>
        <w:t>的话，她应该就不会在</w:t>
      </w:r>
      <w:del w:id="2196" w:author="芙兰朵露" w:date="2022-05-22T01:45:00Z">
        <w:r>
          <w:rPr>
            <w:rFonts w:hint="eastAsia"/>
          </w:rPr>
          <w:delText>处刑的</w:delText>
        </w:r>
      </w:del>
      <w:r w:rsidR="00901ECB" w:rsidRPr="00750B60">
        <w:rPr>
          <w:rFonts w:hint="eastAsia"/>
        </w:rPr>
        <w:t>最后关头</w:t>
      </w:r>
      <w:r w:rsidR="00483C78" w:rsidRPr="00750B60">
        <w:rPr>
          <w:rFonts w:hint="eastAsia"/>
        </w:rPr>
        <w:t>使用【世界回归】了吧</w:t>
      </w:r>
      <w:del w:id="2197" w:author="芙兰朵露" w:date="2022-05-22T01:45:00Z">
        <w:r>
          <w:rPr>
            <w:rFonts w:hint="eastAsia"/>
          </w:rPr>
          <w:delText>。”</w:delText>
        </w:r>
      </w:del>
      <w:ins w:id="2198" w:author="芙兰朵露" w:date="2022-05-22T01:45:00Z">
        <w:r w:rsidR="00483C78" w:rsidRPr="00750B60">
          <w:rPr>
            <w:rFonts w:hint="eastAsia"/>
          </w:rPr>
          <w:t>」</w:t>
        </w:r>
      </w:ins>
    </w:p>
    <w:p w14:paraId="3704F162" w14:textId="2C5DE9EE" w:rsidR="00483C78" w:rsidRPr="00750B60" w:rsidRDefault="00483C78" w:rsidP="00483C78">
      <w:pPr>
        <w:pPrChange w:id="2199" w:author="芙兰朵露" w:date="2022-05-22T01:45:00Z">
          <w:pPr>
            <w:ind w:firstLineChars="200" w:firstLine="420"/>
          </w:pPr>
        </w:pPrChange>
      </w:pPr>
      <w:r w:rsidRPr="00750B60">
        <w:rPr>
          <w:rFonts w:hint="eastAsia"/>
        </w:rPr>
        <w:t>即使对导师来说，灯里的纯粹概念也极为棘手。将自己的时间【回归】从而复活，意味着无法使用物理的手段将灯里杀死，而且就连空间也可以干涉的【时】之魔导，还拥有各种各样效果不同的运用方法。</w:t>
      </w:r>
      <w:ins w:id="2200" w:author="芙兰朵露" w:date="2022-05-22T01:45:00Z">
        <w:r w:rsidR="00492531" w:rsidRPr="00750B60">
          <w:rPr>
            <w:rFonts w:hint="eastAsia"/>
          </w:rPr>
          <w:t>直到她人灾化之前，</w:t>
        </w:r>
      </w:ins>
      <w:r w:rsidRPr="00750B60">
        <w:rPr>
          <w:rFonts w:hint="eastAsia"/>
        </w:rPr>
        <w:t>这种遇到紧急情况就可以瞬间逆转时间</w:t>
      </w:r>
      <w:proofErr w:type="gramStart"/>
      <w:r w:rsidRPr="00750B60">
        <w:rPr>
          <w:rFonts w:hint="eastAsia"/>
        </w:rPr>
        <w:t>的魔导</w:t>
      </w:r>
      <w:proofErr w:type="gramEnd"/>
      <w:del w:id="2201" w:author="芙兰朵露" w:date="2022-05-22T01:45:00Z">
        <w:r w:rsidR="00873996">
          <w:rPr>
            <w:rFonts w:hint="eastAsia"/>
          </w:rPr>
          <w:delText>，在灯里变成人灾之前都能够</w:delText>
        </w:r>
      </w:del>
      <w:ins w:id="2202" w:author="芙兰朵露" w:date="2022-05-22T01:45:00Z">
        <w:r w:rsidR="00492531" w:rsidRPr="00750B60">
          <w:rPr>
            <w:rFonts w:hint="eastAsia"/>
          </w:rPr>
          <w:t>还会</w:t>
        </w:r>
      </w:ins>
      <w:r w:rsidR="00492531" w:rsidRPr="00750B60">
        <w:rPr>
          <w:rFonts w:hint="eastAsia"/>
        </w:rPr>
        <w:t>持续</w:t>
      </w:r>
      <w:del w:id="2203" w:author="芙兰朵露" w:date="2022-05-22T01:45:00Z">
        <w:r w:rsidR="00873996">
          <w:rPr>
            <w:rFonts w:hint="eastAsia"/>
          </w:rPr>
          <w:delText>地保护着她</w:delText>
        </w:r>
      </w:del>
      <w:r w:rsidRPr="00750B60">
        <w:rPr>
          <w:rFonts w:hint="eastAsia"/>
        </w:rPr>
        <w:t>。</w:t>
      </w:r>
    </w:p>
    <w:p w14:paraId="53AD097A" w14:textId="7DE9D354" w:rsidR="00483C78" w:rsidRPr="00750B60" w:rsidRDefault="00483C78" w:rsidP="00483C78">
      <w:pPr>
        <w:pPrChange w:id="2204" w:author="芙兰朵露" w:date="2022-05-22T01:45:00Z">
          <w:pPr>
            <w:ind w:firstLineChars="200" w:firstLine="420"/>
          </w:pPr>
        </w:pPrChange>
      </w:pPr>
      <w:r w:rsidRPr="00750B60">
        <w:rPr>
          <w:rFonts w:hint="eastAsia"/>
        </w:rPr>
        <w:t>既然无法</w:t>
      </w:r>
      <w:del w:id="2205" w:author="芙兰朵露" w:date="2022-05-22T01:45:00Z">
        <w:r w:rsidR="00873996">
          <w:rPr>
            <w:rFonts w:hint="eastAsia"/>
          </w:rPr>
          <w:delText>将灯里</w:delText>
        </w:r>
      </w:del>
      <w:r w:rsidR="00492531" w:rsidRPr="00750B60">
        <w:rPr>
          <w:rFonts w:hint="eastAsia"/>
        </w:rPr>
        <w:t>在物理上拘束</w:t>
      </w:r>
      <w:ins w:id="2206" w:author="芙兰朵露" w:date="2022-05-22T01:45:00Z">
        <w:r w:rsidRPr="00750B60">
          <w:rPr>
            <w:rFonts w:hint="eastAsia"/>
          </w:rPr>
          <w:t>灯里</w:t>
        </w:r>
      </w:ins>
      <w:r w:rsidRPr="00750B60">
        <w:rPr>
          <w:rFonts w:hint="eastAsia"/>
        </w:rPr>
        <w:t>在某个地方，那么</w:t>
      </w:r>
      <w:ins w:id="2207" w:author="芙兰朵露" w:date="2022-05-22T01:45:00Z">
        <w:r w:rsidR="00492531" w:rsidRPr="00750B60">
          <w:rPr>
            <w:rFonts w:hint="eastAsia"/>
          </w:rPr>
          <w:t>最好的选择就是</w:t>
        </w:r>
      </w:ins>
      <w:r w:rsidRPr="00750B60">
        <w:rPr>
          <w:rFonts w:hint="eastAsia"/>
        </w:rPr>
        <w:t>打出梅诺这张牌</w:t>
      </w:r>
      <w:del w:id="2208" w:author="芙兰朵露" w:date="2022-05-22T01:45:00Z">
        <w:r w:rsidR="00873996">
          <w:rPr>
            <w:rFonts w:hint="eastAsia"/>
          </w:rPr>
          <w:delText>将</w:delText>
        </w:r>
      </w:del>
      <w:ins w:id="2209" w:author="芙兰朵露" w:date="2022-05-22T01:45:00Z">
        <w:r w:rsidR="00492531" w:rsidRPr="00750B60">
          <w:rPr>
            <w:rFonts w:hint="eastAsia"/>
          </w:rPr>
          <w:t>限制</w:t>
        </w:r>
      </w:ins>
      <w:r w:rsidRPr="00750B60">
        <w:rPr>
          <w:rFonts w:hint="eastAsia"/>
        </w:rPr>
        <w:t>她的精神</w:t>
      </w:r>
      <w:del w:id="2210" w:author="芙兰朵露" w:date="2022-05-22T01:45:00Z">
        <w:r w:rsidR="00873996">
          <w:rPr>
            <w:rFonts w:hint="eastAsia"/>
          </w:rPr>
          <w:delText>限制起来就变成了最好的选择</w:delText>
        </w:r>
      </w:del>
      <w:r w:rsidRPr="00750B60">
        <w:rPr>
          <w:rFonts w:hint="eastAsia"/>
        </w:rPr>
        <w:t>。</w:t>
      </w:r>
    </w:p>
    <w:p w14:paraId="30517519" w14:textId="28580190" w:rsidR="00483C78" w:rsidRPr="00750B60" w:rsidRDefault="00873996" w:rsidP="00483C78">
      <w:pPr>
        <w:pPrChange w:id="2211" w:author="芙兰朵露" w:date="2022-05-22T01:45:00Z">
          <w:pPr>
            <w:ind w:firstLineChars="200" w:firstLine="420"/>
          </w:pPr>
        </w:pPrChange>
      </w:pPr>
      <w:del w:id="2212" w:author="芙兰朵露" w:date="2022-05-22T01:45:00Z">
        <w:r>
          <w:rPr>
            <w:rFonts w:hint="eastAsia"/>
          </w:rPr>
          <w:delText>“</w:delText>
        </w:r>
      </w:del>
      <w:ins w:id="2213" w:author="芙兰朵露" w:date="2022-05-22T01:45:00Z">
        <w:r w:rsidR="00483C78" w:rsidRPr="00750B60">
          <w:rPr>
            <w:rFonts w:hint="eastAsia"/>
          </w:rPr>
          <w:t>「</w:t>
        </w:r>
      </w:ins>
      <w:r w:rsidR="00483C78" w:rsidRPr="00750B60">
        <w:rPr>
          <w:rFonts w:hint="eastAsia"/>
        </w:rPr>
        <w:t>这样一来，就只不过是个会</w:t>
      </w:r>
      <w:proofErr w:type="gramStart"/>
      <w:r w:rsidR="00483C78" w:rsidRPr="00750B60">
        <w:rPr>
          <w:rFonts w:hint="eastAsia"/>
        </w:rPr>
        <w:t>使用魔导的</w:t>
      </w:r>
      <w:proofErr w:type="gramEnd"/>
      <w:r w:rsidR="00483C78" w:rsidRPr="00750B60">
        <w:rPr>
          <w:rFonts w:hint="eastAsia"/>
        </w:rPr>
        <w:t>小孩子罢了</w:t>
      </w:r>
      <w:del w:id="2214" w:author="芙兰朵露" w:date="2022-05-22T01:45:00Z">
        <w:r>
          <w:rPr>
            <w:rFonts w:hint="eastAsia"/>
          </w:rPr>
          <w:delText>。”</w:delText>
        </w:r>
      </w:del>
      <w:ins w:id="2215" w:author="芙兰朵露" w:date="2022-05-22T01:45:00Z">
        <w:r w:rsidR="00483C78" w:rsidRPr="00750B60">
          <w:rPr>
            <w:rFonts w:hint="eastAsia"/>
          </w:rPr>
          <w:t>」</w:t>
        </w:r>
      </w:ins>
    </w:p>
    <w:p w14:paraId="40060983" w14:textId="77777777" w:rsidR="00483C78" w:rsidRPr="00750B60" w:rsidRDefault="00483C78" w:rsidP="00483C78">
      <w:pPr>
        <w:pPrChange w:id="2216" w:author="芙兰朵露" w:date="2022-05-22T01:45:00Z">
          <w:pPr>
            <w:ind w:firstLineChars="200" w:firstLine="420"/>
          </w:pPr>
        </w:pPrChange>
      </w:pPr>
      <w:r w:rsidRPr="00750B60">
        <w:rPr>
          <w:rFonts w:hint="eastAsia"/>
        </w:rPr>
        <w:t>这种会盯着一个目标执着努力的类型，并不难以诱导。</w:t>
      </w:r>
    </w:p>
    <w:p w14:paraId="42A7C0BB" w14:textId="2DE653B9" w:rsidR="00483C78" w:rsidRPr="00750B60" w:rsidRDefault="00492531" w:rsidP="00483C78">
      <w:pPr>
        <w:pPrChange w:id="2217" w:author="芙兰朵露" w:date="2022-05-22T01:45:00Z">
          <w:pPr>
            <w:ind w:firstLineChars="200" w:firstLine="420"/>
          </w:pPr>
        </w:pPrChange>
      </w:pPr>
      <w:ins w:id="2218" w:author="芙兰朵露" w:date="2022-05-22T01:45:00Z">
        <w:r w:rsidRPr="00750B60">
          <w:rPr>
            <w:rFonts w:hint="eastAsia"/>
          </w:rPr>
          <w:t>之所以有</w:t>
        </w:r>
      </w:ins>
      <w:r w:rsidR="00483C78" w:rsidRPr="00750B60">
        <w:rPr>
          <w:rFonts w:hint="eastAsia"/>
        </w:rPr>
        <w:t>巨大的执念多半并不是因为爱情</w:t>
      </w:r>
      <w:del w:id="2219" w:author="芙兰朵露" w:date="2022-05-22T01:45:00Z">
        <w:r w:rsidR="00873996">
          <w:rPr>
            <w:rFonts w:hint="eastAsia"/>
          </w:rPr>
          <w:delText>或友情</w:delText>
        </w:r>
      </w:del>
      <w:r w:rsidRPr="00750B60">
        <w:rPr>
          <w:rFonts w:hint="eastAsia"/>
        </w:rPr>
        <w:t>之类的</w:t>
      </w:r>
      <w:del w:id="2220" w:author="芙兰朵露" w:date="2022-05-22T01:45:00Z">
        <w:r w:rsidR="00873996">
          <w:rPr>
            <w:rFonts w:hint="eastAsia"/>
          </w:rPr>
          <w:delText>东西。</w:delText>
        </w:r>
      </w:del>
      <w:ins w:id="2221" w:author="芙兰朵露" w:date="2022-05-22T01:45:00Z">
        <w:r w:rsidR="00483C78" w:rsidRPr="00750B60">
          <w:rPr>
            <w:rFonts w:hint="eastAsia"/>
          </w:rPr>
          <w:t>。</w:t>
        </w:r>
        <w:r w:rsidRPr="00750B60">
          <w:rPr>
            <w:rFonts w:hint="eastAsia"/>
          </w:rPr>
          <w:t>而是</w:t>
        </w:r>
      </w:ins>
      <w:r w:rsidR="00483C78" w:rsidRPr="00750B60">
        <w:rPr>
          <w:rFonts w:hint="eastAsia"/>
        </w:rPr>
        <w:t>自己付出的努力、</w:t>
      </w:r>
      <w:del w:id="2222" w:author="芙兰朵露" w:date="2022-05-22T01:45:00Z">
        <w:r w:rsidR="00873996">
          <w:rPr>
            <w:rFonts w:hint="eastAsia"/>
          </w:rPr>
          <w:delText>来回</w:delText>
        </w:r>
      </w:del>
      <w:ins w:id="2223" w:author="芙兰朵露" w:date="2022-05-22T01:45:00Z">
        <w:r w:rsidRPr="00750B60">
          <w:rPr>
            <w:rFonts w:hint="eastAsia"/>
          </w:rPr>
          <w:t>反复</w:t>
        </w:r>
      </w:ins>
      <w:r w:rsidR="00483C78" w:rsidRPr="00750B60">
        <w:rPr>
          <w:rFonts w:hint="eastAsia"/>
        </w:rPr>
        <w:t>经历的时间、重叠数次的痛苦。无论是有形还是无形的东西，如果一直累积在一起就会越来越多，</w:t>
      </w:r>
      <w:ins w:id="2224" w:author="芙兰朵露" w:date="2022-05-22T01:45:00Z">
        <w:r w:rsidRPr="00750B60">
          <w:rPr>
            <w:rFonts w:hint="eastAsia"/>
          </w:rPr>
          <w:t>就会</w:t>
        </w:r>
      </w:ins>
      <w:r w:rsidR="00483C78" w:rsidRPr="00750B60">
        <w:rPr>
          <w:rFonts w:hint="eastAsia"/>
        </w:rPr>
        <w:t>变成一种巨大的感情。即使这样的感情越来越沉重甚至会将自己压垮，这类人多半也不舍得将这份感情舍去。</w:t>
      </w:r>
    </w:p>
    <w:p w14:paraId="38998D1E" w14:textId="1F80723A" w:rsidR="00483C78" w:rsidRPr="00750B60" w:rsidRDefault="00483C78" w:rsidP="00483C78">
      <w:pPr>
        <w:pPrChange w:id="2225" w:author="芙兰朵露" w:date="2022-05-22T01:45:00Z">
          <w:pPr>
            <w:ind w:firstLineChars="200" w:firstLine="420"/>
          </w:pPr>
        </w:pPrChange>
      </w:pPr>
      <w:r w:rsidRPr="00750B60">
        <w:rPr>
          <w:rFonts w:hint="eastAsia"/>
        </w:rPr>
        <w:t>对灯里来说也是这样，</w:t>
      </w:r>
      <w:ins w:id="2226" w:author="芙兰朵露" w:date="2022-05-22T01:45:00Z">
        <w:r w:rsidR="00492531" w:rsidRPr="00750B60">
          <w:rPr>
            <w:rFonts w:hint="eastAsia"/>
          </w:rPr>
          <w:t>她会苦恼</w:t>
        </w:r>
      </w:ins>
      <w:r w:rsidRPr="00750B60">
        <w:rPr>
          <w:rFonts w:hint="eastAsia"/>
        </w:rPr>
        <w:t>应该</w:t>
      </w:r>
      <w:del w:id="2227" w:author="芙兰朵露" w:date="2022-05-22T01:45:00Z">
        <w:r w:rsidR="00873996">
          <w:rPr>
            <w:rFonts w:hint="eastAsia"/>
          </w:rPr>
          <w:delText>是</w:delText>
        </w:r>
      </w:del>
      <w:r w:rsidRPr="00750B60">
        <w:rPr>
          <w:rFonts w:hint="eastAsia"/>
        </w:rPr>
        <w:t>是帮助梅诺，还是让梅诺杀了自己</w:t>
      </w:r>
      <w:del w:id="2228" w:author="芙兰朵露" w:date="2022-05-22T01:45:00Z">
        <w:r w:rsidR="00873996">
          <w:rPr>
            <w:rFonts w:hint="eastAsia"/>
          </w:rPr>
          <w:delText>？这样不得不二选一的</w:delText>
        </w:r>
      </w:del>
      <w:ins w:id="2229" w:author="芙兰朵露" w:date="2022-05-22T01:45:00Z">
        <w:r w:rsidR="00C608FA" w:rsidRPr="00750B60">
          <w:rPr>
            <w:rFonts w:hint="eastAsia"/>
          </w:rPr>
          <w:t>。</w:t>
        </w:r>
        <w:r w:rsidRPr="00750B60">
          <w:rPr>
            <w:rFonts w:hint="eastAsia"/>
          </w:rPr>
          <w:t>这</w:t>
        </w:r>
        <w:r w:rsidR="00C608FA" w:rsidRPr="00750B60">
          <w:rPr>
            <w:rFonts w:hint="eastAsia"/>
          </w:rPr>
          <w:t>种</w:t>
        </w:r>
      </w:ins>
      <w:r w:rsidRPr="00750B60">
        <w:rPr>
          <w:rFonts w:hint="eastAsia"/>
        </w:rPr>
        <w:t>苦恼</w:t>
      </w:r>
      <w:del w:id="2230" w:author="芙兰朵露" w:date="2022-05-22T01:45:00Z">
        <w:r w:rsidR="00873996">
          <w:rPr>
            <w:rFonts w:hint="eastAsia"/>
          </w:rPr>
          <w:delText>已经快要成为阻止</w:delText>
        </w:r>
      </w:del>
      <w:ins w:id="2231" w:author="芙兰朵露" w:date="2022-05-22T01:45:00Z">
        <w:r w:rsidR="00C608FA" w:rsidRPr="00750B60">
          <w:rPr>
            <w:rFonts w:hint="eastAsia"/>
          </w:rPr>
          <w:t>成为了</w:t>
        </w:r>
      </w:ins>
      <w:r w:rsidR="00C608FA" w:rsidRPr="00750B60">
        <w:rPr>
          <w:rFonts w:hint="eastAsia"/>
        </w:rPr>
        <w:t>她</w:t>
      </w:r>
      <w:del w:id="2232" w:author="芙兰朵露" w:date="2022-05-22T01:45:00Z">
        <w:r w:rsidR="00873996">
          <w:rPr>
            <w:rFonts w:hint="eastAsia"/>
          </w:rPr>
          <w:delText>继续</w:delText>
        </w:r>
      </w:del>
      <w:r w:rsidRPr="00750B60">
        <w:rPr>
          <w:rFonts w:hint="eastAsia"/>
        </w:rPr>
        <w:t>前行的重担。</w:t>
      </w:r>
    </w:p>
    <w:p w14:paraId="75C780CD" w14:textId="3921FD71" w:rsidR="00483C78" w:rsidRPr="00750B60" w:rsidRDefault="00873996" w:rsidP="00483C78">
      <w:pPr>
        <w:pPrChange w:id="2233" w:author="芙兰朵露" w:date="2022-05-22T01:45:00Z">
          <w:pPr>
            <w:ind w:firstLineChars="200" w:firstLine="420"/>
          </w:pPr>
        </w:pPrChange>
      </w:pPr>
      <w:del w:id="2234" w:author="芙兰朵露" w:date="2022-05-22T01:45:00Z">
        <w:r>
          <w:rPr>
            <w:rFonts w:hint="eastAsia"/>
          </w:rPr>
          <w:delText>“与这一切分离，将这感情</w:delText>
        </w:r>
      </w:del>
      <w:ins w:id="2235" w:author="芙兰朵露" w:date="2022-05-22T01:45:00Z">
        <w:r w:rsidR="00483C78" w:rsidRPr="00750B60">
          <w:rPr>
            <w:rFonts w:hint="eastAsia"/>
          </w:rPr>
          <w:t>「</w:t>
        </w:r>
        <w:r w:rsidR="004946CD" w:rsidRPr="00750B60">
          <w:rPr>
            <w:rFonts w:hint="eastAsia"/>
          </w:rPr>
          <w:t>干脆全部</w:t>
        </w:r>
      </w:ins>
      <w:r w:rsidR="00483C78" w:rsidRPr="00750B60">
        <w:rPr>
          <w:rFonts w:hint="eastAsia"/>
        </w:rPr>
        <w:t>舍去，</w:t>
      </w:r>
      <w:del w:id="2236" w:author="芙兰朵露" w:date="2022-05-22T01:45:00Z">
        <w:r>
          <w:rPr>
            <w:rFonts w:hint="eastAsia"/>
          </w:rPr>
          <w:delText>或许</w:delText>
        </w:r>
      </w:del>
      <w:r w:rsidR="004946CD" w:rsidRPr="00750B60">
        <w:rPr>
          <w:rFonts w:hint="eastAsia"/>
        </w:rPr>
        <w:t>还</w:t>
      </w:r>
      <w:del w:id="2237" w:author="芙兰朵露" w:date="2022-05-22T01:45:00Z">
        <w:r>
          <w:rPr>
            <w:rFonts w:hint="eastAsia"/>
          </w:rPr>
          <w:delText>能</w:delText>
        </w:r>
      </w:del>
      <w:r w:rsidR="00483C78" w:rsidRPr="00750B60">
        <w:rPr>
          <w:rFonts w:hint="eastAsia"/>
        </w:rPr>
        <w:t>活得轻松点</w:t>
      </w:r>
      <w:del w:id="2238" w:author="芙兰朵露" w:date="2022-05-22T01:45:00Z">
        <w:r>
          <w:rPr>
            <w:rFonts w:hint="eastAsia"/>
          </w:rPr>
          <w:delText>。”</w:delText>
        </w:r>
      </w:del>
      <w:ins w:id="2239" w:author="芙兰朵露" w:date="2022-05-22T01:45:00Z">
        <w:r w:rsidR="00483C78" w:rsidRPr="00750B60">
          <w:rPr>
            <w:rFonts w:hint="eastAsia"/>
          </w:rPr>
          <w:t>」</w:t>
        </w:r>
      </w:ins>
    </w:p>
    <w:p w14:paraId="01A52E90" w14:textId="77777777" w:rsidR="00483C78" w:rsidRPr="00750B60" w:rsidRDefault="00483C78" w:rsidP="00483C78">
      <w:pPr>
        <w:pPrChange w:id="2240" w:author="芙兰朵露" w:date="2022-05-22T01:45:00Z">
          <w:pPr>
            <w:ind w:firstLineChars="200" w:firstLine="420"/>
          </w:pPr>
        </w:pPrChange>
      </w:pPr>
      <w:r w:rsidRPr="00750B60">
        <w:rPr>
          <w:rFonts w:hint="eastAsia"/>
        </w:rPr>
        <w:t>为了避免灯里做出这样的选择，导师也准备了对应的办法。</w:t>
      </w:r>
    </w:p>
    <w:p w14:paraId="1E56EE78" w14:textId="7AAD1CCE" w:rsidR="00483C78" w:rsidRPr="00750B60" w:rsidRDefault="00483C78" w:rsidP="00483C78">
      <w:pPr>
        <w:pPrChange w:id="2241" w:author="芙兰朵露" w:date="2022-05-22T01:45:00Z">
          <w:pPr>
            <w:ind w:firstLineChars="200" w:firstLine="420"/>
          </w:pPr>
        </w:pPrChange>
      </w:pPr>
      <w:r w:rsidRPr="00750B60">
        <w:rPr>
          <w:rFonts w:hint="eastAsia"/>
        </w:rPr>
        <w:t>导师顺着台阶离开了这里，只剩脚步声在这安静的圣堂内回荡。</w:t>
      </w:r>
    </w:p>
    <w:p w14:paraId="6804A899" w14:textId="77777777" w:rsidR="00743069" w:rsidRDefault="00743069">
      <w:pPr>
        <w:ind w:firstLineChars="200" w:firstLine="420"/>
        <w:rPr>
          <w:del w:id="2242" w:author="芙兰朵露" w:date="2022-05-22T01:45:00Z"/>
        </w:rPr>
      </w:pPr>
    </w:p>
    <w:p w14:paraId="08073F13" w14:textId="77777777" w:rsidR="00483C78" w:rsidRPr="00750B60" w:rsidRDefault="00483C78" w:rsidP="00483C78">
      <w:pPr>
        <w:pPrChange w:id="2243" w:author="芙兰朵露" w:date="2022-05-22T01:45:00Z">
          <w:pPr>
            <w:ind w:firstLineChars="200" w:firstLine="420"/>
          </w:pPr>
        </w:pPrChange>
      </w:pPr>
      <w:r w:rsidRPr="00750B60">
        <w:rPr>
          <w:rFonts w:hint="eastAsia"/>
        </w:rPr>
        <w:t>圣地的大圣堂。</w:t>
      </w:r>
    </w:p>
    <w:p w14:paraId="190B6856" w14:textId="57C7ACAF" w:rsidR="00483C78" w:rsidRPr="00750B60" w:rsidRDefault="00873996" w:rsidP="00483C78">
      <w:pPr>
        <w:pPrChange w:id="2244" w:author="芙兰朵露" w:date="2022-05-22T01:45:00Z">
          <w:pPr>
            <w:ind w:firstLineChars="200" w:firstLine="420"/>
          </w:pPr>
        </w:pPrChange>
      </w:pPr>
      <w:del w:id="2245" w:author="芙兰朵露" w:date="2022-05-22T01:45:00Z">
        <w:r>
          <w:rPr>
            <w:rFonts w:hint="eastAsia"/>
          </w:rPr>
          <w:delText>被称为</w:delText>
        </w:r>
      </w:del>
      <w:ins w:id="2246" w:author="芙兰朵露" w:date="2022-05-22T01:45:00Z">
        <w:r w:rsidR="004946CD" w:rsidRPr="00750B60">
          <w:rPr>
            <w:rFonts w:hint="eastAsia"/>
          </w:rPr>
          <w:t>这座建筑物是</w:t>
        </w:r>
      </w:ins>
      <w:r w:rsidR="00483C78" w:rsidRPr="00750B60">
        <w:rPr>
          <w:rFonts w:hint="eastAsia"/>
        </w:rPr>
        <w:t>全大陆信仰的中心</w:t>
      </w:r>
      <w:del w:id="2247" w:author="芙兰朵露" w:date="2022-05-22T01:45:00Z">
        <w:r>
          <w:rPr>
            <w:rFonts w:hint="eastAsia"/>
          </w:rPr>
          <w:delText>的这个建筑物内人烟稀少</w:delText>
        </w:r>
      </w:del>
      <w:ins w:id="2248" w:author="芙兰朵露" w:date="2022-05-22T01:45:00Z">
        <w:r w:rsidR="004946CD" w:rsidRPr="00750B60">
          <w:rPr>
            <w:rFonts w:hint="eastAsia"/>
          </w:rPr>
          <w:t>，其</w:t>
        </w:r>
        <w:r w:rsidR="00483C78" w:rsidRPr="00750B60">
          <w:rPr>
            <w:rFonts w:hint="eastAsia"/>
          </w:rPr>
          <w:t>内</w:t>
        </w:r>
        <w:r w:rsidR="004946CD" w:rsidRPr="00750B60">
          <w:rPr>
            <w:rFonts w:hint="eastAsia"/>
          </w:rPr>
          <w:t>部空空荡荡</w:t>
        </w:r>
      </w:ins>
      <w:r w:rsidR="00483C78" w:rsidRPr="00750B60">
        <w:rPr>
          <w:rFonts w:hint="eastAsia"/>
        </w:rPr>
        <w:t>。因为全部</w:t>
      </w:r>
      <w:proofErr w:type="gramStart"/>
      <w:r w:rsidR="00483C78" w:rsidRPr="00750B60">
        <w:rPr>
          <w:rFonts w:hint="eastAsia"/>
        </w:rPr>
        <w:t>由魔导</w:t>
      </w:r>
      <w:proofErr w:type="gramEnd"/>
      <w:r w:rsidR="00483C78" w:rsidRPr="00750B60">
        <w:rPr>
          <w:rFonts w:hint="eastAsia"/>
        </w:rPr>
        <w:t>构成，因此</w:t>
      </w:r>
      <w:del w:id="2249" w:author="芙兰朵露" w:date="2022-05-22T01:45:00Z">
        <w:r>
          <w:rPr>
            <w:rFonts w:hint="eastAsia"/>
          </w:rPr>
          <w:delText>不像</w:delText>
        </w:r>
      </w:del>
      <w:ins w:id="2250" w:author="芙兰朵露" w:date="2022-05-22T01:45:00Z">
        <w:r w:rsidR="00483C78" w:rsidRPr="00750B60">
          <w:rPr>
            <w:rFonts w:hint="eastAsia"/>
          </w:rPr>
          <w:t>不</w:t>
        </w:r>
        <w:r w:rsidR="00D8796F" w:rsidRPr="00750B60">
          <w:rPr>
            <w:rFonts w:hint="eastAsia"/>
          </w:rPr>
          <w:t>需要</w:t>
        </w:r>
        <w:r w:rsidR="00483C78" w:rsidRPr="00750B60">
          <w:rPr>
            <w:rFonts w:hint="eastAsia"/>
          </w:rPr>
          <w:t>像</w:t>
        </w:r>
      </w:ins>
      <w:r w:rsidR="00483C78" w:rsidRPr="00750B60">
        <w:rPr>
          <w:rFonts w:hint="eastAsia"/>
        </w:rPr>
        <w:t>传统建筑物那样需要</w:t>
      </w:r>
      <w:del w:id="2251" w:author="芙兰朵露" w:date="2022-05-22T01:45:00Z">
        <w:r>
          <w:rPr>
            <w:rFonts w:hint="eastAsia"/>
          </w:rPr>
          <w:delText>整备、</w:delText>
        </w:r>
      </w:del>
      <w:ins w:id="2252" w:author="芙兰朵露" w:date="2022-05-22T01:45:00Z">
        <w:r w:rsidR="00D8796F" w:rsidRPr="00750B60">
          <w:rPr>
            <w:rFonts w:hint="eastAsia"/>
          </w:rPr>
          <w:t>保养以及</w:t>
        </w:r>
      </w:ins>
      <w:r w:rsidR="00483C78" w:rsidRPr="00750B60">
        <w:rPr>
          <w:rFonts w:hint="eastAsia"/>
        </w:rPr>
        <w:t>维护的人员。只有</w:t>
      </w:r>
      <w:del w:id="2253" w:author="芙兰朵露" w:date="2022-05-22T01:45:00Z">
        <w:r>
          <w:rPr>
            <w:rFonts w:hint="eastAsia"/>
          </w:rPr>
          <w:delText>部分可靠</w:delText>
        </w:r>
      </w:del>
      <w:ins w:id="2254" w:author="芙兰朵露" w:date="2022-05-22T01:45:00Z">
        <w:r w:rsidR="00D8796F" w:rsidRPr="00750B60">
          <w:rPr>
            <w:rFonts w:hint="eastAsia"/>
          </w:rPr>
          <w:t>守口如瓶</w:t>
        </w:r>
      </w:ins>
      <w:r w:rsidR="00483C78" w:rsidRPr="00750B60">
        <w:rPr>
          <w:rFonts w:hint="eastAsia"/>
        </w:rPr>
        <w:t>的圣职者或者与使徒有关的人才被允许进入这个有着诸多机密事项的大圣堂。</w:t>
      </w:r>
    </w:p>
    <w:p w14:paraId="65AE7A11" w14:textId="375D8621" w:rsidR="00483C78" w:rsidRPr="00750B60" w:rsidRDefault="00483C78" w:rsidP="00483C78">
      <w:pPr>
        <w:pPrChange w:id="2255" w:author="芙兰朵露" w:date="2022-05-22T01:45:00Z">
          <w:pPr>
            <w:ind w:firstLineChars="200" w:firstLine="420"/>
          </w:pPr>
        </w:pPrChange>
      </w:pPr>
      <w:r w:rsidRPr="00750B60">
        <w:rPr>
          <w:rFonts w:hint="eastAsia"/>
        </w:rPr>
        <w:t>这里面像废墟一样空空如也。</w:t>
      </w:r>
      <w:del w:id="2256" w:author="芙兰朵露" w:date="2022-05-22T01:45:00Z">
        <w:r w:rsidR="00873996">
          <w:rPr>
            <w:rFonts w:hint="eastAsia"/>
          </w:rPr>
          <w:delText>同时</w:delText>
        </w:r>
      </w:del>
      <w:ins w:id="2257" w:author="芙兰朵露" w:date="2022-05-22T01:45:00Z">
        <w:r w:rsidR="0062768E" w:rsidRPr="00750B60">
          <w:rPr>
            <w:rFonts w:hint="eastAsia"/>
          </w:rPr>
          <w:t>虽然这里</w:t>
        </w:r>
        <w:r w:rsidRPr="00750B60">
          <w:rPr>
            <w:rFonts w:hint="eastAsia"/>
          </w:rPr>
          <w:t>似乎</w:t>
        </w:r>
      </w:ins>
      <w:r w:rsidR="0062768E" w:rsidRPr="00750B60">
        <w:rPr>
          <w:rFonts w:hint="eastAsia"/>
        </w:rPr>
        <w:t>拥有</w:t>
      </w:r>
      <w:del w:id="2258" w:author="芙兰朵露" w:date="2022-05-22T01:45:00Z">
        <w:r w:rsidR="00873996">
          <w:rPr>
            <w:rFonts w:hint="eastAsia"/>
          </w:rPr>
          <w:delText>着似乎</w:delText>
        </w:r>
      </w:del>
      <w:r w:rsidRPr="00750B60">
        <w:rPr>
          <w:rFonts w:hint="eastAsia"/>
        </w:rPr>
        <w:t>不会腐朽的美丽，</w:t>
      </w:r>
      <w:del w:id="2259" w:author="芙兰朵露" w:date="2022-05-22T01:45:00Z">
        <w:r w:rsidR="00873996">
          <w:rPr>
            <w:rFonts w:hint="eastAsia"/>
          </w:rPr>
          <w:delText>和冰山美人一样不近人烟</w:delText>
        </w:r>
      </w:del>
      <w:ins w:id="2260" w:author="芙兰朵露" w:date="2022-05-22T01:45:00Z">
        <w:r w:rsidR="0062768E" w:rsidRPr="00750B60">
          <w:rPr>
            <w:rFonts w:hint="eastAsia"/>
          </w:rPr>
          <w:t>但没有人情味</w:t>
        </w:r>
      </w:ins>
      <w:r w:rsidR="0062768E" w:rsidRPr="00750B60">
        <w:rPr>
          <w:rFonts w:hint="eastAsia"/>
        </w:rPr>
        <w:t>的</w:t>
      </w:r>
      <w:del w:id="2261" w:author="芙兰朵露" w:date="2022-05-22T01:45:00Z">
        <w:r w:rsidR="00873996">
          <w:rPr>
            <w:rFonts w:hint="eastAsia"/>
          </w:rPr>
          <w:delText>清冷</w:delText>
        </w:r>
      </w:del>
      <w:ins w:id="2262" w:author="芙兰朵露" w:date="2022-05-22T01:45:00Z">
        <w:r w:rsidR="0062768E" w:rsidRPr="00750B60">
          <w:rPr>
            <w:rFonts w:hint="eastAsia"/>
          </w:rPr>
          <w:t>人造物紧接着露出了它的冷漠</w:t>
        </w:r>
      </w:ins>
      <w:r w:rsidRPr="00750B60">
        <w:rPr>
          <w:rFonts w:hint="eastAsia"/>
        </w:rPr>
        <w:t>。</w:t>
      </w:r>
    </w:p>
    <w:p w14:paraId="718DBB4F" w14:textId="2FCD6399" w:rsidR="00483C78" w:rsidRPr="00750B60" w:rsidRDefault="00873996" w:rsidP="00483C78">
      <w:pPr>
        <w:pPrChange w:id="2263" w:author="芙兰朵露" w:date="2022-05-22T01:45:00Z">
          <w:pPr>
            <w:ind w:firstLineChars="200" w:firstLine="420"/>
          </w:pPr>
        </w:pPrChange>
      </w:pPr>
      <w:del w:id="2264" w:author="芙兰朵露" w:date="2022-05-22T01:45:00Z">
        <w:r>
          <w:rPr>
            <w:rFonts w:hint="eastAsia"/>
          </w:rPr>
          <w:delText>这个设施全方位地阻挡了外接的</w:delText>
        </w:r>
      </w:del>
      <w:ins w:id="2265" w:author="芙兰朵露" w:date="2022-05-22T01:45:00Z">
        <w:r w:rsidR="008579F3" w:rsidRPr="00750B60">
          <w:rPr>
            <w:rFonts w:hint="eastAsia"/>
          </w:rPr>
          <w:t>外部无法</w:t>
        </w:r>
      </w:ins>
      <w:r w:rsidR="008579F3" w:rsidRPr="00750B60">
        <w:rPr>
          <w:rFonts w:hint="eastAsia"/>
        </w:rPr>
        <w:t>窥探</w:t>
      </w:r>
      <w:del w:id="2266" w:author="芙兰朵露" w:date="2022-05-22T01:45:00Z">
        <w:r>
          <w:rPr>
            <w:rFonts w:hint="eastAsia"/>
          </w:rPr>
          <w:delText>。因此</w:delText>
        </w:r>
      </w:del>
      <w:ins w:id="2267" w:author="芙兰朵露" w:date="2022-05-22T01:45:00Z">
        <w:r w:rsidR="008579F3" w:rsidRPr="00750B60">
          <w:rPr>
            <w:rFonts w:hint="eastAsia"/>
          </w:rPr>
          <w:t>建筑内部究竟是做什么的。</w:t>
        </w:r>
      </w:ins>
      <w:r w:rsidR="00483C78" w:rsidRPr="00750B60">
        <w:rPr>
          <w:rFonts w:hint="eastAsia"/>
        </w:rPr>
        <w:t>被</w:t>
      </w:r>
      <w:del w:id="2268" w:author="芙兰朵露" w:date="2022-05-22T01:45:00Z">
        <w:r>
          <w:rPr>
            <w:rFonts w:hint="eastAsia"/>
          </w:rPr>
          <w:delText>阻挡在外，不被允许</w:delText>
        </w:r>
      </w:del>
      <w:proofErr w:type="gramStart"/>
      <w:ins w:id="2269" w:author="芙兰朵露" w:date="2022-05-22T01:45:00Z">
        <w:r w:rsidR="008579F3" w:rsidRPr="00750B60">
          <w:rPr>
            <w:rFonts w:hint="eastAsia"/>
          </w:rPr>
          <w:t>结界阻止</w:t>
        </w:r>
        <w:proofErr w:type="gramEnd"/>
        <w:r w:rsidR="008579F3" w:rsidRPr="00750B60">
          <w:rPr>
            <w:rFonts w:hint="eastAsia"/>
          </w:rPr>
          <w:t>而无法</w:t>
        </w:r>
      </w:ins>
      <w:r w:rsidR="00483C78" w:rsidRPr="00750B60">
        <w:rPr>
          <w:rFonts w:hint="eastAsia"/>
        </w:rPr>
        <w:t>进入的人们</w:t>
      </w:r>
      <w:del w:id="2270" w:author="芙兰朵露" w:date="2022-05-22T01:45:00Z">
        <w:r>
          <w:rPr>
            <w:rFonts w:hint="eastAsia"/>
          </w:rPr>
          <w:delText>之间纷纷出现了各种传言</w:delText>
        </w:r>
      </w:del>
      <w:ins w:id="2271" w:author="芙兰朵露" w:date="2022-05-22T01:45:00Z">
        <w:r w:rsidR="008579F3" w:rsidRPr="00750B60">
          <w:rPr>
            <w:rFonts w:hint="eastAsia"/>
          </w:rPr>
          <w:t>议论纷纷</w:t>
        </w:r>
      </w:ins>
      <w:r w:rsidR="00483C78" w:rsidRPr="00750B60">
        <w:rPr>
          <w:rFonts w:hint="eastAsia"/>
        </w:rPr>
        <w:t>。</w:t>
      </w:r>
    </w:p>
    <w:p w14:paraId="6557BD6F" w14:textId="64491AF2" w:rsidR="00483C78" w:rsidRPr="00750B60" w:rsidRDefault="00873996" w:rsidP="00483C78">
      <w:pPr>
        <w:pPrChange w:id="2272" w:author="芙兰朵露" w:date="2022-05-22T01:45:00Z">
          <w:pPr>
            <w:ind w:firstLineChars="200" w:firstLine="420"/>
          </w:pPr>
        </w:pPrChange>
      </w:pPr>
      <w:del w:id="2273" w:author="芙兰朵露" w:date="2022-05-22T01:45:00Z">
        <w:r>
          <w:rPr>
            <w:rFonts w:hint="eastAsia"/>
          </w:rPr>
          <w:delText>有的说，</w:delText>
        </w:r>
      </w:del>
      <w:ins w:id="2274" w:author="芙兰朵露" w:date="2022-05-22T01:45:00Z">
        <w:r w:rsidR="009C67CF" w:rsidRPr="00750B60">
          <w:rPr>
            <w:rFonts w:hint="eastAsia"/>
          </w:rPr>
          <w:t>或曰：</w:t>
        </w:r>
      </w:ins>
      <w:r w:rsidR="00483C78" w:rsidRPr="00750B60">
        <w:rPr>
          <w:rFonts w:hint="eastAsia"/>
        </w:rPr>
        <w:t>大圣堂</w:t>
      </w:r>
      <w:del w:id="2275" w:author="芙兰朵露" w:date="2022-05-22T01:45:00Z">
        <w:r>
          <w:rPr>
            <w:rFonts w:hint="eastAsia"/>
          </w:rPr>
          <w:delText>是维持</w:delText>
        </w:r>
      </w:del>
      <w:ins w:id="2276" w:author="芙兰朵露" w:date="2022-05-22T01:45:00Z">
        <w:r w:rsidR="009C67CF" w:rsidRPr="00750B60">
          <w:rPr>
            <w:rFonts w:hint="eastAsia"/>
          </w:rPr>
          <w:t>乃</w:t>
        </w:r>
        <w:r w:rsidR="00483C78" w:rsidRPr="00750B60">
          <w:rPr>
            <w:rFonts w:hint="eastAsia"/>
          </w:rPr>
          <w:t>维</w:t>
        </w:r>
        <w:r w:rsidR="009C67CF" w:rsidRPr="00750B60">
          <w:rPr>
            <w:rFonts w:hint="eastAsia"/>
          </w:rPr>
          <w:t>系</w:t>
        </w:r>
      </w:ins>
      <w:r w:rsidR="00483C78" w:rsidRPr="00750B60">
        <w:rPr>
          <w:rFonts w:hint="eastAsia"/>
        </w:rPr>
        <w:t>圣地存在</w:t>
      </w:r>
      <w:del w:id="2277" w:author="芙兰朵露" w:date="2022-05-22T01:45:00Z">
        <w:r>
          <w:rPr>
            <w:rFonts w:hint="eastAsia"/>
          </w:rPr>
          <w:delText>的</w:delText>
        </w:r>
      </w:del>
      <w:ins w:id="2278" w:author="芙兰朵露" w:date="2022-05-22T01:45:00Z">
        <w:r w:rsidR="009C67CF" w:rsidRPr="00750B60">
          <w:rPr>
            <w:rFonts w:hint="eastAsia"/>
          </w:rPr>
          <w:t>之</w:t>
        </w:r>
      </w:ins>
      <w:r w:rsidR="00483C78" w:rsidRPr="00750B60">
        <w:rPr>
          <w:rFonts w:hint="eastAsia"/>
        </w:rPr>
        <w:t>仪式场。</w:t>
      </w:r>
    </w:p>
    <w:p w14:paraId="720B2F5A" w14:textId="42C310C4" w:rsidR="00483C78" w:rsidRPr="00750B60" w:rsidRDefault="00873996" w:rsidP="00483C78">
      <w:pPr>
        <w:pPrChange w:id="2279" w:author="芙兰朵露" w:date="2022-05-22T01:45:00Z">
          <w:pPr>
            <w:ind w:firstLineChars="200" w:firstLine="420"/>
          </w:pPr>
        </w:pPrChange>
      </w:pPr>
      <w:del w:id="2280" w:author="芙兰朵露" w:date="2022-05-22T01:45:00Z">
        <w:r>
          <w:rPr>
            <w:rFonts w:hint="eastAsia"/>
          </w:rPr>
          <w:delText>有的说，</w:delText>
        </w:r>
      </w:del>
      <w:ins w:id="2281" w:author="芙兰朵露" w:date="2022-05-22T01:45:00Z">
        <w:r w:rsidR="009C67CF" w:rsidRPr="00750B60">
          <w:rPr>
            <w:rFonts w:hint="eastAsia"/>
          </w:rPr>
          <w:t>或曰：</w:t>
        </w:r>
        <w:r w:rsidR="00483C78" w:rsidRPr="00750B60">
          <w:rPr>
            <w:rFonts w:hint="eastAsia"/>
          </w:rPr>
          <w:t>大圣堂</w:t>
        </w:r>
        <w:r w:rsidR="009C67CF" w:rsidRPr="00750B60">
          <w:rPr>
            <w:rFonts w:hint="eastAsia"/>
          </w:rPr>
          <w:t>之内</w:t>
        </w:r>
        <w:proofErr w:type="gramStart"/>
        <w:r w:rsidR="009C67CF" w:rsidRPr="00750B60">
          <w:rPr>
            <w:rFonts w:hint="eastAsia"/>
          </w:rPr>
          <w:t>殿</w:t>
        </w:r>
        <w:r w:rsidR="0033178D" w:rsidRPr="00750B60">
          <w:rPr>
            <w:rFonts w:hint="eastAsia"/>
          </w:rPr>
          <w:t>坐</w:t>
        </w:r>
      </w:ins>
      <w:r w:rsidR="009C67CF" w:rsidRPr="00750B60">
        <w:rPr>
          <w:rFonts w:hint="eastAsia"/>
        </w:rPr>
        <w:t>教典</w:t>
      </w:r>
      <w:proofErr w:type="gramEnd"/>
      <w:del w:id="2282" w:author="芙兰朵露" w:date="2022-05-22T01:45:00Z">
        <w:r>
          <w:rPr>
            <w:rFonts w:hint="eastAsia"/>
          </w:rPr>
          <w:delText>中</w:delText>
        </w:r>
      </w:del>
      <w:r w:rsidR="009C67CF" w:rsidRPr="00750B60">
        <w:rPr>
          <w:rFonts w:hint="eastAsia"/>
        </w:rPr>
        <w:t>记载</w:t>
      </w:r>
      <w:del w:id="2283" w:author="芙兰朵露" w:date="2022-05-22T01:45:00Z">
        <w:r>
          <w:rPr>
            <w:rFonts w:hint="eastAsia"/>
          </w:rPr>
          <w:delText>的</w:delText>
        </w:r>
      </w:del>
      <w:ins w:id="2284" w:author="芙兰朵露" w:date="2022-05-22T01:45:00Z">
        <w:r w:rsidR="009C67CF" w:rsidRPr="00750B60">
          <w:rPr>
            <w:rFonts w:hint="eastAsia"/>
          </w:rPr>
          <w:t>之</w:t>
        </w:r>
      </w:ins>
      <w:r w:rsidR="009C67CF" w:rsidRPr="00750B60">
        <w:rPr>
          <w:rFonts w:hint="eastAsia"/>
        </w:rPr>
        <w:t>『主』</w:t>
      </w:r>
      <w:del w:id="2285" w:author="芙兰朵露" w:date="2022-05-22T01:45:00Z">
        <w:r>
          <w:rPr>
            <w:rFonts w:hint="eastAsia"/>
          </w:rPr>
          <w:delText>就在大圣堂中最深处的房间中</w:delText>
        </w:r>
      </w:del>
      <w:r w:rsidR="00483C78" w:rsidRPr="00750B60">
        <w:rPr>
          <w:rFonts w:hint="eastAsia"/>
        </w:rPr>
        <w:t>。</w:t>
      </w:r>
    </w:p>
    <w:p w14:paraId="32247C58" w14:textId="2534CCFC" w:rsidR="00483C78" w:rsidRPr="00750B60" w:rsidRDefault="00873996" w:rsidP="00483C78">
      <w:pPr>
        <w:pPrChange w:id="2286" w:author="芙兰朵露" w:date="2022-05-22T01:45:00Z">
          <w:pPr>
            <w:ind w:firstLineChars="200" w:firstLine="420"/>
          </w:pPr>
        </w:pPrChange>
      </w:pPr>
      <w:del w:id="2287" w:author="芙兰朵露" w:date="2022-05-22T01:45:00Z">
        <w:r>
          <w:rPr>
            <w:rFonts w:hint="eastAsia"/>
          </w:rPr>
          <w:delText>有的说，</w:delText>
        </w:r>
      </w:del>
      <w:ins w:id="2288" w:author="芙兰朵露" w:date="2022-05-22T01:45:00Z">
        <w:r w:rsidR="009C67CF" w:rsidRPr="00750B60">
          <w:rPr>
            <w:rFonts w:hint="eastAsia"/>
          </w:rPr>
          <w:t>或曰：</w:t>
        </w:r>
      </w:ins>
      <w:r w:rsidR="00483C78" w:rsidRPr="00750B60">
        <w:rPr>
          <w:rFonts w:hint="eastAsia"/>
        </w:rPr>
        <w:t>大圣堂</w:t>
      </w:r>
      <w:del w:id="2289" w:author="芙兰朵露" w:date="2022-05-22T01:45:00Z">
        <w:r>
          <w:rPr>
            <w:rFonts w:hint="eastAsia"/>
          </w:rPr>
          <w:delText>是</w:delText>
        </w:r>
      </w:del>
      <w:ins w:id="2290" w:author="芙兰朵露" w:date="2022-05-22T01:45:00Z">
        <w:r w:rsidR="0033178D" w:rsidRPr="00750B60">
          <w:rPr>
            <w:rFonts w:hint="eastAsia"/>
          </w:rPr>
          <w:t>为</w:t>
        </w:r>
      </w:ins>
      <w:r w:rsidR="00483C78" w:rsidRPr="00750B60">
        <w:rPr>
          <w:rFonts w:hint="eastAsia"/>
        </w:rPr>
        <w:t>教会</w:t>
      </w:r>
      <w:del w:id="2291" w:author="芙兰朵露" w:date="2022-05-22T01:45:00Z">
        <w:r>
          <w:rPr>
            <w:rFonts w:hint="eastAsia"/>
          </w:rPr>
          <w:delText>的权力</w:delText>
        </w:r>
      </w:del>
      <w:r w:rsidR="0025133C" w:rsidRPr="00750B60">
        <w:rPr>
          <w:rFonts w:hint="eastAsia"/>
        </w:rPr>
        <w:t>机关</w:t>
      </w:r>
      <w:ins w:id="2292" w:author="芙兰朵露" w:date="2022-05-22T01:45:00Z">
        <w:r w:rsidR="0025133C" w:rsidRPr="00750B60">
          <w:rPr>
            <w:rFonts w:hint="eastAsia"/>
          </w:rPr>
          <w:t>权力者</w:t>
        </w:r>
      </w:ins>
      <w:r w:rsidR="00483C78" w:rsidRPr="00750B60">
        <w:rPr>
          <w:rFonts w:hint="eastAsia"/>
        </w:rPr>
        <w:t>【使徒】</w:t>
      </w:r>
      <w:del w:id="2293" w:author="芙兰朵露" w:date="2022-05-22T01:45:00Z">
        <w:r>
          <w:rPr>
            <w:rFonts w:hint="eastAsia"/>
          </w:rPr>
          <w:delText>们集会的场所</w:delText>
        </w:r>
      </w:del>
      <w:ins w:id="2294" w:author="芙兰朵露" w:date="2022-05-22T01:45:00Z">
        <w:r w:rsidR="0025133C" w:rsidRPr="00750B60">
          <w:rPr>
            <w:rFonts w:hint="eastAsia"/>
          </w:rPr>
          <w:t>集结之地</w:t>
        </w:r>
      </w:ins>
      <w:r w:rsidR="00483C78" w:rsidRPr="00750B60">
        <w:rPr>
          <w:rFonts w:hint="eastAsia"/>
        </w:rPr>
        <w:t>。</w:t>
      </w:r>
    </w:p>
    <w:p w14:paraId="3CC2FE22" w14:textId="5FD51693" w:rsidR="00483C78" w:rsidRPr="00750B60" w:rsidRDefault="00483C78" w:rsidP="00483C78">
      <w:pPr>
        <w:pPrChange w:id="2295" w:author="芙兰朵露" w:date="2022-05-22T01:45:00Z">
          <w:pPr>
            <w:ind w:firstLineChars="200" w:firstLine="420"/>
          </w:pPr>
        </w:pPrChange>
      </w:pPr>
      <w:r w:rsidRPr="00750B60">
        <w:rPr>
          <w:rFonts w:hint="eastAsia"/>
        </w:rPr>
        <w:t>虽然这些是没有来由的捕风捉影，但都或多或少提到了一些关键，让人无法忽视。</w:t>
      </w:r>
      <w:del w:id="2296" w:author="芙兰朵露" w:date="2022-05-22T01:45:00Z">
        <w:r w:rsidR="00873996">
          <w:rPr>
            <w:rFonts w:hint="eastAsia"/>
          </w:rPr>
          <w:delText>难道是</w:delText>
        </w:r>
      </w:del>
      <w:ins w:id="2297" w:author="芙兰朵露" w:date="2022-05-22T01:45:00Z">
        <w:r w:rsidRPr="00750B60">
          <w:rPr>
            <w:rFonts w:hint="eastAsia"/>
          </w:rPr>
          <w:t>是</w:t>
        </w:r>
        <w:r w:rsidR="008579F3" w:rsidRPr="00750B60">
          <w:rPr>
            <w:rFonts w:hint="eastAsia"/>
          </w:rPr>
          <w:t>否</w:t>
        </w:r>
      </w:ins>
      <w:r w:rsidRPr="00750B60">
        <w:rPr>
          <w:rFonts w:hint="eastAsia"/>
        </w:rPr>
        <w:t>哪个人没有好好守护秘密，还是说只是歪打正着的阴谋论</w:t>
      </w:r>
      <w:del w:id="2298" w:author="芙兰朵露" w:date="2022-05-22T01:45:00Z">
        <w:r w:rsidR="00873996">
          <w:rPr>
            <w:rFonts w:hint="eastAsia"/>
          </w:rPr>
          <w:delText>？</w:delText>
        </w:r>
      </w:del>
      <w:ins w:id="2299" w:author="芙兰朵露" w:date="2022-05-22T01:45:00Z">
        <w:r w:rsidR="008579F3" w:rsidRPr="00750B60">
          <w:rPr>
            <w:rFonts w:hint="eastAsia"/>
          </w:rPr>
          <w:t>，这些都不得而知。</w:t>
        </w:r>
      </w:ins>
    </w:p>
    <w:p w14:paraId="1F9C20BE" w14:textId="77777777" w:rsidR="00483C78" w:rsidRPr="00750B60" w:rsidRDefault="00483C78" w:rsidP="00483C78">
      <w:pPr>
        <w:pPrChange w:id="2300" w:author="芙兰朵露" w:date="2022-05-22T01:45:00Z">
          <w:pPr>
            <w:ind w:firstLineChars="200" w:firstLine="420"/>
          </w:pPr>
        </w:pPrChange>
      </w:pPr>
      <w:r w:rsidRPr="00750B60">
        <w:rPr>
          <w:rFonts w:hint="eastAsia"/>
        </w:rPr>
        <w:t>只是，能够知道全部真相的终究只是少数人。</w:t>
      </w:r>
    </w:p>
    <w:p w14:paraId="43A0C9F4" w14:textId="1E609770" w:rsidR="00483C78" w:rsidRPr="00750B60" w:rsidRDefault="00483C78" w:rsidP="00483C78">
      <w:pPr>
        <w:pPrChange w:id="2301" w:author="芙兰朵露" w:date="2022-05-22T01:45:00Z">
          <w:pPr>
            <w:ind w:firstLineChars="200" w:firstLine="420"/>
          </w:pPr>
        </w:pPrChange>
      </w:pPr>
      <w:r w:rsidRPr="00750B60">
        <w:rPr>
          <w:rFonts w:hint="eastAsia"/>
        </w:rPr>
        <w:t>如果能看到大圣堂的内部，那些</w:t>
      </w:r>
      <w:del w:id="2302" w:author="芙兰朵露" w:date="2022-05-22T01:45:00Z">
        <w:r w:rsidR="00873996">
          <w:rPr>
            <w:rFonts w:hint="eastAsia"/>
          </w:rPr>
          <w:delText>肆意传播妄想</w:delText>
        </w:r>
      </w:del>
      <w:ins w:id="2303" w:author="芙兰朵露" w:date="2022-05-22T01:45:00Z">
        <w:r w:rsidR="008579F3" w:rsidRPr="00750B60">
          <w:rPr>
            <w:rFonts w:hint="eastAsia"/>
          </w:rPr>
          <w:t>胡思乱想</w:t>
        </w:r>
      </w:ins>
      <w:r w:rsidRPr="00750B60">
        <w:rPr>
          <w:rFonts w:hint="eastAsia"/>
        </w:rPr>
        <w:t>的人</w:t>
      </w:r>
      <w:del w:id="2304" w:author="芙兰朵露" w:date="2022-05-22T01:45:00Z">
        <w:r w:rsidR="00873996">
          <w:rPr>
            <w:rFonts w:hint="eastAsia"/>
          </w:rPr>
          <w:delText>或许</w:delText>
        </w:r>
      </w:del>
      <w:ins w:id="2305" w:author="芙兰朵露" w:date="2022-05-22T01:45:00Z">
        <w:r w:rsidR="008579F3" w:rsidRPr="00750B60">
          <w:rPr>
            <w:rFonts w:hint="eastAsia"/>
          </w:rPr>
          <w:t>基本</w:t>
        </w:r>
      </w:ins>
      <w:r w:rsidR="008579F3" w:rsidRPr="00750B60">
        <w:rPr>
          <w:rFonts w:hint="eastAsia"/>
        </w:rPr>
        <w:t>只会</w:t>
      </w:r>
      <w:r w:rsidRPr="00750B60">
        <w:rPr>
          <w:rFonts w:hint="eastAsia"/>
        </w:rPr>
        <w:t>惊讶得目瞪口呆吧。</w:t>
      </w:r>
    </w:p>
    <w:p w14:paraId="0A706093" w14:textId="1D4DFC75" w:rsidR="00483C78" w:rsidRPr="00750B60" w:rsidRDefault="008579F3" w:rsidP="00483C78">
      <w:pPr>
        <w:pPrChange w:id="2306" w:author="芙兰朵露" w:date="2022-05-22T01:45:00Z">
          <w:pPr>
            <w:ind w:firstLineChars="200" w:firstLine="420"/>
          </w:pPr>
        </w:pPrChange>
      </w:pPr>
      <w:ins w:id="2307" w:author="芙兰朵露" w:date="2022-05-22T01:45:00Z">
        <w:r w:rsidRPr="00750B60">
          <w:rPr>
            <w:rFonts w:hint="eastAsia"/>
          </w:rPr>
          <w:t>导师</w:t>
        </w:r>
      </w:ins>
      <w:r w:rsidR="00483C78" w:rsidRPr="00750B60">
        <w:rPr>
          <w:rFonts w:hint="eastAsia"/>
        </w:rPr>
        <w:t>顺着台阶</w:t>
      </w:r>
      <w:del w:id="2308" w:author="芙兰朵露" w:date="2022-05-22T01:45:00Z">
        <w:r w:rsidR="00873996">
          <w:rPr>
            <w:rFonts w:hint="eastAsia"/>
          </w:rPr>
          <w:delText>走</w:delText>
        </w:r>
      </w:del>
      <w:ins w:id="2309" w:author="芙兰朵露" w:date="2022-05-22T01:45:00Z">
        <w:r w:rsidRPr="00750B60">
          <w:rPr>
            <w:rFonts w:hint="eastAsia"/>
          </w:rPr>
          <w:t>而</w:t>
        </w:r>
      </w:ins>
      <w:r w:rsidR="00483C78" w:rsidRPr="00750B60">
        <w:rPr>
          <w:rFonts w:hint="eastAsia"/>
        </w:rPr>
        <w:t>下</w:t>
      </w:r>
      <w:del w:id="2310" w:author="芙兰朵露" w:date="2022-05-22T01:45:00Z">
        <w:r w:rsidR="00873996">
          <w:rPr>
            <w:rFonts w:hint="eastAsia"/>
          </w:rPr>
          <w:delText>的导师</w:delText>
        </w:r>
      </w:del>
      <w:r w:rsidR="00483C78" w:rsidRPr="00750B60">
        <w:rPr>
          <w:rFonts w:hint="eastAsia"/>
        </w:rPr>
        <w:t>，从关押灯里的北</w:t>
      </w:r>
      <w:proofErr w:type="gramStart"/>
      <w:r w:rsidR="00483C78" w:rsidRPr="00750B60">
        <w:rPr>
          <w:rFonts w:hint="eastAsia"/>
        </w:rPr>
        <w:t>塔来到</w:t>
      </w:r>
      <w:proofErr w:type="gramEnd"/>
      <w:r w:rsidR="00483C78" w:rsidRPr="00750B60">
        <w:rPr>
          <w:rFonts w:hint="eastAsia"/>
        </w:rPr>
        <w:t>了贯穿大圣堂中心线的</w:t>
      </w:r>
      <w:del w:id="2311" w:author="芙兰朵露" w:date="2022-05-22T01:45:00Z">
        <w:r w:rsidR="00873996">
          <w:rPr>
            <w:rFonts w:hint="eastAsia"/>
          </w:rPr>
          <w:delText>身廊部分</w:delText>
        </w:r>
      </w:del>
      <w:ins w:id="2312" w:author="芙兰朵露" w:date="2022-05-22T01:45:00Z">
        <w:r w:rsidRPr="00750B60">
          <w:rPr>
            <w:rFonts w:hint="eastAsia"/>
          </w:rPr>
          <w:t>侧廊</w:t>
        </w:r>
      </w:ins>
      <w:r w:rsidR="00483C78" w:rsidRPr="00750B60">
        <w:rPr>
          <w:rFonts w:hint="eastAsia"/>
        </w:rPr>
        <w:t>。</w:t>
      </w:r>
    </w:p>
    <w:p w14:paraId="14358D18" w14:textId="0D953E92" w:rsidR="00483C78" w:rsidRPr="00750B60" w:rsidRDefault="00483C78" w:rsidP="00483C78">
      <w:pPr>
        <w:pPrChange w:id="2313" w:author="芙兰朵露" w:date="2022-05-22T01:45:00Z">
          <w:pPr>
            <w:ind w:firstLineChars="200" w:firstLine="420"/>
          </w:pPr>
        </w:pPrChange>
      </w:pPr>
      <w:r w:rsidRPr="00750B60">
        <w:rPr>
          <w:rFonts w:hint="eastAsia"/>
        </w:rPr>
        <w:t>高高的天井，笔直延伸的走廊。</w:t>
      </w:r>
      <w:proofErr w:type="gramStart"/>
      <w:r w:rsidRPr="00750B60">
        <w:rPr>
          <w:rFonts w:hint="eastAsia"/>
        </w:rPr>
        <w:t>乍</w:t>
      </w:r>
      <w:proofErr w:type="gramEnd"/>
      <w:r w:rsidRPr="00750B60">
        <w:rPr>
          <w:rFonts w:hint="eastAsia"/>
        </w:rPr>
        <w:t>一看去这些都是一个圣堂应有的设计，但是</w:t>
      </w:r>
      <w:del w:id="2314" w:author="芙兰朵露" w:date="2022-05-22T01:45:00Z">
        <w:r w:rsidR="00873996">
          <w:rPr>
            <w:rFonts w:hint="eastAsia"/>
          </w:rPr>
          <w:delText>有一个奇怪的及其惹眼</w:delText>
        </w:r>
      </w:del>
      <w:ins w:id="2315" w:author="芙兰朵露" w:date="2022-05-22T01:45:00Z">
        <w:r w:rsidR="004B59B9" w:rsidRPr="00750B60">
          <w:rPr>
            <w:rFonts w:hint="eastAsia"/>
          </w:rPr>
          <w:t>最先看到</w:t>
        </w:r>
      </w:ins>
      <w:r w:rsidR="004B59B9" w:rsidRPr="00750B60">
        <w:rPr>
          <w:rFonts w:hint="eastAsia"/>
        </w:rPr>
        <w:t>的东西</w:t>
      </w:r>
      <w:del w:id="2316" w:author="芙兰朵露" w:date="2022-05-22T01:45:00Z">
        <w:r w:rsidR="00873996">
          <w:rPr>
            <w:rFonts w:hint="eastAsia"/>
          </w:rPr>
          <w:delText>也在这里面</w:delText>
        </w:r>
      </w:del>
      <w:ins w:id="2317" w:author="芙兰朵露" w:date="2022-05-22T01:45:00Z">
        <w:r w:rsidR="004B59B9" w:rsidRPr="00750B60">
          <w:rPr>
            <w:rFonts w:hint="eastAsia"/>
          </w:rPr>
          <w:t>十分奇怪</w:t>
        </w:r>
      </w:ins>
      <w:r w:rsidRPr="00750B60">
        <w:rPr>
          <w:rFonts w:hint="eastAsia"/>
        </w:rPr>
        <w:t>。</w:t>
      </w:r>
    </w:p>
    <w:p w14:paraId="65729334" w14:textId="77777777" w:rsidR="00483C78" w:rsidRPr="00750B60" w:rsidRDefault="00483C78" w:rsidP="00483C78">
      <w:pPr>
        <w:pPrChange w:id="2318" w:author="芙兰朵露" w:date="2022-05-22T01:45:00Z">
          <w:pPr>
            <w:ind w:firstLineChars="200" w:firstLine="420"/>
          </w:pPr>
        </w:pPrChange>
      </w:pPr>
      <w:r w:rsidRPr="00750B60">
        <w:rPr>
          <w:rFonts w:hint="eastAsia"/>
        </w:rPr>
        <w:t>大圣堂的中间，有一个车站。</w:t>
      </w:r>
    </w:p>
    <w:p w14:paraId="778628A6" w14:textId="17D9127A" w:rsidR="00483C78" w:rsidRPr="00750B60" w:rsidRDefault="00873996" w:rsidP="00483C78">
      <w:pPr>
        <w:pPrChange w:id="2319" w:author="芙兰朵露" w:date="2022-05-22T01:45:00Z">
          <w:pPr>
            <w:ind w:firstLineChars="200" w:firstLine="420"/>
          </w:pPr>
        </w:pPrChange>
      </w:pPr>
      <w:del w:id="2320" w:author="芙兰朵露" w:date="2022-05-22T01:45:00Z">
        <w:r>
          <w:rPr>
            <w:rFonts w:hint="eastAsia"/>
          </w:rPr>
          <w:delText>那是一个</w:delText>
        </w:r>
      </w:del>
      <w:ins w:id="2321" w:author="芙兰朵露" w:date="2022-05-22T01:45:00Z">
        <w:r w:rsidR="00483C78" w:rsidRPr="00750B60">
          <w:rPr>
            <w:rFonts w:hint="eastAsia"/>
          </w:rPr>
          <w:t>那</w:t>
        </w:r>
        <w:r w:rsidR="004B59B9" w:rsidRPr="00750B60">
          <w:rPr>
            <w:rFonts w:hint="eastAsia"/>
          </w:rPr>
          <w:t>个纯白色的月台甚至</w:t>
        </w:r>
      </w:ins>
      <w:r w:rsidR="00483C78" w:rsidRPr="00750B60">
        <w:rPr>
          <w:rFonts w:hint="eastAsia"/>
        </w:rPr>
        <w:t>在田舍小镇</w:t>
      </w:r>
      <w:del w:id="2322" w:author="芙兰朵露" w:date="2022-05-22T01:45:00Z">
        <w:r>
          <w:rPr>
            <w:rFonts w:hint="eastAsia"/>
          </w:rPr>
          <w:delText>边</w:delText>
        </w:r>
      </w:del>
      <w:ins w:id="2323" w:author="芙兰朵露" w:date="2022-05-22T01:45:00Z">
        <w:r w:rsidR="004B59B9" w:rsidRPr="00750B60">
          <w:rPr>
            <w:rFonts w:hint="eastAsia"/>
          </w:rPr>
          <w:t>也</w:t>
        </w:r>
      </w:ins>
      <w:r w:rsidR="00483C78" w:rsidRPr="00750B60">
        <w:rPr>
          <w:rFonts w:hint="eastAsia"/>
        </w:rPr>
        <w:t>可以见到</w:t>
      </w:r>
      <w:del w:id="2324" w:author="芙兰朵露" w:date="2022-05-22T01:45:00Z">
        <w:r>
          <w:rPr>
            <w:rFonts w:hint="eastAsia"/>
          </w:rPr>
          <w:delText>的纯白色的月台。</w:delText>
        </w:r>
      </w:del>
      <w:ins w:id="2325" w:author="芙兰朵露" w:date="2022-05-22T01:45:00Z">
        <w:r w:rsidR="004B59B9" w:rsidRPr="00750B60">
          <w:rPr>
            <w:rFonts w:hint="eastAsia"/>
          </w:rPr>
          <w:t>，</w:t>
        </w:r>
      </w:ins>
      <w:r w:rsidR="00483C78" w:rsidRPr="00750B60">
        <w:rPr>
          <w:rFonts w:hint="eastAsia"/>
        </w:rPr>
        <w:t>像大圣堂的两翼一样展开的南翼</w:t>
      </w:r>
      <w:proofErr w:type="gramStart"/>
      <w:r w:rsidR="00483C78" w:rsidRPr="00750B60">
        <w:rPr>
          <w:rFonts w:hint="eastAsia"/>
        </w:rPr>
        <w:t>廊与北翼廊被</w:t>
      </w:r>
      <w:proofErr w:type="gramEnd"/>
      <w:r w:rsidR="00483C78" w:rsidRPr="00750B60">
        <w:rPr>
          <w:rFonts w:hint="eastAsia"/>
        </w:rPr>
        <w:t>这座月台占据。月台沐浴着从教堂中央的交叉塔照射进来的光线，看起来与周围格格不入，但它就这样光明正大地矗立在了那里。</w:t>
      </w:r>
    </w:p>
    <w:p w14:paraId="70D264AF" w14:textId="7A2DE058" w:rsidR="00483C78" w:rsidRPr="00750B60" w:rsidRDefault="00483C78" w:rsidP="00483C78">
      <w:pPr>
        <w:pPrChange w:id="2326" w:author="芙兰朵露" w:date="2022-05-22T01:45:00Z">
          <w:pPr>
            <w:ind w:firstLineChars="200" w:firstLine="420"/>
          </w:pPr>
        </w:pPrChange>
      </w:pPr>
      <w:r w:rsidRPr="00750B60">
        <w:rPr>
          <w:rFonts w:hint="eastAsia"/>
        </w:rPr>
        <w:t>从导师的位置开始并不能看到远处位于</w:t>
      </w:r>
      <w:del w:id="2327" w:author="芙兰朵露" w:date="2022-05-22T01:45:00Z">
        <w:r w:rsidR="00873996">
          <w:rPr>
            <w:rFonts w:hint="eastAsia"/>
          </w:rPr>
          <w:delText>身廊</w:delText>
        </w:r>
      </w:del>
      <w:ins w:id="2328" w:author="芙兰朵露" w:date="2022-05-22T01:45:00Z">
        <w:r w:rsidR="004B59B9" w:rsidRPr="00750B60">
          <w:rPr>
            <w:rFonts w:hint="eastAsia"/>
          </w:rPr>
          <w:t>侧廊</w:t>
        </w:r>
      </w:ins>
      <w:r w:rsidRPr="00750B60">
        <w:rPr>
          <w:rFonts w:hint="eastAsia"/>
        </w:rPr>
        <w:t>末端的礼拜堂及其内部的情况。于是大圣堂之中这个车站就成为了最显眼的建筑物，但它</w:t>
      </w:r>
      <w:del w:id="2329" w:author="芙兰朵露" w:date="2022-05-22T01:45:00Z">
        <w:r w:rsidR="00873996">
          <w:rPr>
            <w:rFonts w:hint="eastAsia"/>
          </w:rPr>
          <w:delText>并没有什么宗教意义</w:delText>
        </w:r>
      </w:del>
      <w:ins w:id="2330" w:author="芙兰朵露" w:date="2022-05-22T01:45:00Z">
        <w:r w:rsidR="004B59B9" w:rsidRPr="00750B60">
          <w:rPr>
            <w:rFonts w:hint="eastAsia"/>
          </w:rPr>
          <w:t>并不会让人想要参拜</w:t>
        </w:r>
      </w:ins>
      <w:r w:rsidRPr="00750B60">
        <w:rPr>
          <w:rFonts w:hint="eastAsia"/>
        </w:rPr>
        <w:t>。</w:t>
      </w:r>
    </w:p>
    <w:p w14:paraId="526D7B7E" w14:textId="4D0490C5" w:rsidR="00483C78" w:rsidRPr="00750B60" w:rsidRDefault="00483C78" w:rsidP="00483C78">
      <w:pPr>
        <w:pPrChange w:id="2331" w:author="芙兰朵露" w:date="2022-05-22T01:45:00Z">
          <w:pPr>
            <w:ind w:firstLineChars="200" w:firstLine="420"/>
          </w:pPr>
        </w:pPrChange>
      </w:pPr>
      <w:r w:rsidRPr="00750B60">
        <w:rPr>
          <w:rFonts w:hint="eastAsia"/>
        </w:rPr>
        <w:t>导师走上车站的月台，正在月台中央的房间里值班的神</w:t>
      </w:r>
      <w:proofErr w:type="gramStart"/>
      <w:r w:rsidRPr="00750B60">
        <w:rPr>
          <w:rFonts w:hint="eastAsia"/>
        </w:rPr>
        <w:t>官看到</w:t>
      </w:r>
      <w:proofErr w:type="gramEnd"/>
      <w:r w:rsidRPr="00750B60">
        <w:rPr>
          <w:rFonts w:hint="eastAsia"/>
        </w:rPr>
        <w:t>导师的身影，</w:t>
      </w:r>
      <w:del w:id="2332" w:author="芙兰朵露" w:date="2022-05-22T01:45:00Z">
        <w:r w:rsidR="00873996">
          <w:rPr>
            <w:rFonts w:hint="eastAsia"/>
          </w:rPr>
          <w:delText>低了低头</w:delText>
        </w:r>
      </w:del>
      <w:ins w:id="2333" w:author="芙兰朵露" w:date="2022-05-22T01:45:00Z">
        <w:r w:rsidRPr="00750B60">
          <w:rPr>
            <w:rFonts w:hint="eastAsia"/>
          </w:rPr>
          <w:t>低</w:t>
        </w:r>
        <w:r w:rsidR="007531E7" w:rsidRPr="00750B60">
          <w:rPr>
            <w:rFonts w:hint="eastAsia"/>
          </w:rPr>
          <w:t>下</w:t>
        </w:r>
        <w:r w:rsidRPr="00750B60">
          <w:rPr>
            <w:rFonts w:hint="eastAsia"/>
          </w:rPr>
          <w:t>头</w:t>
        </w:r>
      </w:ins>
      <w:r w:rsidRPr="00750B60">
        <w:rPr>
          <w:rFonts w:hint="eastAsia"/>
        </w:rPr>
        <w:t>表示尊敬。</w:t>
      </w:r>
    </w:p>
    <w:p w14:paraId="4D277C98" w14:textId="4332B8B2" w:rsidR="00483C78" w:rsidRPr="00750B60" w:rsidRDefault="00483C78" w:rsidP="00483C78">
      <w:pPr>
        <w:pPrChange w:id="2334" w:author="芙兰朵露" w:date="2022-05-22T01:45:00Z">
          <w:pPr>
            <w:ind w:firstLineChars="200" w:firstLine="420"/>
          </w:pPr>
        </w:pPrChange>
      </w:pPr>
      <w:r w:rsidRPr="00750B60">
        <w:rPr>
          <w:rFonts w:hint="eastAsia"/>
        </w:rPr>
        <w:t>使用白色的砖瓦</w:t>
      </w:r>
      <w:proofErr w:type="gramStart"/>
      <w:r w:rsidRPr="00750B60">
        <w:rPr>
          <w:rFonts w:hint="eastAsia"/>
        </w:rPr>
        <w:t>堆建筑</w:t>
      </w:r>
      <w:proofErr w:type="gramEnd"/>
      <w:r w:rsidRPr="00750B60">
        <w:rPr>
          <w:rFonts w:hint="eastAsia"/>
        </w:rPr>
        <w:t>而成的月台宽约十米，长约一百米。有一些木质长椅</w:t>
      </w:r>
      <w:del w:id="2335" w:author="芙兰朵露" w:date="2022-05-22T01:45:00Z">
        <w:r w:rsidR="00873996">
          <w:rPr>
            <w:rFonts w:hint="eastAsia"/>
          </w:rPr>
          <w:delText>被</w:delText>
        </w:r>
      </w:del>
      <w:r w:rsidRPr="00750B60">
        <w:rPr>
          <w:rFonts w:hint="eastAsia"/>
        </w:rPr>
        <w:t>安置在站台上，月台中央有一个两层高的值班室。靠近铁轨一侧的地面还有与普通车站无二的黄色引导线。这样平平无奇的一个小站，反而更加凸显了它与大圣堂共存这件事的不现实的感觉。</w:t>
      </w:r>
    </w:p>
    <w:p w14:paraId="7EE3BBAA" w14:textId="77777777" w:rsidR="00483C78" w:rsidRPr="00750B60" w:rsidRDefault="00483C78" w:rsidP="00483C78">
      <w:pPr>
        <w:pPrChange w:id="2336" w:author="芙兰朵露" w:date="2022-05-22T01:45:00Z">
          <w:pPr>
            <w:ind w:firstLineChars="200" w:firstLine="420"/>
          </w:pPr>
        </w:pPrChange>
      </w:pPr>
      <w:r w:rsidRPr="00750B60">
        <w:rPr>
          <w:rFonts w:hint="eastAsia"/>
        </w:rPr>
        <w:t>这个单月台单线路的特别小站里暂时没有停靠列车。它在大圣堂内部的铁路也没有与外面连接。分别有两个闪耀着</w:t>
      </w:r>
      <w:proofErr w:type="gramStart"/>
      <w:r w:rsidRPr="00750B60">
        <w:rPr>
          <w:rFonts w:hint="eastAsia"/>
        </w:rPr>
        <w:t>金色导力光芒</w:t>
      </w:r>
      <w:proofErr w:type="gramEnd"/>
      <w:r w:rsidRPr="00750B60">
        <w:rPr>
          <w:rFonts w:hint="eastAsia"/>
        </w:rPr>
        <w:t>的圆盘</w:t>
      </w:r>
      <w:proofErr w:type="gramStart"/>
      <w:r w:rsidRPr="00750B60">
        <w:rPr>
          <w:rFonts w:hint="eastAsia"/>
        </w:rPr>
        <w:t>位于翼廊的</w:t>
      </w:r>
      <w:proofErr w:type="gramEnd"/>
      <w:r w:rsidRPr="00750B60">
        <w:rPr>
          <w:rFonts w:hint="eastAsia"/>
        </w:rPr>
        <w:t>出入口位置，像是要将铁路吸进去一样。</w:t>
      </w:r>
    </w:p>
    <w:p w14:paraId="01A370E8" w14:textId="4AE2C1C6" w:rsidR="00483C78" w:rsidRPr="00750B60" w:rsidRDefault="00483C78" w:rsidP="00483C78">
      <w:pPr>
        <w:pPrChange w:id="2337" w:author="芙兰朵露" w:date="2022-05-22T01:45:00Z">
          <w:pPr>
            <w:ind w:firstLineChars="200" w:firstLine="420"/>
          </w:pPr>
        </w:pPrChange>
      </w:pPr>
      <w:r w:rsidRPr="00750B60">
        <w:rPr>
          <w:rFonts w:hint="eastAsia"/>
        </w:rPr>
        <w:t>这就是从古代文明</w:t>
      </w:r>
      <w:del w:id="2338" w:author="芙兰朵露" w:date="2022-05-22T01:45:00Z">
        <w:r w:rsidR="00873996">
          <w:rPr>
            <w:rFonts w:hint="eastAsia"/>
            <w:szCs w:val="24"/>
          </w:rPr>
          <w:delText>开始就存在</w:delText>
        </w:r>
      </w:del>
      <w:ins w:id="2339" w:author="芙兰朵露" w:date="2022-05-22T01:45:00Z">
        <w:r w:rsidR="00B079F8" w:rsidRPr="00750B60">
          <w:rPr>
            <w:rFonts w:hint="eastAsia"/>
          </w:rPr>
          <w:t>起隐匿</w:t>
        </w:r>
      </w:ins>
      <w:r w:rsidR="00B079F8" w:rsidRPr="00750B60">
        <w:rPr>
          <w:rFonts w:hint="eastAsia"/>
        </w:rPr>
        <w:t>于</w:t>
      </w:r>
      <w:r w:rsidRPr="00750B60">
        <w:rPr>
          <w:rFonts w:hint="eastAsia"/>
        </w:rPr>
        <w:t>大圣堂</w:t>
      </w:r>
      <w:del w:id="2340" w:author="芙兰朵露" w:date="2022-05-22T01:45:00Z">
        <w:r w:rsidR="00873996">
          <w:rPr>
            <w:rFonts w:hint="eastAsia"/>
            <w:szCs w:val="24"/>
          </w:rPr>
          <w:delText>内部</w:delText>
        </w:r>
      </w:del>
      <w:r w:rsidRPr="00750B60">
        <w:rPr>
          <w:rFonts w:hint="eastAsia"/>
        </w:rPr>
        <w:t>的三个</w:t>
      </w:r>
      <w:del w:id="2341" w:author="芙兰朵露" w:date="2022-05-22T01:45:00Z">
        <w:r w:rsidR="00873996">
          <w:rPr>
            <w:rFonts w:hint="eastAsia"/>
            <w:szCs w:val="24"/>
          </w:rPr>
          <w:delText>秘密</w:delText>
        </w:r>
      </w:del>
      <w:r w:rsidRPr="00750B60">
        <w:rPr>
          <w:rFonts w:hint="eastAsia"/>
        </w:rPr>
        <w:t>之一——『龙门』。</w:t>
      </w:r>
    </w:p>
    <w:p w14:paraId="762F2967" w14:textId="7E5120AE" w:rsidR="00483C78" w:rsidRPr="00750B60" w:rsidRDefault="00F07E41" w:rsidP="00483C78">
      <w:pPr>
        <w:pPrChange w:id="2342" w:author="芙兰朵露" w:date="2022-05-22T01:45:00Z">
          <w:pPr>
            <w:ind w:firstLineChars="200" w:firstLine="420"/>
          </w:pPr>
        </w:pPrChange>
      </w:pPr>
      <w:ins w:id="2343" w:author="芙兰朵露" w:date="2022-05-22T01:45:00Z">
        <w:r w:rsidRPr="00750B60">
          <w:rPr>
            <w:rFonts w:hint="eastAsia"/>
          </w:rPr>
          <w:t>它</w:t>
        </w:r>
      </w:ins>
      <w:r w:rsidR="00483C78" w:rsidRPr="00750B60">
        <w:rPr>
          <w:rFonts w:hint="eastAsia"/>
        </w:rPr>
        <w:t>金色的大门</w:t>
      </w:r>
      <w:del w:id="2344" w:author="芙兰朵露" w:date="2022-05-22T01:45:00Z">
        <w:r w:rsidR="00873996">
          <w:rPr>
            <w:rFonts w:hint="eastAsia"/>
            <w:szCs w:val="24"/>
          </w:rPr>
          <w:delText>是</w:delText>
        </w:r>
      </w:del>
      <w:r w:rsidR="00483C78" w:rsidRPr="00750B60">
        <w:rPr>
          <w:rFonts w:hint="eastAsia"/>
        </w:rPr>
        <w:t>能将穿过它的物质替换</w:t>
      </w:r>
      <w:proofErr w:type="gramStart"/>
      <w:r w:rsidR="00483C78" w:rsidRPr="00750B60">
        <w:rPr>
          <w:rFonts w:hint="eastAsia"/>
        </w:rPr>
        <w:t>成导力体</w:t>
      </w:r>
      <w:proofErr w:type="gramEnd"/>
      <w:r w:rsidR="00483C78" w:rsidRPr="00750B60">
        <w:rPr>
          <w:rFonts w:hint="eastAsia"/>
        </w:rPr>
        <w:t>，再让</w:t>
      </w:r>
      <w:proofErr w:type="gramStart"/>
      <w:r w:rsidR="00483C78" w:rsidRPr="00750B60">
        <w:rPr>
          <w:rFonts w:hint="eastAsia"/>
        </w:rPr>
        <w:t>导力体顺着导力</w:t>
      </w:r>
      <w:proofErr w:type="gramEnd"/>
      <w:r w:rsidR="00483C78" w:rsidRPr="00750B60">
        <w:rPr>
          <w:rFonts w:hint="eastAsia"/>
        </w:rPr>
        <w:t>线路运行，在任意目标场所再变换</w:t>
      </w:r>
      <w:proofErr w:type="gramStart"/>
      <w:r w:rsidR="00483C78" w:rsidRPr="00750B60">
        <w:rPr>
          <w:rFonts w:hint="eastAsia"/>
        </w:rPr>
        <w:t>回真实</w:t>
      </w:r>
      <w:proofErr w:type="gramEnd"/>
      <w:r w:rsidR="00483C78" w:rsidRPr="00750B60">
        <w:rPr>
          <w:rFonts w:hint="eastAsia"/>
        </w:rPr>
        <w:t>物质的古代遗物。简单地说，</w:t>
      </w:r>
      <w:r w:rsidRPr="00750B60">
        <w:rPr>
          <w:rFonts w:hint="eastAsia"/>
        </w:rPr>
        <w:t>这</w:t>
      </w:r>
      <w:del w:id="2345" w:author="芙兰朵露" w:date="2022-05-22T01:45:00Z">
        <w:r w:rsidR="00873996">
          <w:rPr>
            <w:rFonts w:hint="eastAsia"/>
            <w:szCs w:val="24"/>
          </w:rPr>
          <w:delText>就是可以从</w:delText>
        </w:r>
      </w:del>
      <w:ins w:id="2346" w:author="芙兰朵露" w:date="2022-05-22T01:45:00Z">
        <w:r w:rsidRPr="00750B60">
          <w:rPr>
            <w:rFonts w:hint="eastAsia"/>
          </w:rPr>
          <w:t>是</w:t>
        </w:r>
      </w:ins>
      <w:r w:rsidR="00483C78" w:rsidRPr="00750B60">
        <w:rPr>
          <w:rFonts w:hint="eastAsia"/>
        </w:rPr>
        <w:t>大圣堂</w:t>
      </w:r>
      <w:ins w:id="2347" w:author="芙兰朵露" w:date="2022-05-22T01:45:00Z">
        <w:r w:rsidRPr="00750B60">
          <w:rPr>
            <w:rFonts w:hint="eastAsia"/>
          </w:rPr>
          <w:t>可以</w:t>
        </w:r>
      </w:ins>
      <w:r w:rsidR="00483C78" w:rsidRPr="00750B60">
        <w:rPr>
          <w:rFonts w:hint="eastAsia"/>
        </w:rPr>
        <w:t>向任意存在地脉的地点</w:t>
      </w:r>
      <w:ins w:id="2348" w:author="芙兰朵露" w:date="2022-05-22T01:45:00Z">
        <w:r w:rsidR="00021459" w:rsidRPr="00750B60">
          <w:rPr>
            <w:rFonts w:hint="eastAsia"/>
          </w:rPr>
          <w:t>进行</w:t>
        </w:r>
      </w:ins>
      <w:r w:rsidR="00483C78" w:rsidRPr="00750B60">
        <w:rPr>
          <w:rFonts w:hint="eastAsia"/>
        </w:rPr>
        <w:t>【转移】的秘密</w:t>
      </w:r>
      <w:ins w:id="2349" w:author="芙兰朵露" w:date="2022-05-22T01:45:00Z">
        <w:r w:rsidR="00021459" w:rsidRPr="00750B60">
          <w:rPr>
            <w:rFonts w:hint="eastAsia"/>
          </w:rPr>
          <w:t>仪式</w:t>
        </w:r>
      </w:ins>
      <w:r w:rsidR="00483C78" w:rsidRPr="00750B60">
        <w:rPr>
          <w:rFonts w:hint="eastAsia"/>
        </w:rPr>
        <w:t>的关键。</w:t>
      </w:r>
    </w:p>
    <w:p w14:paraId="0A544C4F" w14:textId="77777777" w:rsidR="00483C78" w:rsidRPr="00750B60" w:rsidRDefault="00483C78" w:rsidP="00483C78">
      <w:pPr>
        <w:pPrChange w:id="2350" w:author="芙兰朵露" w:date="2022-05-22T01:45:00Z">
          <w:pPr>
            <w:ind w:firstLineChars="200" w:firstLine="420"/>
          </w:pPr>
        </w:pPrChange>
      </w:pPr>
      <w:r w:rsidRPr="00750B60">
        <w:rPr>
          <w:rFonts w:hint="eastAsia"/>
        </w:rPr>
        <w:t>导师轻轻叩响值班室的窗户。一位戴着眼镜，看起来有点弱气的神官从房间门口探出了头。</w:t>
      </w:r>
    </w:p>
    <w:p w14:paraId="5F002353" w14:textId="28D1CFB5" w:rsidR="00483C78" w:rsidRPr="00750B60" w:rsidRDefault="00873996" w:rsidP="00483C78">
      <w:pPr>
        <w:pPrChange w:id="2351" w:author="芙兰朵露" w:date="2022-05-22T01:45:00Z">
          <w:pPr>
            <w:ind w:firstLineChars="200" w:firstLine="420"/>
          </w:pPr>
        </w:pPrChange>
      </w:pPr>
      <w:del w:id="2352" w:author="芙兰朵露" w:date="2022-05-22T01:45:00Z">
        <w:r>
          <w:rPr>
            <w:rFonts w:hint="eastAsia"/>
            <w:szCs w:val="24"/>
          </w:rPr>
          <w:delText>“</w:delText>
        </w:r>
      </w:del>
      <w:ins w:id="2353" w:author="芙兰朵露" w:date="2022-05-22T01:45:00Z">
        <w:r w:rsidR="00483C78" w:rsidRPr="00750B60">
          <w:rPr>
            <w:rFonts w:hint="eastAsia"/>
          </w:rPr>
          <w:t>「</w:t>
        </w:r>
      </w:ins>
      <w:r w:rsidR="00483C78" w:rsidRPr="00750B60">
        <w:rPr>
          <w:rFonts w:hint="eastAsia"/>
        </w:rPr>
        <w:t>芙兹雅德，我</w:t>
      </w:r>
      <w:del w:id="2354" w:author="芙兰朵露" w:date="2022-05-22T01:45:00Z">
        <w:r>
          <w:rPr>
            <w:rFonts w:hint="eastAsia"/>
            <w:szCs w:val="24"/>
          </w:rPr>
          <w:delText>准备</w:delText>
        </w:r>
      </w:del>
      <w:ins w:id="2355" w:author="芙兰朵露" w:date="2022-05-22T01:45:00Z">
        <w:r w:rsidR="00D417F6" w:rsidRPr="00750B60">
          <w:rPr>
            <w:rFonts w:hint="eastAsia"/>
          </w:rPr>
          <w:t>先</w:t>
        </w:r>
      </w:ins>
      <w:r w:rsidR="00483C78" w:rsidRPr="00750B60">
        <w:rPr>
          <w:rFonts w:hint="eastAsia"/>
        </w:rPr>
        <w:t>离开</w:t>
      </w:r>
      <w:ins w:id="2356" w:author="芙兰朵露" w:date="2022-05-22T01:45:00Z">
        <w:r w:rsidR="00D417F6" w:rsidRPr="00750B60">
          <w:rPr>
            <w:rFonts w:hint="eastAsia"/>
          </w:rPr>
          <w:t>一下</w:t>
        </w:r>
      </w:ins>
      <w:r w:rsidR="00483C78" w:rsidRPr="00750B60">
        <w:rPr>
          <w:rFonts w:hint="eastAsia"/>
        </w:rPr>
        <w:t>大圣堂</w:t>
      </w:r>
      <w:del w:id="2357" w:author="芙兰朵露" w:date="2022-05-22T01:45:00Z">
        <w:r>
          <w:rPr>
            <w:rFonts w:hint="eastAsia"/>
            <w:szCs w:val="24"/>
          </w:rPr>
          <w:delText>，</w:delText>
        </w:r>
      </w:del>
      <w:ins w:id="2358" w:author="芙兰朵露" w:date="2022-05-22T01:45:00Z">
        <w:r w:rsidR="00D417F6" w:rsidRPr="00750B60">
          <w:rPr>
            <w:rFonts w:hint="eastAsia"/>
          </w:rPr>
          <w:t>。</w:t>
        </w:r>
      </w:ins>
      <w:r w:rsidR="00483C78" w:rsidRPr="00750B60">
        <w:rPr>
          <w:rFonts w:hint="eastAsia"/>
        </w:rPr>
        <w:t>帮我把线路改为去我的修道院</w:t>
      </w:r>
      <w:del w:id="2359" w:author="芙兰朵露" w:date="2022-05-22T01:45:00Z">
        <w:r>
          <w:rPr>
            <w:rFonts w:hint="eastAsia"/>
            <w:szCs w:val="24"/>
          </w:rPr>
          <w:delText>。”</w:delText>
        </w:r>
      </w:del>
      <w:ins w:id="2360" w:author="芙兰朵露" w:date="2022-05-22T01:45:00Z">
        <w:r w:rsidR="00483C78" w:rsidRPr="00750B60">
          <w:rPr>
            <w:rFonts w:hint="eastAsia"/>
          </w:rPr>
          <w:t>」</w:t>
        </w:r>
      </w:ins>
    </w:p>
    <w:p w14:paraId="235822F0" w14:textId="46EC25E8" w:rsidR="00483C78" w:rsidRPr="00750B60" w:rsidRDefault="00873996" w:rsidP="00483C78">
      <w:pPr>
        <w:pPrChange w:id="2361" w:author="芙兰朵露" w:date="2022-05-22T01:45:00Z">
          <w:pPr>
            <w:ind w:firstLineChars="200" w:firstLine="420"/>
          </w:pPr>
        </w:pPrChange>
      </w:pPr>
      <w:del w:id="2362" w:author="芙兰朵露" w:date="2022-05-22T01:45:00Z">
        <w:r>
          <w:rPr>
            <w:rFonts w:hint="eastAsia"/>
            <w:szCs w:val="24"/>
          </w:rPr>
          <w:delText>“好</w:delText>
        </w:r>
      </w:del>
      <w:ins w:id="2363" w:author="芙兰朵露" w:date="2022-05-22T01:45:00Z">
        <w:r w:rsidR="00483C78" w:rsidRPr="00750B60">
          <w:rPr>
            <w:rFonts w:hint="eastAsia"/>
          </w:rPr>
          <w:t>「</w:t>
        </w:r>
        <w:r w:rsidR="00D417F6" w:rsidRPr="00750B60">
          <w:rPr>
            <w:rFonts w:hint="eastAsia"/>
          </w:rPr>
          <w:t>啊</w:t>
        </w:r>
      </w:ins>
      <w:r w:rsidR="00483C78" w:rsidRPr="00750B60">
        <w:rPr>
          <w:rFonts w:hint="eastAsia"/>
        </w:rPr>
        <w:t>，好的。请稍等一下</w:t>
      </w:r>
      <w:del w:id="2364" w:author="芙兰朵露" w:date="2022-05-22T01:45:00Z">
        <w:r>
          <w:rPr>
            <w:rFonts w:hint="eastAsia"/>
            <w:szCs w:val="24"/>
          </w:rPr>
          <w:delText>。”</w:delText>
        </w:r>
      </w:del>
      <w:ins w:id="2365" w:author="芙兰朵露" w:date="2022-05-22T01:45:00Z">
        <w:r w:rsidR="00483C78" w:rsidRPr="00750B60">
          <w:rPr>
            <w:rFonts w:hint="eastAsia"/>
          </w:rPr>
          <w:t>」</w:t>
        </w:r>
      </w:ins>
    </w:p>
    <w:p w14:paraId="0741075D" w14:textId="6C7703A7" w:rsidR="00483C78" w:rsidRPr="00750B60" w:rsidRDefault="00483C78" w:rsidP="00483C78">
      <w:pPr>
        <w:pPrChange w:id="2366" w:author="芙兰朵露" w:date="2022-05-22T01:45:00Z">
          <w:pPr>
            <w:ind w:firstLineChars="200" w:firstLine="420"/>
          </w:pPr>
        </w:pPrChange>
      </w:pPr>
      <w:r w:rsidRPr="00750B60">
        <w:rPr>
          <w:rFonts w:hint="eastAsia"/>
        </w:rPr>
        <w:t>这位看起来刚过</w:t>
      </w:r>
      <w:del w:id="2367" w:author="芙兰朵露" w:date="2022-05-22T01:45:00Z">
        <w:r w:rsidR="00873996">
          <w:rPr>
            <w:rFonts w:hint="eastAsia"/>
            <w:szCs w:val="24"/>
          </w:rPr>
          <w:delText>20</w:delText>
        </w:r>
      </w:del>
      <w:ins w:id="2368" w:author="芙兰朵露" w:date="2022-05-22T01:45:00Z">
        <w:r w:rsidR="00021459" w:rsidRPr="00750B60">
          <w:rPr>
            <w:rFonts w:hint="eastAsia"/>
          </w:rPr>
          <w:t>二十</w:t>
        </w:r>
      </w:ins>
      <w:r w:rsidRPr="00750B60">
        <w:t>岁的少女，年纪虽小，却担任着负责出入大教堂的特殊职责。</w:t>
      </w:r>
    </w:p>
    <w:p w14:paraId="64C43AC6" w14:textId="6822D270" w:rsidR="00483C78" w:rsidRPr="00750B60" w:rsidRDefault="00483C78" w:rsidP="00483C78">
      <w:pPr>
        <w:pPrChange w:id="2369" w:author="芙兰朵露" w:date="2022-05-22T01:45:00Z">
          <w:pPr>
            <w:ind w:firstLineChars="200" w:firstLine="420"/>
          </w:pPr>
        </w:pPrChange>
      </w:pPr>
      <w:r w:rsidRPr="00750B60">
        <w:rPr>
          <w:rFonts w:hint="eastAsia"/>
        </w:rPr>
        <w:t>大圣堂没有物理意义上的出入口，因此要依靠</w:t>
      </w:r>
      <w:ins w:id="2370" w:author="芙兰朵露" w:date="2022-05-22T01:45:00Z">
        <w:r w:rsidR="00021459" w:rsidRPr="00750B60">
          <w:rPr>
            <w:rFonts w:hint="eastAsia"/>
          </w:rPr>
          <w:t>在值班室内</w:t>
        </w:r>
      </w:ins>
      <w:r w:rsidR="00021459" w:rsidRPr="00750B60">
        <w:rPr>
          <w:rFonts w:hint="eastAsia"/>
        </w:rPr>
        <w:t>得到</w:t>
      </w:r>
      <w:del w:id="2371" w:author="芙兰朵露" w:date="2022-05-22T01:45:00Z">
        <w:r w:rsidR="00873996">
          <w:rPr>
            <w:rFonts w:hint="eastAsia"/>
            <w:szCs w:val="24"/>
          </w:rPr>
          <w:delText>了</w:delText>
        </w:r>
      </w:del>
      <w:r w:rsidRPr="00750B60">
        <w:rPr>
          <w:rFonts w:hint="eastAsia"/>
        </w:rPr>
        <w:t>大主教许可的芙兹雅德使用『龙门』发动</w:t>
      </w:r>
      <w:del w:id="2372" w:author="芙兰朵露" w:date="2022-05-22T01:45:00Z">
        <w:r w:rsidR="00873996">
          <w:rPr>
            <w:rFonts w:hint="eastAsia"/>
            <w:szCs w:val="24"/>
          </w:rPr>
          <w:delText>的</w:delText>
        </w:r>
      </w:del>
      <w:r w:rsidRPr="00750B60">
        <w:rPr>
          <w:rFonts w:hint="eastAsia"/>
        </w:rPr>
        <w:t>【转移】</w:t>
      </w:r>
      <w:proofErr w:type="gramStart"/>
      <w:r w:rsidRPr="00750B60">
        <w:rPr>
          <w:rFonts w:hint="eastAsia"/>
        </w:rPr>
        <w:t>魔</w:t>
      </w:r>
      <w:proofErr w:type="gramEnd"/>
      <w:del w:id="2373" w:author="芙兰朵露" w:date="2022-05-22T01:45:00Z">
        <w:r w:rsidR="00873996">
          <w:rPr>
            <w:rFonts w:hint="eastAsia"/>
            <w:szCs w:val="24"/>
          </w:rPr>
          <w:delText>导进行</w:delText>
        </w:r>
      </w:del>
      <w:ins w:id="2374" w:author="芙兰朵露" w:date="2022-05-22T01:45:00Z">
        <w:r w:rsidRPr="00750B60">
          <w:rPr>
            <w:rFonts w:hint="eastAsia"/>
          </w:rPr>
          <w:t>导</w:t>
        </w:r>
        <w:r w:rsidR="00021459" w:rsidRPr="00750B60">
          <w:rPr>
            <w:rFonts w:hint="eastAsia"/>
          </w:rPr>
          <w:t>出入</w:t>
        </w:r>
      </w:ins>
      <w:r w:rsidRPr="00750B60">
        <w:rPr>
          <w:rFonts w:hint="eastAsia"/>
        </w:rPr>
        <w:t>大圣堂</w:t>
      </w:r>
      <w:del w:id="2375" w:author="芙兰朵露" w:date="2022-05-22T01:45:00Z">
        <w:r w:rsidR="00873996">
          <w:rPr>
            <w:rFonts w:hint="eastAsia"/>
            <w:szCs w:val="24"/>
          </w:rPr>
          <w:delText>出入</w:delText>
        </w:r>
      </w:del>
      <w:r w:rsidRPr="00750B60">
        <w:rPr>
          <w:rFonts w:hint="eastAsia"/>
        </w:rPr>
        <w:t>。如果没有芙兹雅德的话就没有其它办法出入大圣堂。</w:t>
      </w:r>
    </w:p>
    <w:p w14:paraId="570F9C6A" w14:textId="0803D803" w:rsidR="00483C78" w:rsidRPr="00750B60" w:rsidRDefault="00873996" w:rsidP="00483C78">
      <w:pPr>
        <w:pPrChange w:id="2376" w:author="芙兰朵露" w:date="2022-05-22T01:45:00Z">
          <w:pPr>
            <w:ind w:firstLineChars="200" w:firstLine="420"/>
          </w:pPr>
        </w:pPrChange>
      </w:pPr>
      <w:del w:id="2377" w:author="芙兰朵露" w:date="2022-05-22T01:45:00Z">
        <w:r>
          <w:rPr>
            <w:rFonts w:hint="eastAsia"/>
          </w:rPr>
          <w:delText>导师随意地靠</w:delText>
        </w:r>
      </w:del>
      <w:ins w:id="2378" w:author="芙兰朵露" w:date="2022-05-22T01:45:00Z">
        <w:r w:rsidR="008B3C45" w:rsidRPr="00750B60">
          <w:rPr>
            <w:rFonts w:hint="eastAsia"/>
          </w:rPr>
          <w:t>她坐</w:t>
        </w:r>
      </w:ins>
      <w:r w:rsidR="008B3C45" w:rsidRPr="00750B60">
        <w:rPr>
          <w:rFonts w:hint="eastAsia"/>
        </w:rPr>
        <w:t>在</w:t>
      </w:r>
      <w:del w:id="2379" w:author="芙兰朵露" w:date="2022-05-22T01:45:00Z">
        <w:r>
          <w:rPr>
            <w:rFonts w:hint="eastAsia"/>
          </w:rPr>
          <w:delText>椅背</w:delText>
        </w:r>
      </w:del>
      <w:ins w:id="2380" w:author="芙兰朵露" w:date="2022-05-22T01:45:00Z">
        <w:r w:rsidR="008B3C45" w:rsidRPr="00750B60">
          <w:rPr>
            <w:rFonts w:hint="eastAsia"/>
          </w:rPr>
          <w:t>长凳</w:t>
        </w:r>
      </w:ins>
      <w:r w:rsidR="008B3C45" w:rsidRPr="00750B60">
        <w:rPr>
          <w:rFonts w:hint="eastAsia"/>
        </w:rPr>
        <w:t>上，</w:t>
      </w:r>
      <w:del w:id="2381" w:author="芙兰朵露" w:date="2022-05-22T01:45:00Z">
        <w:r>
          <w:rPr>
            <w:rFonts w:hint="eastAsia"/>
          </w:rPr>
          <w:delText>等待</w:delText>
        </w:r>
      </w:del>
      <w:ins w:id="2382" w:author="芙兰朵露" w:date="2022-05-22T01:45:00Z">
        <w:r w:rsidR="008B3C45" w:rsidRPr="00750B60">
          <w:rPr>
            <w:rFonts w:hint="eastAsia"/>
          </w:rPr>
          <w:t>侧眼看</w:t>
        </w:r>
      </w:ins>
      <w:r w:rsidR="00483C78" w:rsidRPr="00750B60">
        <w:rPr>
          <w:rFonts w:hint="eastAsia"/>
        </w:rPr>
        <w:t>芙兹雅德</w:t>
      </w:r>
      <w:del w:id="2383" w:author="芙兰朵露" w:date="2022-05-22T01:45:00Z">
        <w:r>
          <w:rPr>
            <w:rFonts w:hint="eastAsia"/>
          </w:rPr>
          <w:delText>做好【转移】的</w:delText>
        </w:r>
      </w:del>
      <w:ins w:id="2384" w:author="芙兰朵露" w:date="2022-05-22T01:45:00Z">
        <w:r w:rsidR="009C7B89" w:rsidRPr="00750B60">
          <w:rPr>
            <w:rFonts w:hint="eastAsia"/>
          </w:rPr>
          <w:t>为了</w:t>
        </w:r>
      </w:ins>
      <w:r w:rsidR="009C7B89" w:rsidRPr="00750B60">
        <w:rPr>
          <w:rFonts w:hint="eastAsia"/>
        </w:rPr>
        <w:t>准备</w:t>
      </w:r>
      <w:ins w:id="2385" w:author="芙兰朵露" w:date="2022-05-22T01:45:00Z">
        <w:r w:rsidR="009C7B89" w:rsidRPr="00750B60">
          <w:rPr>
            <w:rFonts w:hint="eastAsia"/>
          </w:rPr>
          <w:t>『龙门』的出入口而</w:t>
        </w:r>
        <w:proofErr w:type="gramStart"/>
        <w:r w:rsidR="009C7B89" w:rsidRPr="00750B60">
          <w:rPr>
            <w:rFonts w:hint="eastAsia"/>
          </w:rPr>
          <w:t>进行魔导操作</w:t>
        </w:r>
      </w:ins>
      <w:proofErr w:type="gramEnd"/>
      <w:r w:rsidR="00483C78" w:rsidRPr="00750B60">
        <w:rPr>
          <w:rFonts w:hint="eastAsia"/>
        </w:rPr>
        <w:t>。这时，与导师来到这里的方向相反，有一个人从内殿的方向走来。</w:t>
      </w:r>
    </w:p>
    <w:p w14:paraId="0CF06A39" w14:textId="0121BCA9" w:rsidR="00483C78" w:rsidRPr="00750B60" w:rsidRDefault="00873996" w:rsidP="00483C78">
      <w:pPr>
        <w:pPrChange w:id="2386" w:author="芙兰朵露" w:date="2022-05-22T01:45:00Z">
          <w:pPr>
            <w:ind w:firstLineChars="200" w:firstLine="420"/>
          </w:pPr>
        </w:pPrChange>
      </w:pPr>
      <w:del w:id="2387" w:author="芙兰朵露" w:date="2022-05-22T01:45:00Z">
        <w:r>
          <w:rPr>
            <w:rFonts w:hint="eastAsia"/>
          </w:rPr>
          <w:delText>导师</w:delText>
        </w:r>
      </w:del>
      <w:ins w:id="2388" w:author="芙兰朵露" w:date="2022-05-22T01:45:00Z">
        <w:r w:rsidR="008B3C45" w:rsidRPr="00750B60">
          <w:rPr>
            <w:rFonts w:hint="eastAsia"/>
          </w:rPr>
          <w:t>她</w:t>
        </w:r>
      </w:ins>
      <w:r w:rsidR="00483C78" w:rsidRPr="00750B60">
        <w:rPr>
          <w:rFonts w:hint="eastAsia"/>
        </w:rPr>
        <w:t>看到这位很少出入大圣堂的人，微微挑起眉毛。</w:t>
      </w:r>
      <w:ins w:id="2389" w:author="芙兰朵露" w:date="2022-05-22T01:45:00Z">
        <w:r w:rsidR="008B3C45" w:rsidRPr="00750B60">
          <w:rPr>
            <w:rFonts w:hint="eastAsia"/>
          </w:rPr>
          <w:t>眼前的老人外表看是一位手无缚鸡之力之人，</w:t>
        </w:r>
      </w:ins>
      <w:r w:rsidR="00483C78" w:rsidRPr="00750B60">
        <w:rPr>
          <w:rFonts w:hint="eastAsia"/>
        </w:rPr>
        <w:t>带着老人特有的些许佝偻和一头已经无法分辨颜色的纯白头发。</w:t>
      </w:r>
      <w:del w:id="2390" w:author="芙兰朵露" w:date="2022-05-22T01:45:00Z">
        <w:r>
          <w:rPr>
            <w:rFonts w:hint="eastAsia"/>
          </w:rPr>
          <w:delText>从外表看是一位手无缚鸡之力的老人，</w:delText>
        </w:r>
      </w:del>
      <w:r w:rsidR="00483C78" w:rsidRPr="00750B60">
        <w:rPr>
          <w:rFonts w:hint="eastAsia"/>
        </w:rPr>
        <w:t>但她眼中蕴含的愤怒却一点衰弱的样子都没有。身穿</w:t>
      </w:r>
      <w:proofErr w:type="gramStart"/>
      <w:r w:rsidR="00483C78" w:rsidRPr="00750B60">
        <w:rPr>
          <w:rFonts w:hint="eastAsia"/>
        </w:rPr>
        <w:t>华丽司教服</w:t>
      </w:r>
      <w:proofErr w:type="gramEnd"/>
      <w:r w:rsidR="00483C78" w:rsidRPr="00750B60">
        <w:rPr>
          <w:rFonts w:hint="eastAsia"/>
        </w:rPr>
        <w:t>的她现身的瞬间，芙兹雅德发出了小声的悲鸣，然后马上</w:t>
      </w:r>
      <w:ins w:id="2391" w:author="芙兰朵露" w:date="2022-05-22T01:45:00Z">
        <w:r w:rsidR="008B3C45" w:rsidRPr="00750B60">
          <w:rPr>
            <w:rFonts w:hint="eastAsia"/>
          </w:rPr>
          <w:t>把脸</w:t>
        </w:r>
      </w:ins>
      <w:r w:rsidR="00483C78" w:rsidRPr="00750B60">
        <w:rPr>
          <w:rFonts w:hint="eastAsia"/>
        </w:rPr>
        <w:t>缩回了</w:t>
      </w:r>
      <w:del w:id="2392" w:author="芙兰朵露" w:date="2022-05-22T01:45:00Z">
        <w:r>
          <w:rPr>
            <w:rFonts w:hint="eastAsia"/>
          </w:rPr>
          <w:delText>房间里</w:delText>
        </w:r>
      </w:del>
      <w:r w:rsidR="00483C78" w:rsidRPr="00750B60">
        <w:rPr>
          <w:rFonts w:hint="eastAsia"/>
        </w:rPr>
        <w:t>。</w:t>
      </w:r>
    </w:p>
    <w:p w14:paraId="7E27CCC4" w14:textId="70572618" w:rsidR="00483C78" w:rsidRPr="00750B60" w:rsidRDefault="008B3C45" w:rsidP="00483C78">
      <w:pPr>
        <w:pPrChange w:id="2393" w:author="芙兰朵露" w:date="2022-05-22T01:45:00Z">
          <w:pPr>
            <w:ind w:firstLineChars="200" w:firstLine="420"/>
          </w:pPr>
        </w:pPrChange>
      </w:pPr>
      <w:ins w:id="2394" w:author="芙兰朵露" w:date="2022-05-22T01:45:00Z">
        <w:r w:rsidRPr="00750B60">
          <w:rPr>
            <w:rFonts w:hint="eastAsia"/>
          </w:rPr>
          <w:t>那是</w:t>
        </w:r>
      </w:ins>
      <w:r w:rsidR="00483C78" w:rsidRPr="00750B60">
        <w:rPr>
          <w:rFonts w:hint="eastAsia"/>
        </w:rPr>
        <w:t>大主教艾尔卡米。</w:t>
      </w:r>
      <w:del w:id="2395" w:author="芙兰朵露" w:date="2022-05-22T01:45:00Z">
        <w:r w:rsidR="00873996">
          <w:rPr>
            <w:rFonts w:hint="eastAsia"/>
          </w:rPr>
          <w:delText>非常少见</w:delText>
        </w:r>
      </w:del>
      <w:ins w:id="2396" w:author="芙兰朵露" w:date="2022-05-22T01:45:00Z">
        <w:r w:rsidRPr="00750B60">
          <w:rPr>
            <w:rFonts w:hint="eastAsia"/>
          </w:rPr>
          <w:t>她是【使徒】中少有</w:t>
        </w:r>
      </w:ins>
      <w:r w:rsidRPr="00750B60">
        <w:rPr>
          <w:rFonts w:hint="eastAsia"/>
        </w:rPr>
        <w:t>的</w:t>
      </w:r>
      <w:ins w:id="2397" w:author="芙兰朵露" w:date="2022-05-22T01:45:00Z">
        <w:r w:rsidRPr="00750B60">
          <w:rPr>
            <w:rFonts w:hint="eastAsia"/>
          </w:rPr>
          <w:t>、</w:t>
        </w:r>
      </w:ins>
      <w:r w:rsidR="00483C78" w:rsidRPr="00750B60">
        <w:rPr>
          <w:rFonts w:hint="eastAsia"/>
        </w:rPr>
        <w:t>持有第一身份的</w:t>
      </w:r>
      <w:del w:id="2398" w:author="芙兰朵露" w:date="2022-05-22T01:45:00Z">
        <w:r w:rsidR="00873996">
          <w:rPr>
            <w:rFonts w:hint="eastAsia"/>
          </w:rPr>
          <w:delText>同时还是被称作</w:delText>
        </w:r>
      </w:del>
      <w:r w:rsidR="00483C78" w:rsidRPr="00750B60">
        <w:rPr>
          <w:rFonts w:hint="eastAsia"/>
        </w:rPr>
        <w:t>【魔法使】</w:t>
      </w:r>
      <w:del w:id="2399" w:author="芙兰朵露" w:date="2022-05-22T01:45:00Z">
        <w:r w:rsidR="00873996">
          <w:rPr>
            <w:rFonts w:hint="eastAsia"/>
          </w:rPr>
          <w:delText>的【使徒】</w:delText>
        </w:r>
      </w:del>
      <w:r w:rsidR="00483C78" w:rsidRPr="00750B60">
        <w:rPr>
          <w:rFonts w:hint="eastAsia"/>
        </w:rPr>
        <w:t>。</w:t>
      </w:r>
    </w:p>
    <w:p w14:paraId="57E78705" w14:textId="4949EFBA" w:rsidR="00483C78" w:rsidRPr="00750B60" w:rsidRDefault="00873996" w:rsidP="00483C78">
      <w:pPr>
        <w:pPrChange w:id="2400" w:author="芙兰朵露" w:date="2022-05-22T01:45:00Z">
          <w:pPr>
            <w:ind w:firstLineChars="200" w:firstLine="420"/>
          </w:pPr>
        </w:pPrChange>
      </w:pPr>
      <w:del w:id="2401" w:author="芙兰朵露" w:date="2022-05-22T01:45:00Z">
        <w:r>
          <w:rPr>
            <w:rFonts w:hint="eastAsia"/>
          </w:rPr>
          <w:delText>“</w:delText>
        </w:r>
      </w:del>
      <w:ins w:id="2402" w:author="芙兰朵露" w:date="2022-05-22T01:45:00Z">
        <w:r w:rsidR="00483C78" w:rsidRPr="00750B60">
          <w:rPr>
            <w:rFonts w:hint="eastAsia"/>
          </w:rPr>
          <w:t>「</w:t>
        </w:r>
      </w:ins>
      <w:r w:rsidR="00483C78" w:rsidRPr="00750B60">
        <w:rPr>
          <w:rFonts w:hint="eastAsia"/>
        </w:rPr>
        <w:t>给我站好</w:t>
      </w:r>
      <w:del w:id="2403" w:author="芙兰朵露" w:date="2022-05-22T01:45:00Z">
        <w:r>
          <w:rPr>
            <w:rFonts w:hint="eastAsia"/>
          </w:rPr>
          <w:delText>”</w:delText>
        </w:r>
      </w:del>
      <w:ins w:id="2404" w:author="芙兰朵露" w:date="2022-05-22T01:45:00Z">
        <w:r w:rsidR="00483C78" w:rsidRPr="00750B60">
          <w:rPr>
            <w:rFonts w:hint="eastAsia"/>
          </w:rPr>
          <w:t>」</w:t>
        </w:r>
      </w:ins>
    </w:p>
    <w:p w14:paraId="347E7FE6" w14:textId="77777777" w:rsidR="00743069" w:rsidRDefault="00873996">
      <w:pPr>
        <w:ind w:firstLineChars="200" w:firstLine="420"/>
        <w:rPr>
          <w:del w:id="2405" w:author="芙兰朵露" w:date="2022-05-22T01:45:00Z"/>
        </w:rPr>
      </w:pPr>
      <w:del w:id="2406" w:author="芙兰朵露" w:date="2022-05-22T01:45:00Z">
        <w:r>
          <w:rPr>
            <w:rFonts w:hint="eastAsia"/>
          </w:rPr>
          <w:delText>是没有回旋余地的命令。</w:delText>
        </w:r>
      </w:del>
    </w:p>
    <w:p w14:paraId="6833A28E" w14:textId="73FD5F69" w:rsidR="00483C78" w:rsidRPr="00750B60" w:rsidRDefault="00873996" w:rsidP="00483C78">
      <w:pPr>
        <w:rPr>
          <w:ins w:id="2407" w:author="芙兰朵露" w:date="2022-05-22T01:45:00Z"/>
        </w:rPr>
      </w:pPr>
      <w:del w:id="2408" w:author="芙兰朵露" w:date="2022-05-22T01:45:00Z">
        <w:r>
          <w:rPr>
            <w:rFonts w:hint="eastAsia"/>
          </w:rPr>
          <w:delText>为了不让气氛变得更差，</w:delText>
        </w:r>
      </w:del>
      <w:ins w:id="2409" w:author="芙兰朵露" w:date="2022-05-22T01:45:00Z">
        <w:r w:rsidR="008B3C45" w:rsidRPr="00750B60">
          <w:rPr>
            <w:rFonts w:hint="eastAsia"/>
          </w:rPr>
          <w:t>她一声令下</w:t>
        </w:r>
        <w:r w:rsidR="00483C78" w:rsidRPr="00750B60">
          <w:rPr>
            <w:rFonts w:hint="eastAsia"/>
          </w:rPr>
          <w:t>。</w:t>
        </w:r>
      </w:ins>
    </w:p>
    <w:p w14:paraId="1FF01654" w14:textId="5A423C93" w:rsidR="00483C78" w:rsidRPr="00750B60" w:rsidRDefault="00701028" w:rsidP="00483C78">
      <w:pPr>
        <w:pPrChange w:id="2410" w:author="芙兰朵露" w:date="2022-05-22T01:45:00Z">
          <w:pPr>
            <w:ind w:firstLineChars="200" w:firstLine="420"/>
          </w:pPr>
        </w:pPrChange>
      </w:pPr>
      <w:r w:rsidRPr="00750B60">
        <w:rPr>
          <w:rFonts w:hint="eastAsia"/>
        </w:rPr>
        <w:t>导师</w:t>
      </w:r>
      <w:ins w:id="2411" w:author="芙兰朵露" w:date="2022-05-22T01:45:00Z">
        <w:r w:rsidRPr="00750B60">
          <w:rPr>
            <w:rFonts w:hint="eastAsia"/>
          </w:rPr>
          <w:t>也没特别生气，</w:t>
        </w:r>
      </w:ins>
      <w:r w:rsidR="00483C78" w:rsidRPr="00750B60">
        <w:rPr>
          <w:rFonts w:hint="eastAsia"/>
        </w:rPr>
        <w:t>站</w:t>
      </w:r>
      <w:del w:id="2412" w:author="芙兰朵露" w:date="2022-05-22T01:45:00Z">
        <w:r w:rsidR="00873996">
          <w:rPr>
            <w:rFonts w:hint="eastAsia"/>
          </w:rPr>
          <w:delText>直</w:delText>
        </w:r>
      </w:del>
      <w:r w:rsidR="00483C78" w:rsidRPr="00750B60">
        <w:rPr>
          <w:rFonts w:hint="eastAsia"/>
        </w:rPr>
        <w:t>了起来。</w:t>
      </w:r>
    </w:p>
    <w:p w14:paraId="589547D7" w14:textId="77777777" w:rsidR="00483C78" w:rsidRPr="00750B60" w:rsidRDefault="00483C78" w:rsidP="00483C78">
      <w:pPr>
        <w:pPrChange w:id="2413" w:author="芙兰朵露" w:date="2022-05-22T01:45:00Z">
          <w:pPr>
            <w:ind w:firstLineChars="200" w:firstLine="420"/>
          </w:pPr>
        </w:pPrChange>
      </w:pPr>
      <w:r w:rsidRPr="00750B60">
        <w:rPr>
          <w:rFonts w:hint="eastAsia"/>
        </w:rPr>
        <w:t>虽然这个世界上的</w:t>
      </w:r>
      <w:proofErr w:type="gramStart"/>
      <w:r w:rsidRPr="00750B60">
        <w:rPr>
          <w:rFonts w:hint="eastAsia"/>
        </w:rPr>
        <w:t>的</w:t>
      </w:r>
      <w:proofErr w:type="gramEnd"/>
      <w:r w:rsidRPr="00750B60">
        <w:rPr>
          <w:rFonts w:hint="eastAsia"/>
        </w:rPr>
        <w:t>人们被分成三类身份，但【使徒】是不在这是三类身份中的特殊集团。</w:t>
      </w:r>
    </w:p>
    <w:p w14:paraId="71F1ED34" w14:textId="2CDC708B" w:rsidR="00483C78" w:rsidRPr="00750B60" w:rsidRDefault="00873996" w:rsidP="00483C78">
      <w:pPr>
        <w:pPrChange w:id="2414" w:author="芙兰朵露" w:date="2022-05-22T01:45:00Z">
          <w:pPr>
            <w:ind w:firstLineChars="200" w:firstLine="420"/>
          </w:pPr>
        </w:pPrChange>
      </w:pPr>
      <w:del w:id="2415" w:author="芙兰朵露" w:date="2022-05-22T01:45:00Z">
        <w:r>
          <w:rPr>
            <w:rFonts w:hint="eastAsia"/>
          </w:rPr>
          <w:delText>即使</w:delText>
        </w:r>
      </w:del>
      <w:r w:rsidR="00483C78" w:rsidRPr="00750B60">
        <w:rPr>
          <w:rFonts w:hint="eastAsia"/>
        </w:rPr>
        <w:t>说【使徒】</w:t>
      </w:r>
      <w:del w:id="2416" w:author="芙兰朵露" w:date="2022-05-22T01:45:00Z">
        <w:r>
          <w:rPr>
            <w:rFonts w:hint="eastAsia"/>
          </w:rPr>
          <w:delText>都是</w:delText>
        </w:r>
      </w:del>
      <w:ins w:id="2417" w:author="芙兰朵露" w:date="2022-05-22T01:45:00Z">
        <w:r w:rsidR="00483C78" w:rsidRPr="00750B60">
          <w:rPr>
            <w:rFonts w:hint="eastAsia"/>
          </w:rPr>
          <w:t>是</w:t>
        </w:r>
      </w:ins>
      <w:r w:rsidR="00483C78" w:rsidRPr="00750B60">
        <w:rPr>
          <w:rFonts w:hint="eastAsia"/>
        </w:rPr>
        <w:t>无法被分类到第一二三身份中的人也不过分。</w:t>
      </w:r>
    </w:p>
    <w:p w14:paraId="6925C585" w14:textId="1FD63C9F" w:rsidR="00483C78" w:rsidRPr="00750B60" w:rsidRDefault="00873996" w:rsidP="00483C78">
      <w:pPr>
        <w:pPrChange w:id="2418" w:author="芙兰朵露" w:date="2022-05-22T01:45:00Z">
          <w:pPr>
            <w:ind w:firstLineChars="200" w:firstLine="420"/>
          </w:pPr>
        </w:pPrChange>
      </w:pPr>
      <w:del w:id="2419" w:author="芙兰朵露" w:date="2022-05-22T01:45:00Z">
        <w:r>
          <w:rPr>
            <w:rFonts w:hint="eastAsia"/>
          </w:rPr>
          <w:delText>被认为是</w:delText>
        </w:r>
      </w:del>
      <w:ins w:id="2420" w:author="芙兰朵露" w:date="2022-05-22T01:45:00Z">
        <w:r w:rsidR="004E22D6" w:rsidRPr="00750B60">
          <w:rPr>
            <w:rFonts w:hint="eastAsia"/>
          </w:rPr>
          <w:t>成为</w:t>
        </w:r>
      </w:ins>
      <w:r w:rsidR="00483C78" w:rsidRPr="00750B60">
        <w:rPr>
          <w:rFonts w:hint="eastAsia"/>
        </w:rPr>
        <w:t>【使徒】</w:t>
      </w:r>
      <w:ins w:id="2421" w:author="芙兰朵露" w:date="2022-05-22T01:45:00Z">
        <w:r w:rsidR="004E22D6" w:rsidRPr="00750B60">
          <w:rPr>
            <w:rFonts w:hint="eastAsia"/>
          </w:rPr>
          <w:t>的</w:t>
        </w:r>
      </w:ins>
      <w:r w:rsidR="00483C78" w:rsidRPr="00750B60">
        <w:rPr>
          <w:rFonts w:hint="eastAsia"/>
        </w:rPr>
        <w:t>依据并不在于力量的大小，而在于力量的性质。【使徒】们因为各自都有自身的特殊性，因此他们极少出现在大众面前，他们有的隐居起来，有的</w:t>
      </w:r>
      <w:proofErr w:type="gramStart"/>
      <w:r w:rsidR="00483C78" w:rsidRPr="00750B60">
        <w:rPr>
          <w:rFonts w:hint="eastAsia"/>
        </w:rPr>
        <w:t>仅活跃</w:t>
      </w:r>
      <w:proofErr w:type="gramEnd"/>
      <w:r w:rsidR="00483C78" w:rsidRPr="00750B60">
        <w:rPr>
          <w:rFonts w:hint="eastAsia"/>
        </w:rPr>
        <w:t>在暗处，有的居无定所。</w:t>
      </w:r>
    </w:p>
    <w:p w14:paraId="6917733A" w14:textId="77777777" w:rsidR="00483C78" w:rsidRPr="00750B60" w:rsidRDefault="00483C78" w:rsidP="00483C78">
      <w:pPr>
        <w:pPrChange w:id="2422" w:author="芙兰朵露" w:date="2022-05-22T01:45:00Z">
          <w:pPr>
            <w:ind w:firstLineChars="200" w:firstLine="420"/>
          </w:pPr>
        </w:pPrChange>
      </w:pPr>
      <w:r w:rsidRPr="00750B60">
        <w:rPr>
          <w:rFonts w:hint="eastAsia"/>
        </w:rPr>
        <w:t>在这一群人中，身为第一身份的大主教的艾尔卡米显得特别与众不同。经常在人前抛头露面的【使徒】可以说极其少见。</w:t>
      </w:r>
    </w:p>
    <w:p w14:paraId="43AC7833" w14:textId="78E0551C" w:rsidR="00483C78" w:rsidRPr="00750B60" w:rsidRDefault="00483C78" w:rsidP="00483C78">
      <w:pPr>
        <w:pPrChange w:id="2423" w:author="芙兰朵露" w:date="2022-05-22T01:45:00Z">
          <w:pPr>
            <w:ind w:firstLineChars="200" w:firstLine="420"/>
          </w:pPr>
        </w:pPrChange>
      </w:pPr>
      <w:r w:rsidRPr="00750B60">
        <w:rPr>
          <w:rFonts w:hint="eastAsia"/>
        </w:rPr>
        <w:t>面对地位、年龄、实力都高于自己的艾尔卡米，导师没有</w:t>
      </w:r>
      <w:ins w:id="2424" w:author="芙兰朵露" w:date="2022-05-22T01:45:00Z">
        <w:r w:rsidR="001F303A" w:rsidRPr="00750B60">
          <w:rPr>
            <w:rFonts w:hint="eastAsia"/>
          </w:rPr>
          <w:t>理由</w:t>
        </w:r>
      </w:ins>
      <w:r w:rsidRPr="00750B60">
        <w:rPr>
          <w:rFonts w:hint="eastAsia"/>
        </w:rPr>
        <w:t>违背大主教的命令</w:t>
      </w:r>
      <w:del w:id="2425" w:author="芙兰朵露" w:date="2022-05-22T01:45:00Z">
        <w:r w:rsidR="00873996">
          <w:rPr>
            <w:rFonts w:hint="eastAsia"/>
          </w:rPr>
          <w:delText>的理由</w:delText>
        </w:r>
      </w:del>
      <w:r w:rsidRPr="00750B60">
        <w:rPr>
          <w:rFonts w:hint="eastAsia"/>
        </w:rPr>
        <w:t>。</w:t>
      </w:r>
    </w:p>
    <w:p w14:paraId="4A8C073B" w14:textId="6BCD481C" w:rsidR="00483C78" w:rsidRPr="00750B60" w:rsidRDefault="00873996" w:rsidP="00483C78">
      <w:pPr>
        <w:pPrChange w:id="2426" w:author="芙兰朵露" w:date="2022-05-22T01:45:00Z">
          <w:pPr>
            <w:ind w:firstLineChars="200" w:firstLine="420"/>
          </w:pPr>
        </w:pPrChange>
      </w:pPr>
      <w:del w:id="2427" w:author="芙兰朵露" w:date="2022-05-22T01:45:00Z">
        <w:r>
          <w:rPr>
            <w:rFonts w:hint="eastAsia"/>
          </w:rPr>
          <w:delText>“</w:delText>
        </w:r>
      </w:del>
      <w:ins w:id="2428" w:author="芙兰朵露" w:date="2022-05-22T01:45:00Z">
        <w:r w:rsidR="00483C78" w:rsidRPr="00750B60">
          <w:rPr>
            <w:rFonts w:hint="eastAsia"/>
          </w:rPr>
          <w:t>「</w:t>
        </w:r>
      </w:ins>
      <w:r w:rsidR="00483C78" w:rsidRPr="00750B60">
        <w:rPr>
          <w:rFonts w:hint="eastAsia"/>
        </w:rPr>
        <w:t>我收到了部下的报告。有一个名叫</w:t>
      </w:r>
      <w:proofErr w:type="gramStart"/>
      <w:r w:rsidR="00483C78" w:rsidRPr="00750B60">
        <w:rPr>
          <w:rFonts w:hint="eastAsia"/>
        </w:rPr>
        <w:t>茉茉</w:t>
      </w:r>
      <w:proofErr w:type="gramEnd"/>
      <w:r w:rsidR="00483C78" w:rsidRPr="00750B60">
        <w:rPr>
          <w:rFonts w:hint="eastAsia"/>
        </w:rPr>
        <w:t>的辅佐神官在附近的修道院请求暂时借住</w:t>
      </w:r>
      <w:del w:id="2429" w:author="芙兰朵露" w:date="2022-05-22T01:45:00Z">
        <w:r>
          <w:rPr>
            <w:rFonts w:hint="eastAsia"/>
          </w:rPr>
          <w:delText>。”</w:delText>
        </w:r>
      </w:del>
      <w:ins w:id="2430" w:author="芙兰朵露" w:date="2022-05-22T01:45:00Z">
        <w:r w:rsidR="00483C78" w:rsidRPr="00750B60">
          <w:rPr>
            <w:rFonts w:hint="eastAsia"/>
          </w:rPr>
          <w:t>」</w:t>
        </w:r>
      </w:ins>
    </w:p>
    <w:p w14:paraId="3D5438BB" w14:textId="77777777" w:rsidR="00743069" w:rsidRDefault="00873996">
      <w:pPr>
        <w:ind w:firstLineChars="200" w:firstLine="420"/>
        <w:rPr>
          <w:del w:id="2431" w:author="芙兰朵露" w:date="2022-05-22T01:45:00Z"/>
        </w:rPr>
      </w:pPr>
      <w:del w:id="2432" w:author="芙兰朵露" w:date="2022-05-22T01:45:00Z">
        <w:r>
          <w:rPr>
            <w:rFonts w:hint="eastAsia"/>
          </w:rPr>
          <w:delText>“</w:delText>
        </w:r>
        <w:r>
          <w:rPr>
            <w:rFonts w:ascii="宋体" w:eastAsia="宋体" w:hAnsi="宋体" w:cs="宋体"/>
            <w:sz w:val="24"/>
            <w:szCs w:val="24"/>
          </w:rPr>
          <w:delText>嗬</w:delText>
        </w:r>
        <w:r>
          <w:rPr>
            <w:rFonts w:hint="eastAsia"/>
          </w:rPr>
          <w:delText>”</w:delText>
        </w:r>
      </w:del>
    </w:p>
    <w:p w14:paraId="78FE3FF1" w14:textId="77777777" w:rsidR="00483C78" w:rsidRPr="00750B60" w:rsidRDefault="00483C78" w:rsidP="00483C78">
      <w:pPr>
        <w:rPr>
          <w:ins w:id="2433" w:author="芙兰朵露" w:date="2022-05-22T01:45:00Z"/>
        </w:rPr>
      </w:pPr>
      <w:ins w:id="2434" w:author="芙兰朵露" w:date="2022-05-22T01:45:00Z">
        <w:r w:rsidRPr="00750B60">
          <w:rPr>
            <w:rFonts w:hint="eastAsia"/>
          </w:rPr>
          <w:t>「嗬」</w:t>
        </w:r>
      </w:ins>
    </w:p>
    <w:p w14:paraId="4CE7F4C4" w14:textId="77777777" w:rsidR="00483C78" w:rsidRPr="00750B60" w:rsidRDefault="00483C78" w:rsidP="00483C78">
      <w:pPr>
        <w:pPrChange w:id="2435" w:author="芙兰朵露" w:date="2022-05-22T01:45:00Z">
          <w:pPr>
            <w:ind w:firstLineChars="200" w:firstLine="420"/>
          </w:pPr>
        </w:pPrChange>
      </w:pPr>
      <w:r w:rsidRPr="00750B60">
        <w:rPr>
          <w:rFonts w:hint="eastAsia"/>
        </w:rPr>
        <w:t>导师对这个消息没什么想法。不如说虽然都是第一身份，身居顶点的大主教居然会在意不过是辅佐神官的</w:t>
      </w:r>
      <w:proofErr w:type="gramStart"/>
      <w:r w:rsidRPr="00750B60">
        <w:rPr>
          <w:rFonts w:hint="eastAsia"/>
        </w:rPr>
        <w:t>茉茉</w:t>
      </w:r>
      <w:proofErr w:type="gramEnd"/>
      <w:r w:rsidRPr="00750B60">
        <w:rPr>
          <w:rFonts w:hint="eastAsia"/>
        </w:rPr>
        <w:t>这件事让人有点感动。</w:t>
      </w:r>
    </w:p>
    <w:p w14:paraId="79A5D28D" w14:textId="27EE6916" w:rsidR="00483C78" w:rsidRPr="00750B60" w:rsidRDefault="00873996" w:rsidP="00483C78">
      <w:pPr>
        <w:pPrChange w:id="2436" w:author="芙兰朵露" w:date="2022-05-22T01:45:00Z">
          <w:pPr>
            <w:ind w:firstLineChars="200" w:firstLine="420"/>
          </w:pPr>
        </w:pPrChange>
      </w:pPr>
      <w:del w:id="2437" w:author="芙兰朵露" w:date="2022-05-22T01:45:00Z">
        <w:r>
          <w:rPr>
            <w:rFonts w:hint="eastAsia"/>
          </w:rPr>
          <w:delText>“</w:delText>
        </w:r>
      </w:del>
      <w:ins w:id="2438" w:author="芙兰朵露" w:date="2022-05-22T01:45:00Z">
        <w:r w:rsidR="00483C78" w:rsidRPr="00750B60">
          <w:rPr>
            <w:rFonts w:hint="eastAsia"/>
          </w:rPr>
          <w:t>「</w:t>
        </w:r>
      </w:ins>
      <w:r w:rsidR="00483C78" w:rsidRPr="00750B60">
        <w:rPr>
          <w:rFonts w:hint="eastAsia"/>
        </w:rPr>
        <w:t>有什么问题吗？</w:t>
      </w:r>
      <w:del w:id="2439" w:author="芙兰朵露" w:date="2022-05-22T01:45:00Z">
        <w:r>
          <w:rPr>
            <w:rFonts w:hint="eastAsia"/>
          </w:rPr>
          <w:delText>”</w:delText>
        </w:r>
      </w:del>
      <w:ins w:id="2440" w:author="芙兰朵露" w:date="2022-05-22T01:45:00Z">
        <w:r w:rsidR="00483C78" w:rsidRPr="00750B60">
          <w:rPr>
            <w:rFonts w:hint="eastAsia"/>
          </w:rPr>
          <w:t>」</w:t>
        </w:r>
      </w:ins>
    </w:p>
    <w:p w14:paraId="698B52C5" w14:textId="050D9ACE" w:rsidR="00483C78" w:rsidRPr="00750B60" w:rsidRDefault="00873996" w:rsidP="00483C78">
      <w:pPr>
        <w:pPrChange w:id="2441" w:author="芙兰朵露" w:date="2022-05-22T01:45:00Z">
          <w:pPr>
            <w:ind w:firstLineChars="200" w:firstLine="420"/>
          </w:pPr>
        </w:pPrChange>
      </w:pPr>
      <w:del w:id="2442" w:author="芙兰朵露" w:date="2022-05-22T01:45:00Z">
        <w:r>
          <w:rPr>
            <w:rFonts w:hint="eastAsia"/>
          </w:rPr>
          <w:delText>“</w:delText>
        </w:r>
      </w:del>
      <w:ins w:id="2443" w:author="芙兰朵露" w:date="2022-05-22T01:45:00Z">
        <w:r w:rsidR="00483C78" w:rsidRPr="00750B60">
          <w:rPr>
            <w:rFonts w:hint="eastAsia"/>
          </w:rPr>
          <w:t>「</w:t>
        </w:r>
      </w:ins>
      <w:r w:rsidR="00483C78" w:rsidRPr="00750B60">
        <w:rPr>
          <w:rFonts w:hint="eastAsia"/>
        </w:rPr>
        <w:t>借住的申请是神官本人提出的没错。重要的是与她同行的人并不是与她搭档的神官梅诺，而是另一个名叫雅修娜·葛里萨利嘉的人</w:t>
      </w:r>
      <w:del w:id="2444" w:author="芙兰朵露" w:date="2022-05-22T01:45:00Z">
        <w:r>
          <w:rPr>
            <w:rFonts w:hint="eastAsia"/>
          </w:rPr>
          <w:delText>。”</w:delText>
        </w:r>
      </w:del>
      <w:ins w:id="2445" w:author="芙兰朵露" w:date="2022-05-22T01:45:00Z">
        <w:r w:rsidR="00483C78" w:rsidRPr="00750B60">
          <w:rPr>
            <w:rFonts w:hint="eastAsia"/>
          </w:rPr>
          <w:t>」</w:t>
        </w:r>
      </w:ins>
    </w:p>
    <w:p w14:paraId="20F350F8" w14:textId="57C56A74" w:rsidR="00483C78" w:rsidRPr="00750B60" w:rsidRDefault="00873996" w:rsidP="00483C78">
      <w:pPr>
        <w:pPrChange w:id="2446" w:author="芙兰朵露" w:date="2022-05-22T01:45:00Z">
          <w:pPr>
            <w:ind w:firstLineChars="200" w:firstLine="420"/>
          </w:pPr>
        </w:pPrChange>
      </w:pPr>
      <w:del w:id="2447" w:author="芙兰朵露" w:date="2022-05-22T01:45:00Z">
        <w:r>
          <w:rPr>
            <w:rFonts w:hint="eastAsia"/>
          </w:rPr>
          <w:delText>“</w:delText>
        </w:r>
      </w:del>
      <w:ins w:id="2448" w:author="芙兰朵露" w:date="2022-05-22T01:45:00Z">
        <w:r w:rsidR="00483C78" w:rsidRPr="00750B60">
          <w:rPr>
            <w:rFonts w:hint="eastAsia"/>
          </w:rPr>
          <w:t>「</w:t>
        </w:r>
      </w:ins>
      <w:r w:rsidR="00483C78" w:rsidRPr="00750B60">
        <w:rPr>
          <w:rFonts w:hint="eastAsia"/>
        </w:rPr>
        <w:t>原来是这样</w:t>
      </w:r>
      <w:del w:id="2449" w:author="芙兰朵露" w:date="2022-05-22T01:45:00Z">
        <w:r>
          <w:rPr>
            <w:rFonts w:hint="eastAsia"/>
          </w:rPr>
          <w:delText>。”</w:delText>
        </w:r>
      </w:del>
      <w:ins w:id="2450" w:author="芙兰朵露" w:date="2022-05-22T01:45:00Z">
        <w:r w:rsidR="00483C78" w:rsidRPr="00750B60">
          <w:rPr>
            <w:rFonts w:hint="eastAsia"/>
          </w:rPr>
          <w:t>」</w:t>
        </w:r>
      </w:ins>
    </w:p>
    <w:p w14:paraId="3176082C" w14:textId="77777777" w:rsidR="00483C78" w:rsidRPr="00750B60" w:rsidRDefault="00483C78" w:rsidP="00483C78">
      <w:pPr>
        <w:pPrChange w:id="2451" w:author="芙兰朵露" w:date="2022-05-22T01:45:00Z">
          <w:pPr>
            <w:ind w:firstLineChars="200" w:firstLine="420"/>
          </w:pPr>
        </w:pPrChange>
      </w:pPr>
      <w:r w:rsidRPr="00750B60">
        <w:rPr>
          <w:rFonts w:hint="eastAsia"/>
        </w:rPr>
        <w:t>对于使用</w:t>
      </w:r>
      <w:proofErr w:type="gramStart"/>
      <w:r w:rsidRPr="00750B60">
        <w:rPr>
          <w:rFonts w:hint="eastAsia"/>
        </w:rPr>
        <w:t>教典进行</w:t>
      </w:r>
      <w:proofErr w:type="gramEnd"/>
      <w:r w:rsidRPr="00750B60">
        <w:rPr>
          <w:rFonts w:hint="eastAsia"/>
        </w:rPr>
        <w:t>通信的神官们来说，情报共享是最基本的事情。因为</w:t>
      </w:r>
      <w:proofErr w:type="gramStart"/>
      <w:r w:rsidRPr="00750B60">
        <w:rPr>
          <w:rFonts w:hint="eastAsia"/>
        </w:rPr>
        <w:t>通信魔导的</w:t>
      </w:r>
      <w:proofErr w:type="gramEnd"/>
      <w:r w:rsidRPr="00750B60">
        <w:rPr>
          <w:rFonts w:hint="eastAsia"/>
        </w:rPr>
        <w:t>存在，使得数量不多的第一身份反而拥有着其他身份的人所不能比拟的巨大力量。</w:t>
      </w:r>
    </w:p>
    <w:p w14:paraId="18243DCE" w14:textId="4B91CA6B" w:rsidR="00483C78" w:rsidRPr="00750B60" w:rsidRDefault="00483C78" w:rsidP="00483C78">
      <w:pPr>
        <w:pPrChange w:id="2452" w:author="芙兰朵露" w:date="2022-05-22T01:45:00Z">
          <w:pPr>
            <w:ind w:firstLineChars="200" w:firstLine="420"/>
          </w:pPr>
        </w:pPrChange>
      </w:pPr>
      <w:proofErr w:type="gramStart"/>
      <w:r w:rsidRPr="00750B60">
        <w:rPr>
          <w:rFonts w:hint="eastAsia"/>
        </w:rPr>
        <w:t>茉茉</w:t>
      </w:r>
      <w:proofErr w:type="gramEnd"/>
      <w:r w:rsidRPr="00750B60">
        <w:rPr>
          <w:rFonts w:hint="eastAsia"/>
        </w:rPr>
        <w:t>在现在这个时机来到圣地并不奇怪。与</w:t>
      </w:r>
      <w:proofErr w:type="gramStart"/>
      <w:r w:rsidRPr="00750B60">
        <w:rPr>
          <w:rFonts w:hint="eastAsia"/>
        </w:rPr>
        <w:t>茉茉</w:t>
      </w:r>
      <w:proofErr w:type="gramEnd"/>
      <w:r w:rsidRPr="00750B60">
        <w:rPr>
          <w:rFonts w:hint="eastAsia"/>
        </w:rPr>
        <w:t>同行的人是雅修娜·葛里萨利嘉，就意味着</w:t>
      </w:r>
      <w:del w:id="2453" w:author="芙兰朵露" w:date="2022-05-22T01:45:00Z">
        <w:r w:rsidR="00873996">
          <w:rPr>
            <w:rFonts w:hint="eastAsia"/>
          </w:rPr>
          <w:delText>梅诺选择了某些其它方法前往圣地。虽然还不知道梅诺具体要干什么，但这样想肯定没错</w:delText>
        </w:r>
      </w:del>
      <w:ins w:id="2454" w:author="芙兰朵露" w:date="2022-05-22T01:45:00Z">
        <w:r w:rsidR="00B16C6C" w:rsidRPr="00750B60">
          <w:rPr>
            <w:rFonts w:hint="eastAsia"/>
          </w:rPr>
          <w:t>她们分别行动</w:t>
        </w:r>
        <w:r w:rsidRPr="00750B60">
          <w:rPr>
            <w:rFonts w:hint="eastAsia"/>
          </w:rPr>
          <w:t>。</w:t>
        </w:r>
        <w:r w:rsidR="00B16C6C" w:rsidRPr="00750B60">
          <w:rPr>
            <w:rFonts w:hint="eastAsia"/>
          </w:rPr>
          <w:t>大概能知道她们想要做什么</w:t>
        </w:r>
      </w:ins>
      <w:r w:rsidRPr="00750B60">
        <w:rPr>
          <w:rFonts w:hint="eastAsia"/>
        </w:rPr>
        <w:t>。</w:t>
      </w:r>
    </w:p>
    <w:p w14:paraId="4163B5B1" w14:textId="77777777" w:rsidR="00483C78" w:rsidRPr="00750B60" w:rsidRDefault="00483C78" w:rsidP="00483C78">
      <w:pPr>
        <w:pPrChange w:id="2455" w:author="芙兰朵露" w:date="2022-05-22T01:45:00Z">
          <w:pPr>
            <w:ind w:firstLineChars="200" w:firstLine="420"/>
          </w:pPr>
        </w:pPrChange>
      </w:pPr>
      <w:r w:rsidRPr="00750B60">
        <w:rPr>
          <w:rFonts w:hint="eastAsia"/>
        </w:rPr>
        <w:t>反正</w:t>
      </w:r>
      <w:proofErr w:type="gramStart"/>
      <w:r w:rsidRPr="00750B60">
        <w:rPr>
          <w:rFonts w:hint="eastAsia"/>
        </w:rPr>
        <w:t>茉茉</w:t>
      </w:r>
      <w:proofErr w:type="gramEnd"/>
      <w:r w:rsidRPr="00750B60">
        <w:rPr>
          <w:rFonts w:hint="eastAsia"/>
        </w:rPr>
        <w:t>会思考的事情不外乎如何帮梅诺做事。</w:t>
      </w:r>
    </w:p>
    <w:p w14:paraId="293E276F" w14:textId="77777777" w:rsidR="00483C78" w:rsidRPr="00750B60" w:rsidRDefault="00483C78" w:rsidP="00483C78">
      <w:pPr>
        <w:pPrChange w:id="2456" w:author="芙兰朵露" w:date="2022-05-22T01:45:00Z">
          <w:pPr>
            <w:ind w:firstLineChars="200" w:firstLine="420"/>
          </w:pPr>
        </w:pPrChange>
      </w:pPr>
      <w:r w:rsidRPr="00750B60">
        <w:rPr>
          <w:rFonts w:hint="eastAsia"/>
        </w:rPr>
        <w:t>然而艾尔卡米在意的也不是</w:t>
      </w:r>
      <w:proofErr w:type="gramStart"/>
      <w:r w:rsidRPr="00750B60">
        <w:rPr>
          <w:rFonts w:hint="eastAsia"/>
        </w:rPr>
        <w:t>茉茉</w:t>
      </w:r>
      <w:proofErr w:type="gramEnd"/>
      <w:r w:rsidRPr="00750B60">
        <w:rPr>
          <w:rFonts w:hint="eastAsia"/>
        </w:rPr>
        <w:t>。</w:t>
      </w:r>
    </w:p>
    <w:p w14:paraId="507BA8E3" w14:textId="06EC0D06" w:rsidR="00483C78" w:rsidRPr="00750B60" w:rsidRDefault="00873996" w:rsidP="00483C78">
      <w:pPr>
        <w:pPrChange w:id="2457" w:author="芙兰朵露" w:date="2022-05-22T01:45:00Z">
          <w:pPr>
            <w:ind w:firstLineChars="200" w:firstLine="420"/>
          </w:pPr>
        </w:pPrChange>
      </w:pPr>
      <w:del w:id="2458" w:author="芙兰朵露" w:date="2022-05-22T01:45:00Z">
        <w:r>
          <w:rPr>
            <w:rFonts w:hint="eastAsia"/>
          </w:rPr>
          <w:delText>“</w:delText>
        </w:r>
      </w:del>
      <w:ins w:id="2459" w:author="芙兰朵露" w:date="2022-05-22T01:45:00Z">
        <w:r w:rsidR="00483C78" w:rsidRPr="00750B60">
          <w:rPr>
            <w:rFonts w:hint="eastAsia"/>
          </w:rPr>
          <w:t>「</w:t>
        </w:r>
      </w:ins>
      <w:r w:rsidR="00483C78" w:rsidRPr="00750B60">
        <w:rPr>
          <w:rFonts w:hint="eastAsia"/>
        </w:rPr>
        <w:t>『阳炎』。说说你的想法吧。葛里萨利嘉王国最小的公主</w:t>
      </w:r>
      <w:del w:id="2460" w:author="芙兰朵露" w:date="2022-05-22T01:45:00Z">
        <w:r>
          <w:rPr>
            <w:rFonts w:hint="eastAsia"/>
          </w:rPr>
          <w:delText>在这个时候特意来一趟</w:delText>
        </w:r>
      </w:del>
      <w:ins w:id="2461" w:author="芙兰朵露" w:date="2022-05-22T01:45:00Z">
        <w:r w:rsidR="00B16C6C" w:rsidRPr="00750B60">
          <w:rPr>
            <w:rFonts w:hint="eastAsia"/>
          </w:rPr>
          <w:t>到来</w:t>
        </w:r>
      </w:ins>
      <w:r w:rsidR="00B16C6C" w:rsidRPr="00750B60">
        <w:rPr>
          <w:rFonts w:hint="eastAsia"/>
        </w:rPr>
        <w:t>圣地</w:t>
      </w:r>
      <w:r w:rsidR="00483C78" w:rsidRPr="00750B60">
        <w:rPr>
          <w:rFonts w:hint="eastAsia"/>
        </w:rPr>
        <w:t>，</w:t>
      </w:r>
      <w:del w:id="2462" w:author="芙兰朵露" w:date="2022-05-22T01:45:00Z">
        <w:r>
          <w:rPr>
            <w:rFonts w:hint="eastAsia"/>
          </w:rPr>
          <w:delText>意味着</w:delText>
        </w:r>
      </w:del>
      <w:ins w:id="2463" w:author="芙兰朵露" w:date="2022-05-22T01:45:00Z">
        <w:r w:rsidR="00B16C6C" w:rsidRPr="00750B60">
          <w:rPr>
            <w:rFonts w:hint="eastAsia"/>
          </w:rPr>
          <w:t>到底是</w:t>
        </w:r>
      </w:ins>
      <w:r w:rsidR="00B16C6C" w:rsidRPr="00750B60">
        <w:rPr>
          <w:rFonts w:hint="eastAsia"/>
        </w:rPr>
        <w:t>什么</w:t>
      </w:r>
      <w:del w:id="2464" w:author="芙兰朵露" w:date="2022-05-22T01:45:00Z">
        <w:r>
          <w:rPr>
            <w:rFonts w:hint="eastAsia"/>
          </w:rPr>
          <w:delText>？”</w:delText>
        </w:r>
      </w:del>
      <w:ins w:id="2465" w:author="芙兰朵露" w:date="2022-05-22T01:45:00Z">
        <w:r w:rsidR="00B16C6C" w:rsidRPr="00750B60">
          <w:rPr>
            <w:rFonts w:hint="eastAsia"/>
          </w:rPr>
          <w:t>意图</w:t>
        </w:r>
        <w:r w:rsidR="00483C78" w:rsidRPr="00750B60">
          <w:rPr>
            <w:rFonts w:hint="eastAsia"/>
          </w:rPr>
          <w:t>」</w:t>
        </w:r>
      </w:ins>
    </w:p>
    <w:p w14:paraId="330AE4F5" w14:textId="77777777" w:rsidR="00483C78" w:rsidRPr="00750B60" w:rsidRDefault="00483C78" w:rsidP="00483C78">
      <w:pPr>
        <w:pPrChange w:id="2466" w:author="芙兰朵露" w:date="2022-05-22T01:45:00Z">
          <w:pPr>
            <w:ind w:firstLineChars="200" w:firstLine="420"/>
          </w:pPr>
        </w:pPrChange>
      </w:pPr>
      <w:r w:rsidRPr="00750B60">
        <w:rPr>
          <w:rFonts w:hint="eastAsia"/>
        </w:rPr>
        <w:t>这确实也是一个重要的问题。导师可以理解艾尔卡米在意雅修娜的理由。</w:t>
      </w:r>
    </w:p>
    <w:p w14:paraId="43FE5256" w14:textId="28BC4C97" w:rsidR="00483C78" w:rsidRPr="00750B60" w:rsidRDefault="00483C78" w:rsidP="00483C78">
      <w:pPr>
        <w:pPrChange w:id="2467" w:author="芙兰朵露" w:date="2022-05-22T01:45:00Z">
          <w:pPr>
            <w:ind w:firstLineChars="200" w:firstLine="420"/>
          </w:pPr>
        </w:pPrChange>
      </w:pPr>
      <w:r w:rsidRPr="00750B60">
        <w:rPr>
          <w:rFonts w:hint="eastAsia"/>
        </w:rPr>
        <w:t>葛里萨利嘉王国可以说是距离圣地最远的一个大国，圣地一直以来都未能较好地掌握这个国家。不单是地理上的原因，还有不少历史因素。特别是名为【防人】的【使徒】也在这个国家的王室之中，【防人】拥有的强大力量让圣地对葛里萨利嘉王国又多添一分</w:t>
      </w:r>
      <w:del w:id="2468" w:author="芙兰朵露" w:date="2022-05-22T01:45:00Z">
        <w:r w:rsidR="00873996">
          <w:rPr>
            <w:rFonts w:hint="eastAsia"/>
          </w:rPr>
          <w:delText>疏远</w:delText>
        </w:r>
      </w:del>
      <w:ins w:id="2469" w:author="芙兰朵露" w:date="2022-05-22T01:45:00Z">
        <w:r w:rsidR="00B16C6C" w:rsidRPr="00750B60">
          <w:rPr>
            <w:rFonts w:hint="eastAsia"/>
          </w:rPr>
          <w:t>厌恶</w:t>
        </w:r>
      </w:ins>
      <w:r w:rsidRPr="00750B60">
        <w:rPr>
          <w:rFonts w:hint="eastAsia"/>
        </w:rPr>
        <w:t>。</w:t>
      </w:r>
    </w:p>
    <w:p w14:paraId="0EA98416" w14:textId="77777777" w:rsidR="00483C78" w:rsidRPr="00750B60" w:rsidRDefault="00483C78" w:rsidP="00483C78">
      <w:pPr>
        <w:pPrChange w:id="2470" w:author="芙兰朵露" w:date="2022-05-22T01:45:00Z">
          <w:pPr>
            <w:ind w:firstLineChars="200" w:firstLine="420"/>
          </w:pPr>
        </w:pPrChange>
      </w:pPr>
      <w:r w:rsidRPr="00750B60">
        <w:rPr>
          <w:rFonts w:hint="eastAsia"/>
        </w:rPr>
        <w:t>能成为【使徒】的人或多或少都不是常人，葛里萨利嘉王国的【防人】对于维持东部防线，阻止机关世界对大陆的侵蚀必不可少。基于这样的事实，她与其它【使徒】的势力划分也变得更加复杂。</w:t>
      </w:r>
    </w:p>
    <w:p w14:paraId="183D077A" w14:textId="77777777" w:rsidR="00483C78" w:rsidRPr="00750B60" w:rsidRDefault="00483C78" w:rsidP="00483C78">
      <w:pPr>
        <w:pPrChange w:id="2471" w:author="芙兰朵露" w:date="2022-05-22T01:45:00Z">
          <w:pPr>
            <w:ind w:firstLineChars="200" w:firstLine="420"/>
          </w:pPr>
        </w:pPrChange>
      </w:pPr>
      <w:r w:rsidRPr="00750B60">
        <w:rPr>
          <w:rFonts w:hint="eastAsia"/>
        </w:rPr>
        <w:t>导师对于会与使徒发生冲突的事情不抱有任何兴趣。</w:t>
      </w:r>
    </w:p>
    <w:p w14:paraId="785491BC" w14:textId="69C7F9A2" w:rsidR="00483C78" w:rsidRPr="00750B60" w:rsidRDefault="00873996" w:rsidP="00483C78">
      <w:pPr>
        <w:pPrChange w:id="2472" w:author="芙兰朵露" w:date="2022-05-22T01:45:00Z">
          <w:pPr>
            <w:ind w:firstLineChars="200" w:firstLine="420"/>
          </w:pPr>
        </w:pPrChange>
      </w:pPr>
      <w:del w:id="2473" w:author="芙兰朵露" w:date="2022-05-22T01:45:00Z">
        <w:r>
          <w:rPr>
            <w:rFonts w:hint="eastAsia"/>
          </w:rPr>
          <w:delText>“</w:delText>
        </w:r>
      </w:del>
      <w:ins w:id="2474" w:author="芙兰朵露" w:date="2022-05-22T01:45:00Z">
        <w:r w:rsidR="00483C78" w:rsidRPr="00750B60">
          <w:rPr>
            <w:rFonts w:hint="eastAsia"/>
          </w:rPr>
          <w:t>「</w:t>
        </w:r>
      </w:ins>
      <w:r w:rsidR="00483C78" w:rsidRPr="00750B60">
        <w:rPr>
          <w:rFonts w:hint="eastAsia"/>
        </w:rPr>
        <w:t>我认为这是接待离家出走的公主的绝佳时刻。葛里萨利嘉的【防人】好像对『公主骑士』还挺关心的</w:t>
      </w:r>
      <w:del w:id="2475" w:author="芙兰朵露" w:date="2022-05-22T01:45:00Z">
        <w:r>
          <w:rPr>
            <w:rFonts w:hint="eastAsia"/>
          </w:rPr>
          <w:delText>。”</w:delText>
        </w:r>
      </w:del>
      <w:ins w:id="2476" w:author="芙兰朵露" w:date="2022-05-22T01:45:00Z">
        <w:r w:rsidR="00483C78" w:rsidRPr="00750B60">
          <w:rPr>
            <w:rFonts w:hint="eastAsia"/>
          </w:rPr>
          <w:t>」</w:t>
        </w:r>
      </w:ins>
    </w:p>
    <w:p w14:paraId="5F67BEE6" w14:textId="77713CF6" w:rsidR="00483C78" w:rsidRPr="00750B60" w:rsidRDefault="00873996" w:rsidP="00483C78">
      <w:pPr>
        <w:pPrChange w:id="2477" w:author="芙兰朵露" w:date="2022-05-22T01:45:00Z">
          <w:pPr>
            <w:ind w:firstLineChars="200" w:firstLine="420"/>
          </w:pPr>
        </w:pPrChange>
      </w:pPr>
      <w:del w:id="2478" w:author="芙兰朵露" w:date="2022-05-22T01:45:00Z">
        <w:r>
          <w:rPr>
            <w:rFonts w:hint="eastAsia"/>
          </w:rPr>
          <w:delText>“</w:delText>
        </w:r>
      </w:del>
      <w:ins w:id="2479" w:author="芙兰朵露" w:date="2022-05-22T01:45:00Z">
        <w:r w:rsidR="00483C78" w:rsidRPr="00750B60">
          <w:rPr>
            <w:rFonts w:hint="eastAsia"/>
          </w:rPr>
          <w:t>「</w:t>
        </w:r>
      </w:ins>
      <w:r w:rsidR="00483C78" w:rsidRPr="00750B60">
        <w:rPr>
          <w:rFonts w:hint="eastAsia"/>
        </w:rPr>
        <w:t>真的只是这样吗？</w:t>
      </w:r>
      <w:del w:id="2480" w:author="芙兰朵露" w:date="2022-05-22T01:45:00Z">
        <w:r>
          <w:rPr>
            <w:rFonts w:hint="eastAsia"/>
          </w:rPr>
          <w:delText>”</w:delText>
        </w:r>
      </w:del>
      <w:ins w:id="2481" w:author="芙兰朵露" w:date="2022-05-22T01:45:00Z">
        <w:r w:rsidR="00483C78" w:rsidRPr="00750B60">
          <w:rPr>
            <w:rFonts w:hint="eastAsia"/>
          </w:rPr>
          <w:t>」</w:t>
        </w:r>
      </w:ins>
    </w:p>
    <w:p w14:paraId="2A136316" w14:textId="0916CE38" w:rsidR="00483C78" w:rsidRPr="00750B60" w:rsidRDefault="00873996" w:rsidP="00483C78">
      <w:pPr>
        <w:pPrChange w:id="2482" w:author="芙兰朵露" w:date="2022-05-22T01:45:00Z">
          <w:pPr>
            <w:ind w:firstLineChars="200" w:firstLine="420"/>
          </w:pPr>
        </w:pPrChange>
      </w:pPr>
      <w:del w:id="2483" w:author="芙兰朵露" w:date="2022-05-22T01:45:00Z">
        <w:r>
          <w:rPr>
            <w:rFonts w:hint="eastAsia"/>
          </w:rPr>
          <w:delText>“</w:delText>
        </w:r>
      </w:del>
      <w:ins w:id="2484" w:author="芙兰朵露" w:date="2022-05-22T01:45:00Z">
        <w:r w:rsidR="00483C78" w:rsidRPr="00750B60">
          <w:rPr>
            <w:rFonts w:hint="eastAsia"/>
          </w:rPr>
          <w:t>「</w:t>
        </w:r>
      </w:ins>
      <w:r w:rsidR="00483C78" w:rsidRPr="00750B60">
        <w:rPr>
          <w:rFonts w:hint="eastAsia"/>
        </w:rPr>
        <w:t>至少现在葛里萨利嘉王国还没什么大动作</w:t>
      </w:r>
      <w:del w:id="2485" w:author="芙兰朵露" w:date="2022-05-22T01:45:00Z">
        <w:r>
          <w:rPr>
            <w:rFonts w:hint="eastAsia"/>
          </w:rPr>
          <w:delText>。”</w:delText>
        </w:r>
      </w:del>
      <w:ins w:id="2486" w:author="芙兰朵露" w:date="2022-05-22T01:45:00Z">
        <w:r w:rsidR="00483C78" w:rsidRPr="00750B60">
          <w:rPr>
            <w:rFonts w:hint="eastAsia"/>
          </w:rPr>
          <w:t>」</w:t>
        </w:r>
      </w:ins>
    </w:p>
    <w:p w14:paraId="44CCFB30" w14:textId="7F4340B7" w:rsidR="00483C78" w:rsidRPr="00750B60" w:rsidRDefault="00483C78" w:rsidP="00483C78">
      <w:pPr>
        <w:pPrChange w:id="2487" w:author="芙兰朵露" w:date="2022-05-22T01:45:00Z">
          <w:pPr>
            <w:ind w:firstLineChars="200" w:firstLine="420"/>
          </w:pPr>
        </w:pPrChange>
      </w:pPr>
      <w:r w:rsidRPr="00750B60">
        <w:rPr>
          <w:rFonts w:hint="eastAsia"/>
        </w:rPr>
        <w:t>从艾尔卡米的声音中听得出来，导师的回答并没完全打消</w:t>
      </w:r>
      <w:del w:id="2488" w:author="芙兰朵露" w:date="2022-05-22T01:45:00Z">
        <w:r w:rsidR="00873996">
          <w:rPr>
            <w:rFonts w:hint="eastAsia"/>
          </w:rPr>
          <w:delText>他</w:delText>
        </w:r>
      </w:del>
      <w:ins w:id="2489" w:author="芙兰朵露" w:date="2022-05-22T01:45:00Z">
        <w:r w:rsidR="00DB4808" w:rsidRPr="00750B60">
          <w:rPr>
            <w:rFonts w:hint="eastAsia"/>
          </w:rPr>
          <w:t>她</w:t>
        </w:r>
      </w:ins>
      <w:r w:rsidR="00DB4808" w:rsidRPr="00750B60">
        <w:rPr>
          <w:rFonts w:hint="eastAsia"/>
        </w:rPr>
        <w:t>的</w:t>
      </w:r>
      <w:del w:id="2490" w:author="芙兰朵露" w:date="2022-05-22T01:45:00Z">
        <w:r w:rsidR="00873996">
          <w:rPr>
            <w:rFonts w:hint="eastAsia"/>
          </w:rPr>
          <w:delText>疑惑</w:delText>
        </w:r>
      </w:del>
      <w:ins w:id="2491" w:author="芙兰朵露" w:date="2022-05-22T01:45:00Z">
        <w:r w:rsidR="00DB4808" w:rsidRPr="00750B60">
          <w:rPr>
            <w:rFonts w:hint="eastAsia"/>
          </w:rPr>
          <w:t>疑虑</w:t>
        </w:r>
      </w:ins>
      <w:r w:rsidRPr="00750B60">
        <w:rPr>
          <w:rFonts w:hint="eastAsia"/>
        </w:rPr>
        <w:t>。她的心里还是</w:t>
      </w:r>
      <w:del w:id="2492" w:author="芙兰朵露" w:date="2022-05-22T01:45:00Z">
        <w:r w:rsidR="00873996">
          <w:rPr>
            <w:rFonts w:hint="eastAsia"/>
          </w:rPr>
          <w:delText>有着</w:delText>
        </w:r>
      </w:del>
      <w:ins w:id="2493" w:author="芙兰朵露" w:date="2022-05-22T01:45:00Z">
        <w:r w:rsidRPr="00750B60">
          <w:rPr>
            <w:rFonts w:hint="eastAsia"/>
          </w:rPr>
          <w:t>有</w:t>
        </w:r>
        <w:r w:rsidR="00DB4808" w:rsidRPr="00750B60">
          <w:rPr>
            <w:rFonts w:hint="eastAsia"/>
          </w:rPr>
          <w:t>些</w:t>
        </w:r>
      </w:ins>
      <w:r w:rsidRPr="00750B60">
        <w:rPr>
          <w:rFonts w:hint="eastAsia"/>
        </w:rPr>
        <w:t>不安。艾尔卡米就是地位越高越不相信别人的</w:t>
      </w:r>
      <w:del w:id="2494" w:author="芙兰朵露" w:date="2022-05-22T01:45:00Z">
        <w:r w:rsidR="00873996">
          <w:rPr>
            <w:rFonts w:hint="eastAsia"/>
          </w:rPr>
          <w:delText>典范。</w:delText>
        </w:r>
      </w:del>
      <w:ins w:id="2495" w:author="芙兰朵露" w:date="2022-05-22T01:45:00Z">
        <w:r w:rsidR="00DB4808" w:rsidRPr="00750B60">
          <w:rPr>
            <w:rFonts w:hint="eastAsia"/>
          </w:rPr>
          <w:t>代表</w:t>
        </w:r>
        <w:r w:rsidRPr="00750B60">
          <w:rPr>
            <w:rFonts w:hint="eastAsia"/>
          </w:rPr>
          <w:t>。</w:t>
        </w:r>
        <w:r w:rsidR="00DB4808" w:rsidRPr="00750B60">
          <w:rPr>
            <w:rFonts w:hint="eastAsia"/>
          </w:rPr>
          <w:t>自她</w:t>
        </w:r>
      </w:ins>
      <w:r w:rsidRPr="00750B60">
        <w:rPr>
          <w:rFonts w:hint="eastAsia"/>
        </w:rPr>
        <w:t>成为【使徒】以来，</w:t>
      </w:r>
      <w:del w:id="2496" w:author="芙兰朵露" w:date="2022-05-22T01:45:00Z">
        <w:r w:rsidR="00873996">
          <w:rPr>
            <w:rFonts w:hint="eastAsia"/>
          </w:rPr>
          <w:delText>一边</w:delText>
        </w:r>
      </w:del>
      <w:ins w:id="2497" w:author="芙兰朵露" w:date="2022-05-22T01:45:00Z">
        <w:r w:rsidR="00DB4808" w:rsidRPr="00750B60">
          <w:rPr>
            <w:rFonts w:hint="eastAsia"/>
          </w:rPr>
          <w:t>一天二十四小时都</w:t>
        </w:r>
      </w:ins>
      <w:r w:rsidRPr="00750B60">
        <w:rPr>
          <w:rFonts w:hint="eastAsia"/>
        </w:rPr>
        <w:t>担心</w:t>
      </w:r>
      <w:del w:id="2498" w:author="芙兰朵露" w:date="2022-05-22T01:45:00Z">
        <w:r w:rsidR="00873996">
          <w:rPr>
            <w:rFonts w:hint="eastAsia"/>
          </w:rPr>
          <w:delText>身份被</w:delText>
        </w:r>
      </w:del>
      <w:r w:rsidRPr="00750B60">
        <w:rPr>
          <w:rFonts w:hint="eastAsia"/>
        </w:rPr>
        <w:t>手下识破</w:t>
      </w:r>
      <w:del w:id="2499" w:author="芙兰朵露" w:date="2022-05-22T01:45:00Z">
        <w:r w:rsidR="00873996">
          <w:rPr>
            <w:rFonts w:hint="eastAsia"/>
          </w:rPr>
          <w:delText>身份</w:delText>
        </w:r>
      </w:del>
      <w:ins w:id="2500" w:author="芙兰朵露" w:date="2022-05-22T01:45:00Z">
        <w:r w:rsidR="00DB4808" w:rsidRPr="00750B60">
          <w:rPr>
            <w:rFonts w:hint="eastAsia"/>
          </w:rPr>
          <w:t>自己的真面目</w:t>
        </w:r>
      </w:ins>
      <w:r w:rsidRPr="00750B60">
        <w:rPr>
          <w:rFonts w:hint="eastAsia"/>
        </w:rPr>
        <w:t>，一边又</w:t>
      </w:r>
      <w:del w:id="2501" w:author="芙兰朵露" w:date="2022-05-22T01:45:00Z">
        <w:r w:rsidR="00873996">
          <w:rPr>
            <w:rFonts w:hint="eastAsia"/>
          </w:rPr>
          <w:delText>沉浸在其它使徒的</w:delText>
        </w:r>
      </w:del>
      <w:ins w:id="2502" w:author="芙兰朵露" w:date="2022-05-22T01:45:00Z">
        <w:r w:rsidR="009808C3" w:rsidRPr="00750B60">
          <w:rPr>
            <w:rFonts w:hint="eastAsia"/>
          </w:rPr>
          <w:t>担心来自和同样是【使徒】的人对自己造成</w:t>
        </w:r>
      </w:ins>
      <w:r w:rsidR="009808C3" w:rsidRPr="00750B60">
        <w:rPr>
          <w:rFonts w:hint="eastAsia"/>
        </w:rPr>
        <w:t>威胁</w:t>
      </w:r>
      <w:del w:id="2503" w:author="芙兰朵露" w:date="2022-05-22T01:45:00Z">
        <w:r w:rsidR="00873996">
          <w:rPr>
            <w:rFonts w:hint="eastAsia"/>
          </w:rPr>
          <w:delText>中。搞得自己</w:delText>
        </w:r>
      </w:del>
      <w:ins w:id="2504" w:author="芙兰朵露" w:date="2022-05-22T01:45:00Z">
        <w:r w:rsidR="009808C3" w:rsidRPr="00750B60">
          <w:rPr>
            <w:rFonts w:hint="eastAsia"/>
          </w:rPr>
          <w:t>，</w:t>
        </w:r>
      </w:ins>
      <w:r w:rsidRPr="00750B60">
        <w:rPr>
          <w:rFonts w:hint="eastAsia"/>
        </w:rPr>
        <w:t>惶惶终日，寝食难安</w:t>
      </w:r>
    </w:p>
    <w:p w14:paraId="06CD431F" w14:textId="21340697" w:rsidR="00483C78" w:rsidRPr="00750B60" w:rsidRDefault="00873996" w:rsidP="00483C78">
      <w:pPr>
        <w:pPrChange w:id="2505" w:author="芙兰朵露" w:date="2022-05-22T01:45:00Z">
          <w:pPr>
            <w:ind w:firstLineChars="200" w:firstLine="420"/>
          </w:pPr>
        </w:pPrChange>
      </w:pPr>
      <w:del w:id="2506" w:author="芙兰朵露" w:date="2022-05-22T01:45:00Z">
        <w:r>
          <w:rPr>
            <w:rFonts w:hint="eastAsia"/>
          </w:rPr>
          <w:delText>“</w:delText>
        </w:r>
      </w:del>
      <w:ins w:id="2507" w:author="芙兰朵露" w:date="2022-05-22T01:45:00Z">
        <w:r w:rsidR="00483C78" w:rsidRPr="00750B60">
          <w:rPr>
            <w:rFonts w:hint="eastAsia"/>
          </w:rPr>
          <w:t>「</w:t>
        </w:r>
      </w:ins>
      <w:r w:rsidR="00483C78" w:rsidRPr="00750B60">
        <w:rPr>
          <w:rFonts w:hint="eastAsia"/>
        </w:rPr>
        <w:t>你觉得雅修娜有没有可能是你的弟子『阳炎的后继』伪装而成的？从你的报告中推测，梅诺可能会侵入圣地救走</w:t>
      </w:r>
      <w:r w:rsidR="006C7330" w:rsidRPr="00750B60">
        <w:rPr>
          <w:rFonts w:hint="eastAsia"/>
        </w:rPr>
        <w:t>时任</w:t>
      </w:r>
      <w:del w:id="2508" w:author="芙兰朵露" w:date="2022-05-22T01:45:00Z">
        <w:r>
          <w:rPr>
            <w:rFonts w:hint="eastAsia"/>
          </w:rPr>
          <w:delText>·</w:delText>
        </w:r>
      </w:del>
      <w:r w:rsidR="006C7330" w:rsidRPr="00750B60">
        <w:rPr>
          <w:rFonts w:hint="eastAsia"/>
        </w:rPr>
        <w:t>灯里</w:t>
      </w:r>
      <w:r w:rsidR="00483C78" w:rsidRPr="00750B60">
        <w:rPr>
          <w:rFonts w:hint="eastAsia"/>
        </w:rPr>
        <w:t>。这么多次的时间回归里，梅诺好像背叛了第一身份不少次吧？</w:t>
      </w:r>
      <w:del w:id="2509" w:author="芙兰朵露" w:date="2022-05-22T01:45:00Z">
        <w:r>
          <w:rPr>
            <w:rFonts w:hint="eastAsia"/>
          </w:rPr>
          <w:delText>”</w:delText>
        </w:r>
      </w:del>
      <w:ins w:id="2510" w:author="芙兰朵露" w:date="2022-05-22T01:45:00Z">
        <w:r w:rsidR="00483C78" w:rsidRPr="00750B60">
          <w:rPr>
            <w:rFonts w:hint="eastAsia"/>
          </w:rPr>
          <w:t>」</w:t>
        </w:r>
      </w:ins>
    </w:p>
    <w:p w14:paraId="0B94B835" w14:textId="6AAD8F46" w:rsidR="00483C78" w:rsidRPr="00750B60" w:rsidRDefault="00873996" w:rsidP="00483C78">
      <w:pPr>
        <w:pPrChange w:id="2511" w:author="芙兰朵露" w:date="2022-05-22T01:45:00Z">
          <w:pPr>
            <w:ind w:firstLineChars="200" w:firstLine="420"/>
          </w:pPr>
        </w:pPrChange>
      </w:pPr>
      <w:del w:id="2512" w:author="芙兰朵露" w:date="2022-05-22T01:45:00Z">
        <w:r>
          <w:rPr>
            <w:rFonts w:hint="eastAsia"/>
          </w:rPr>
          <w:delText>“身为是</w:delText>
        </w:r>
      </w:del>
      <w:ins w:id="2513" w:author="芙兰朵露" w:date="2022-05-22T01:45:00Z">
        <w:r w:rsidR="00483C78" w:rsidRPr="00750B60">
          <w:rPr>
            <w:rFonts w:hint="eastAsia"/>
          </w:rPr>
          <w:t>「</w:t>
        </w:r>
        <w:r w:rsidR="009808C3" w:rsidRPr="00750B60">
          <w:rPr>
            <w:rFonts w:hint="eastAsia"/>
          </w:rPr>
          <w:t>无论如何我也不相信</w:t>
        </w:r>
      </w:ins>
      <w:r w:rsidR="009808C3" w:rsidRPr="00750B60">
        <w:rPr>
          <w:rFonts w:hint="eastAsia"/>
        </w:rPr>
        <w:t>我</w:t>
      </w:r>
      <w:r w:rsidR="00483C78" w:rsidRPr="00750B60">
        <w:rPr>
          <w:rFonts w:hint="eastAsia"/>
        </w:rPr>
        <w:t>的弟子</w:t>
      </w:r>
      <w:del w:id="2514" w:author="芙兰朵露" w:date="2022-05-22T01:45:00Z">
        <w:r>
          <w:rPr>
            <w:rFonts w:hint="eastAsia"/>
          </w:rPr>
          <w:delText>，我真的不希望梅诺</w:delText>
        </w:r>
      </w:del>
      <w:ins w:id="2515" w:author="芙兰朵露" w:date="2022-05-22T01:45:00Z">
        <w:r w:rsidR="00483C78" w:rsidRPr="00750B60">
          <w:rPr>
            <w:rFonts w:hint="eastAsia"/>
          </w:rPr>
          <w:t>会</w:t>
        </w:r>
      </w:ins>
      <w:r w:rsidR="009808C3" w:rsidRPr="00750B60">
        <w:rPr>
          <w:rFonts w:hint="eastAsia"/>
        </w:rPr>
        <w:t>是</w:t>
      </w:r>
      <w:del w:id="2516" w:author="芙兰朵露" w:date="2022-05-22T01:45:00Z">
        <w:r>
          <w:rPr>
            <w:rFonts w:hint="eastAsia"/>
          </w:rPr>
          <w:delText>一</w:delText>
        </w:r>
      </w:del>
      <w:proofErr w:type="gramStart"/>
      <w:r w:rsidR="009808C3" w:rsidRPr="00750B60">
        <w:rPr>
          <w:rFonts w:hint="eastAsia"/>
        </w:rPr>
        <w:t>个</w:t>
      </w:r>
      <w:proofErr w:type="gramEnd"/>
      <w:del w:id="2517" w:author="芙兰朵露" w:date="2022-05-22T01:45:00Z">
        <w:r>
          <w:rPr>
            <w:rFonts w:hint="eastAsia"/>
          </w:rPr>
          <w:delText>会傻到会跑来</w:delText>
        </w:r>
      </w:del>
      <w:ins w:id="2518" w:author="芙兰朵露" w:date="2022-05-22T01:45:00Z">
        <w:r w:rsidR="009808C3" w:rsidRPr="00750B60">
          <w:rPr>
            <w:rFonts w:hint="eastAsia"/>
          </w:rPr>
          <w:t>认认真真走到</w:t>
        </w:r>
      </w:ins>
      <w:r w:rsidR="009808C3" w:rsidRPr="00750B60">
        <w:rPr>
          <w:rFonts w:hint="eastAsia"/>
        </w:rPr>
        <w:t>圣地</w:t>
      </w:r>
      <w:del w:id="2519" w:author="芙兰朵露" w:date="2022-05-22T01:45:00Z">
        <w:r>
          <w:rPr>
            <w:rFonts w:hint="eastAsia"/>
          </w:rPr>
          <w:delText>抢人</w:delText>
        </w:r>
      </w:del>
      <w:r w:rsidR="00483C78" w:rsidRPr="00750B60">
        <w:rPr>
          <w:rFonts w:hint="eastAsia"/>
        </w:rPr>
        <w:t>的笨蛋</w:t>
      </w:r>
      <w:del w:id="2520" w:author="芙兰朵露" w:date="2022-05-22T01:45:00Z">
        <w:r>
          <w:rPr>
            <w:rFonts w:hint="eastAsia"/>
          </w:rPr>
          <w:delText>。”</w:delText>
        </w:r>
      </w:del>
      <w:ins w:id="2521" w:author="芙兰朵露" w:date="2022-05-22T01:45:00Z">
        <w:r w:rsidR="00483C78" w:rsidRPr="00750B60">
          <w:rPr>
            <w:rFonts w:hint="eastAsia"/>
          </w:rPr>
          <w:t>」</w:t>
        </w:r>
      </w:ins>
    </w:p>
    <w:p w14:paraId="636B88B7" w14:textId="77777777" w:rsidR="00483C78" w:rsidRPr="00750B60" w:rsidRDefault="00483C78" w:rsidP="00483C78">
      <w:pPr>
        <w:pPrChange w:id="2522" w:author="芙兰朵露" w:date="2022-05-22T01:45:00Z">
          <w:pPr>
            <w:ind w:firstLineChars="200" w:firstLine="420"/>
          </w:pPr>
        </w:pPrChange>
      </w:pPr>
      <w:r w:rsidRPr="00750B60">
        <w:rPr>
          <w:rFonts w:hint="eastAsia"/>
        </w:rPr>
        <w:t>对于这个莫名其妙的离谱意见，从导师的回答里就可以感觉到她觉得不可能。</w:t>
      </w:r>
    </w:p>
    <w:p w14:paraId="2F68CEEA" w14:textId="02A6E476" w:rsidR="00483C78" w:rsidRPr="00750B60" w:rsidRDefault="00873996" w:rsidP="00483C78">
      <w:pPr>
        <w:pPrChange w:id="2523" w:author="芙兰朵露" w:date="2022-05-22T01:45:00Z">
          <w:pPr>
            <w:ind w:firstLineChars="200" w:firstLine="420"/>
          </w:pPr>
        </w:pPrChange>
      </w:pPr>
      <w:del w:id="2524" w:author="芙兰朵露" w:date="2022-05-22T01:45:00Z">
        <w:r>
          <w:rPr>
            <w:rFonts w:hint="eastAsia"/>
          </w:rPr>
          <w:delText>“</w:delText>
        </w:r>
      </w:del>
      <w:ins w:id="2525" w:author="芙兰朵露" w:date="2022-05-22T01:45:00Z">
        <w:r w:rsidR="00483C78" w:rsidRPr="00750B60">
          <w:rPr>
            <w:rFonts w:hint="eastAsia"/>
          </w:rPr>
          <w:t>「</w:t>
        </w:r>
      </w:ins>
      <w:r w:rsidR="00483C78" w:rsidRPr="00750B60">
        <w:rPr>
          <w:rFonts w:hint="eastAsia"/>
        </w:rPr>
        <w:t>而且，把脸捏一捏就可以了。这样就可以知道有没有</w:t>
      </w:r>
      <w:proofErr w:type="gramStart"/>
      <w:r w:rsidR="00483C78" w:rsidRPr="00750B60">
        <w:rPr>
          <w:rFonts w:hint="eastAsia"/>
        </w:rPr>
        <w:t>发动导力迷彩</w:t>
      </w:r>
      <w:proofErr w:type="gramEnd"/>
      <w:r w:rsidR="00483C78" w:rsidRPr="00750B60">
        <w:rPr>
          <w:rFonts w:hint="eastAsia"/>
        </w:rPr>
        <w:t>。我觉得十有八九这位并非是梅诺假扮，而是真</w:t>
      </w:r>
      <w:proofErr w:type="gramStart"/>
      <w:r w:rsidR="00483C78" w:rsidRPr="00750B60">
        <w:rPr>
          <w:rFonts w:hint="eastAsia"/>
        </w:rPr>
        <w:t>真正</w:t>
      </w:r>
      <w:proofErr w:type="gramEnd"/>
      <w:r w:rsidR="00483C78" w:rsidRPr="00750B60">
        <w:rPr>
          <w:rFonts w:hint="eastAsia"/>
        </w:rPr>
        <w:t>正的雅修娜·葛里萨利嘉本人</w:t>
      </w:r>
      <w:del w:id="2526" w:author="芙兰朵露" w:date="2022-05-22T01:45:00Z">
        <w:r>
          <w:rPr>
            <w:rFonts w:hint="eastAsia"/>
          </w:rPr>
          <w:delText>。”</w:delText>
        </w:r>
      </w:del>
      <w:ins w:id="2527" w:author="芙兰朵露" w:date="2022-05-22T01:45:00Z">
        <w:r w:rsidR="00483C78" w:rsidRPr="00750B60">
          <w:rPr>
            <w:rFonts w:hint="eastAsia"/>
          </w:rPr>
          <w:t>」</w:t>
        </w:r>
      </w:ins>
    </w:p>
    <w:p w14:paraId="62D6B934" w14:textId="602652F8" w:rsidR="00483C78" w:rsidRPr="00750B60" w:rsidRDefault="00483C78" w:rsidP="00483C78">
      <w:pPr>
        <w:pPrChange w:id="2528" w:author="芙兰朵露" w:date="2022-05-22T01:45:00Z">
          <w:pPr>
            <w:ind w:firstLineChars="200" w:firstLine="420"/>
          </w:pPr>
        </w:pPrChange>
      </w:pPr>
      <w:r w:rsidRPr="00750B60">
        <w:rPr>
          <w:rFonts w:hint="eastAsia"/>
        </w:rPr>
        <w:t>艾尔卡米很清楚自己是强大的</w:t>
      </w:r>
      <w:proofErr w:type="gramStart"/>
      <w:r w:rsidRPr="00750B60">
        <w:rPr>
          <w:rFonts w:hint="eastAsia"/>
        </w:rPr>
        <w:t>魔导使用</w:t>
      </w:r>
      <w:proofErr w:type="gramEnd"/>
      <w:r w:rsidRPr="00750B60">
        <w:rPr>
          <w:rFonts w:hint="eastAsia"/>
        </w:rPr>
        <w:t>者，但在谋略方面还差得远。因此</w:t>
      </w:r>
      <w:r w:rsidR="003D3AE4" w:rsidRPr="00750B60">
        <w:rPr>
          <w:rFonts w:hint="eastAsia"/>
        </w:rPr>
        <w:t>才</w:t>
      </w:r>
      <w:del w:id="2529" w:author="芙兰朵露" w:date="2022-05-22T01:45:00Z">
        <w:r w:rsidR="00873996">
          <w:rPr>
            <w:rFonts w:hint="eastAsia"/>
          </w:rPr>
          <w:delText>找来</w:delText>
        </w:r>
      </w:del>
      <w:ins w:id="2530" w:author="芙兰朵露" w:date="2022-05-22T01:45:00Z">
        <w:r w:rsidR="003D3AE4" w:rsidRPr="00750B60">
          <w:rPr>
            <w:rFonts w:hint="eastAsia"/>
          </w:rPr>
          <w:t>不断地询问</w:t>
        </w:r>
      </w:ins>
      <w:r w:rsidR="003D3AE4" w:rsidRPr="00750B60">
        <w:rPr>
          <w:rFonts w:hint="eastAsia"/>
        </w:rPr>
        <w:t>导师</w:t>
      </w:r>
      <w:del w:id="2531" w:author="芙兰朵露" w:date="2022-05-22T01:45:00Z">
        <w:r w:rsidR="00873996">
          <w:rPr>
            <w:rFonts w:hint="eastAsia"/>
          </w:rPr>
          <w:delText>问出了这许多问题</w:delText>
        </w:r>
      </w:del>
      <w:r w:rsidR="003D3AE4" w:rsidRPr="00750B60">
        <w:rPr>
          <w:rFonts w:hint="eastAsia"/>
        </w:rPr>
        <w:t>。</w:t>
      </w:r>
    </w:p>
    <w:p w14:paraId="628BE3B1" w14:textId="5FC7377C" w:rsidR="00483C78" w:rsidRPr="00750B60" w:rsidRDefault="00873996" w:rsidP="00483C78">
      <w:pPr>
        <w:pPrChange w:id="2532" w:author="芙兰朵露" w:date="2022-05-22T01:45:00Z">
          <w:pPr>
            <w:ind w:firstLineChars="200" w:firstLine="420"/>
          </w:pPr>
        </w:pPrChange>
      </w:pPr>
      <w:del w:id="2533" w:author="芙兰朵露" w:date="2022-05-22T01:45:00Z">
        <w:r>
          <w:rPr>
            <w:rFonts w:hint="eastAsia"/>
          </w:rPr>
          <w:delText>“</w:delText>
        </w:r>
        <w:r>
          <w:rPr>
            <w:rFonts w:hint="eastAsia"/>
          </w:rPr>
          <w:delText>......</w:delText>
        </w:r>
      </w:del>
      <w:ins w:id="2534" w:author="芙兰朵露" w:date="2022-05-22T01:45:00Z">
        <w:r w:rsidR="00483C78" w:rsidRPr="00750B60">
          <w:rPr>
            <w:rFonts w:hint="eastAsia"/>
          </w:rPr>
          <w:t>「</w:t>
        </w:r>
        <w:r w:rsidR="00675838" w:rsidRPr="00750B60">
          <w:t>……</w:t>
        </w:r>
      </w:ins>
      <w:r w:rsidR="00483C78" w:rsidRPr="00750B60">
        <w:t>这可是与『主』的归还仪式相关的事情。我想要在与【时】相关的事情上务必排除任何不确定因素。不仅是灯里那些来自葛里萨利嘉的朋友，对于其他的小事也不能放松警惕</w:t>
      </w:r>
      <w:del w:id="2535" w:author="芙兰朵露" w:date="2022-05-22T01:45:00Z">
        <w:r>
          <w:rPr>
            <w:rFonts w:hint="eastAsia"/>
          </w:rPr>
          <w:delText>。”</w:delText>
        </w:r>
      </w:del>
      <w:ins w:id="2536" w:author="芙兰朵露" w:date="2022-05-22T01:45:00Z">
        <w:r w:rsidR="00483C78" w:rsidRPr="00750B60">
          <w:t>」</w:t>
        </w:r>
      </w:ins>
    </w:p>
    <w:p w14:paraId="2BAAFB68" w14:textId="73BBAF8D" w:rsidR="00483C78" w:rsidRPr="00750B60" w:rsidRDefault="00873996" w:rsidP="00483C78">
      <w:pPr>
        <w:pPrChange w:id="2537" w:author="芙兰朵露" w:date="2022-05-22T01:45:00Z">
          <w:pPr>
            <w:ind w:firstLineChars="200" w:firstLine="420"/>
          </w:pPr>
        </w:pPrChange>
      </w:pPr>
      <w:del w:id="2538" w:author="芙兰朵露" w:date="2022-05-22T01:45:00Z">
        <w:r>
          <w:rPr>
            <w:rFonts w:hint="eastAsia"/>
          </w:rPr>
          <w:delText>“</w:delText>
        </w:r>
      </w:del>
      <w:ins w:id="2539" w:author="芙兰朵露" w:date="2022-05-22T01:45:00Z">
        <w:r w:rsidR="00483C78" w:rsidRPr="00750B60">
          <w:rPr>
            <w:rFonts w:hint="eastAsia"/>
          </w:rPr>
          <w:t>「</w:t>
        </w:r>
      </w:ins>
      <w:r w:rsidR="00483C78" w:rsidRPr="00750B60">
        <w:rPr>
          <w:rFonts w:hint="eastAsia"/>
        </w:rPr>
        <w:t>这是自然</w:t>
      </w:r>
      <w:del w:id="2540" w:author="芙兰朵露" w:date="2022-05-22T01:45:00Z">
        <w:r>
          <w:rPr>
            <w:rFonts w:hint="eastAsia"/>
          </w:rPr>
          <w:delText>。”</w:delText>
        </w:r>
      </w:del>
      <w:ins w:id="2541" w:author="芙兰朵露" w:date="2022-05-22T01:45:00Z">
        <w:r w:rsidR="00483C78" w:rsidRPr="00750B60">
          <w:rPr>
            <w:rFonts w:hint="eastAsia"/>
          </w:rPr>
          <w:t>」</w:t>
        </w:r>
      </w:ins>
    </w:p>
    <w:p w14:paraId="597B9328" w14:textId="77777777" w:rsidR="00483C78" w:rsidRPr="00750B60" w:rsidRDefault="00483C78" w:rsidP="00483C78">
      <w:pPr>
        <w:pPrChange w:id="2542" w:author="芙兰朵露" w:date="2022-05-22T01:45:00Z">
          <w:pPr>
            <w:ind w:firstLineChars="200" w:firstLine="420"/>
          </w:pPr>
        </w:pPrChange>
      </w:pPr>
      <w:r w:rsidRPr="00750B60">
        <w:rPr>
          <w:rFonts w:hint="eastAsia"/>
        </w:rPr>
        <w:t>『主』的归还仪式。</w:t>
      </w:r>
    </w:p>
    <w:p w14:paraId="74C93F38" w14:textId="024AAC56" w:rsidR="00483C78" w:rsidRPr="00750B60" w:rsidRDefault="00483C78" w:rsidP="00483C78">
      <w:pPr>
        <w:pPrChange w:id="2543" w:author="芙兰朵露" w:date="2022-05-22T01:45:00Z">
          <w:pPr>
            <w:ind w:firstLineChars="200" w:firstLine="420"/>
          </w:pPr>
        </w:pPrChange>
      </w:pPr>
      <w:r w:rsidRPr="00750B60">
        <w:rPr>
          <w:rFonts w:hint="eastAsia"/>
        </w:rPr>
        <w:t>这就是对纯粹概念【时】进行处理的麻烦之处了。如果说和『主』没有关系的话，导师在最初的那个轮回就可以杀死时任</w:t>
      </w:r>
      <w:del w:id="2544" w:author="芙兰朵露" w:date="2022-05-22T01:45:00Z">
        <w:r w:rsidR="00873996">
          <w:rPr>
            <w:rFonts w:hint="eastAsia"/>
          </w:rPr>
          <w:delText>·</w:delText>
        </w:r>
      </w:del>
      <w:r w:rsidRPr="00750B60">
        <w:rPr>
          <w:rFonts w:hint="eastAsia"/>
        </w:rPr>
        <w:t>灯里和梅诺。</w:t>
      </w:r>
    </w:p>
    <w:p w14:paraId="678B3171" w14:textId="0251E324" w:rsidR="00483C78" w:rsidRPr="00750B60" w:rsidRDefault="00873996" w:rsidP="00483C78">
      <w:pPr>
        <w:pPrChange w:id="2545" w:author="芙兰朵露" w:date="2022-05-22T01:45:00Z">
          <w:pPr>
            <w:ind w:firstLineChars="200" w:firstLine="420"/>
          </w:pPr>
        </w:pPrChange>
      </w:pPr>
      <w:del w:id="2546" w:author="芙兰朵露" w:date="2022-05-22T01:45:00Z">
        <w:r>
          <w:rPr>
            <w:rFonts w:hint="eastAsia"/>
          </w:rPr>
          <w:delText>“有意思的是</w:delText>
        </w:r>
      </w:del>
      <w:ins w:id="2547" w:author="芙兰朵露" w:date="2022-05-22T01:45:00Z">
        <w:r w:rsidR="00483C78" w:rsidRPr="00750B60">
          <w:rPr>
            <w:rFonts w:hint="eastAsia"/>
          </w:rPr>
          <w:t>「</w:t>
        </w:r>
        <w:r w:rsidR="003D3AE4" w:rsidRPr="00750B60">
          <w:rPr>
            <w:rFonts w:hint="eastAsia"/>
          </w:rPr>
          <w:t>巧了</w:t>
        </w:r>
      </w:ins>
      <w:r w:rsidR="00483C78" w:rsidRPr="00750B60">
        <w:rPr>
          <w:rFonts w:hint="eastAsia"/>
        </w:rPr>
        <w:t>，我也很赞同『主』的归还仪式一定要成功进行</w:t>
      </w:r>
      <w:del w:id="2548" w:author="芙兰朵露" w:date="2022-05-22T01:45:00Z">
        <w:r>
          <w:rPr>
            <w:rFonts w:hint="eastAsia"/>
          </w:rPr>
          <w:delText>。”</w:delText>
        </w:r>
      </w:del>
      <w:ins w:id="2549" w:author="芙兰朵露" w:date="2022-05-22T01:45:00Z">
        <w:r w:rsidR="00483C78" w:rsidRPr="00750B60">
          <w:rPr>
            <w:rFonts w:hint="eastAsia"/>
          </w:rPr>
          <w:t>」</w:t>
        </w:r>
      </w:ins>
    </w:p>
    <w:p w14:paraId="61F49DAE" w14:textId="338A29AC" w:rsidR="00483C78" w:rsidRPr="00750B60" w:rsidRDefault="00873996" w:rsidP="00483C78">
      <w:pPr>
        <w:pPrChange w:id="2550" w:author="芙兰朵露" w:date="2022-05-22T01:45:00Z">
          <w:pPr>
            <w:ind w:firstLineChars="200" w:firstLine="420"/>
          </w:pPr>
        </w:pPrChange>
      </w:pPr>
      <w:del w:id="2551" w:author="芙兰朵露" w:date="2022-05-22T01:45:00Z">
        <w:r>
          <w:rPr>
            <w:rFonts w:hint="eastAsia"/>
          </w:rPr>
          <w:delText>“</w:delText>
        </w:r>
      </w:del>
      <w:ins w:id="2552" w:author="芙兰朵露" w:date="2022-05-22T01:45:00Z">
        <w:r w:rsidR="00483C78" w:rsidRPr="00750B60">
          <w:rPr>
            <w:rFonts w:hint="eastAsia"/>
          </w:rPr>
          <w:t>「</w:t>
        </w:r>
      </w:ins>
      <w:r w:rsidR="00483C78" w:rsidRPr="00750B60">
        <w:rPr>
          <w:rFonts w:hint="eastAsia"/>
        </w:rPr>
        <w:t>大陆的形势</w:t>
      </w:r>
      <w:del w:id="2553" w:author="芙兰朵露" w:date="2022-05-22T01:45:00Z">
        <w:r>
          <w:rPr>
            <w:rFonts w:hint="eastAsia"/>
          </w:rPr>
          <w:delText>总在不断变化</w:delText>
        </w:r>
      </w:del>
      <w:ins w:id="2554" w:author="芙兰朵露" w:date="2022-05-22T01:45:00Z">
        <w:r w:rsidR="003D3AE4" w:rsidRPr="00750B60">
          <w:rPr>
            <w:rFonts w:hint="eastAsia"/>
          </w:rPr>
          <w:t>变了</w:t>
        </w:r>
      </w:ins>
      <w:r w:rsidR="00483C78" w:rsidRPr="00750B60">
        <w:rPr>
          <w:rFonts w:hint="eastAsia"/>
        </w:rPr>
        <w:t>，这</w:t>
      </w:r>
      <w:del w:id="2555" w:author="芙兰朵露" w:date="2022-05-22T01:45:00Z">
        <w:r>
          <w:rPr>
            <w:rFonts w:hint="eastAsia"/>
          </w:rPr>
          <w:delText>对我们来说是千年一度</w:delText>
        </w:r>
      </w:del>
      <w:ins w:id="2556" w:author="芙兰朵露" w:date="2022-05-22T01:45:00Z">
        <w:r w:rsidR="003D3AE4" w:rsidRPr="00750B60">
          <w:rPr>
            <w:rFonts w:hint="eastAsia"/>
          </w:rPr>
          <w:t>可是千载难逢</w:t>
        </w:r>
      </w:ins>
      <w:r w:rsidR="00483C78" w:rsidRPr="00750B60">
        <w:rPr>
          <w:rFonts w:hint="eastAsia"/>
        </w:rPr>
        <w:t>的机会。我希望这个仪式不要被一些小事情所影响</w:t>
      </w:r>
      <w:del w:id="2557" w:author="芙兰朵露" w:date="2022-05-22T01:45:00Z">
        <w:r>
          <w:rPr>
            <w:rFonts w:hint="eastAsia"/>
          </w:rPr>
          <w:delText>。”</w:delText>
        </w:r>
      </w:del>
      <w:ins w:id="2558" w:author="芙兰朵露" w:date="2022-05-22T01:45:00Z">
        <w:r w:rsidR="00483C78" w:rsidRPr="00750B60">
          <w:rPr>
            <w:rFonts w:hint="eastAsia"/>
          </w:rPr>
          <w:t>」</w:t>
        </w:r>
      </w:ins>
    </w:p>
    <w:p w14:paraId="0052100E" w14:textId="742BDF29" w:rsidR="00483C78" w:rsidRPr="00750B60" w:rsidRDefault="00873996" w:rsidP="00483C78">
      <w:pPr>
        <w:pPrChange w:id="2559" w:author="芙兰朵露" w:date="2022-05-22T01:45:00Z">
          <w:pPr>
            <w:ind w:firstLineChars="200" w:firstLine="420"/>
          </w:pPr>
        </w:pPrChange>
      </w:pPr>
      <w:del w:id="2560" w:author="芙兰朵露" w:date="2022-05-22T01:45:00Z">
        <w:r>
          <w:rPr>
            <w:rFonts w:hint="eastAsia"/>
          </w:rPr>
          <w:delText>“</w:delText>
        </w:r>
      </w:del>
      <w:ins w:id="2561" w:author="芙兰朵露" w:date="2022-05-22T01:45:00Z">
        <w:r w:rsidR="00483C78" w:rsidRPr="00750B60">
          <w:rPr>
            <w:rFonts w:hint="eastAsia"/>
          </w:rPr>
          <w:t>「</w:t>
        </w:r>
        <w:r w:rsidR="003D3AE4" w:rsidRPr="00750B60">
          <w:rPr>
            <w:rFonts w:hint="eastAsia"/>
          </w:rPr>
          <w:t>多罕见，</w:t>
        </w:r>
      </w:ins>
      <w:r w:rsidR="00483C78" w:rsidRPr="00750B60">
        <w:rPr>
          <w:rFonts w:hint="eastAsia"/>
        </w:rPr>
        <w:t>我</w:t>
      </w:r>
      <w:del w:id="2562" w:author="芙兰朵露" w:date="2022-05-22T01:45:00Z">
        <w:r>
          <w:rPr>
            <w:rFonts w:hint="eastAsia"/>
          </w:rPr>
          <w:delText>能和</w:delText>
        </w:r>
      </w:del>
      <w:ins w:id="2563" w:author="芙兰朵露" w:date="2022-05-22T01:45:00Z">
        <w:r w:rsidR="003D3AE4" w:rsidRPr="00750B60">
          <w:rPr>
            <w:rFonts w:hint="eastAsia"/>
          </w:rPr>
          <w:t>和</w:t>
        </w:r>
      </w:ins>
      <w:r w:rsidR="003D3AE4" w:rsidRPr="00750B60">
        <w:rPr>
          <w:rFonts w:hint="eastAsia"/>
        </w:rPr>
        <w:t>你</w:t>
      </w:r>
      <w:del w:id="2564" w:author="芙兰朵露" w:date="2022-05-22T01:45:00Z">
        <w:r>
          <w:rPr>
            <w:rFonts w:hint="eastAsia"/>
          </w:rPr>
          <w:delText>想到一块去可真少见。”</w:delText>
        </w:r>
      </w:del>
      <w:ins w:id="2565" w:author="芙兰朵露" w:date="2022-05-22T01:45:00Z">
        <w:r w:rsidR="003D3AE4" w:rsidRPr="00750B60">
          <w:rPr>
            <w:rFonts w:hint="eastAsia"/>
          </w:rPr>
          <w:t>想的一样</w:t>
        </w:r>
        <w:r w:rsidR="00483C78" w:rsidRPr="00750B60">
          <w:rPr>
            <w:rFonts w:hint="eastAsia"/>
          </w:rPr>
          <w:t>」</w:t>
        </w:r>
      </w:ins>
    </w:p>
    <w:p w14:paraId="673E9584" w14:textId="77777777" w:rsidR="00483C78" w:rsidRPr="00750B60" w:rsidRDefault="00483C78" w:rsidP="00483C78">
      <w:pPr>
        <w:pPrChange w:id="2566" w:author="芙兰朵露" w:date="2022-05-22T01:45:00Z">
          <w:pPr>
            <w:ind w:firstLineChars="200" w:firstLine="420"/>
          </w:pPr>
        </w:pPrChange>
      </w:pPr>
      <w:r w:rsidRPr="00750B60">
        <w:rPr>
          <w:rFonts w:hint="eastAsia"/>
        </w:rPr>
        <w:t>这是一直以来大主教艾尔卡米和导师『阳炎』两人的想法首次达成一致。这可是导师自认识艾尔卡米以来第一次。但是不知为什么这个老人的目光却越发严肃起来：</w:t>
      </w:r>
    </w:p>
    <w:p w14:paraId="66FADE24" w14:textId="1023FA13" w:rsidR="00483C78" w:rsidRPr="00750B60" w:rsidRDefault="00873996" w:rsidP="00483C78">
      <w:pPr>
        <w:pPrChange w:id="2567" w:author="芙兰朵露" w:date="2022-05-22T01:45:00Z">
          <w:pPr>
            <w:ind w:firstLineChars="200" w:firstLine="420"/>
          </w:pPr>
        </w:pPrChange>
      </w:pPr>
      <w:del w:id="2568" w:author="芙兰朵露" w:date="2022-05-22T01:45:00Z">
        <w:r>
          <w:rPr>
            <w:rFonts w:hint="eastAsia"/>
          </w:rPr>
          <w:delText>“</w:delText>
        </w:r>
      </w:del>
      <w:ins w:id="2569" w:author="芙兰朵露" w:date="2022-05-22T01:45:00Z">
        <w:r w:rsidR="00483C78" w:rsidRPr="00750B60">
          <w:rPr>
            <w:rFonts w:hint="eastAsia"/>
          </w:rPr>
          <w:t>「</w:t>
        </w:r>
      </w:ins>
      <w:r w:rsidR="00483C78" w:rsidRPr="00750B60">
        <w:rPr>
          <w:rFonts w:hint="eastAsia"/>
        </w:rPr>
        <w:t>如果是你的话，你潜伏</w:t>
      </w:r>
      <w:del w:id="2570" w:author="芙兰朵露" w:date="2022-05-22T01:45:00Z">
        <w:r>
          <w:rPr>
            <w:rFonts w:hint="eastAsia"/>
          </w:rPr>
          <w:delText>进入大圣堂</w:delText>
        </w:r>
      </w:del>
      <w:ins w:id="2571" w:author="芙兰朵露" w:date="2022-05-22T01:45:00Z">
        <w:r w:rsidR="003D3AE4" w:rsidRPr="00750B60">
          <w:rPr>
            <w:rFonts w:hint="eastAsia"/>
          </w:rPr>
          <w:t>到这里</w:t>
        </w:r>
      </w:ins>
      <w:r w:rsidR="00483C78" w:rsidRPr="00750B60">
        <w:rPr>
          <w:rFonts w:hint="eastAsia"/>
        </w:rPr>
        <w:t>之后会做什么？</w:t>
      </w:r>
      <w:del w:id="2572" w:author="芙兰朵露" w:date="2022-05-22T01:45:00Z">
        <w:r>
          <w:rPr>
            <w:rFonts w:hint="eastAsia"/>
          </w:rPr>
          <w:delText>”</w:delText>
        </w:r>
      </w:del>
      <w:ins w:id="2573" w:author="芙兰朵露" w:date="2022-05-22T01:45:00Z">
        <w:r w:rsidR="00483C78" w:rsidRPr="00750B60">
          <w:rPr>
            <w:rFonts w:hint="eastAsia"/>
          </w:rPr>
          <w:t>」</w:t>
        </w:r>
      </w:ins>
    </w:p>
    <w:p w14:paraId="4128F69A" w14:textId="2CB8EDE3" w:rsidR="00483C78" w:rsidRPr="00750B60" w:rsidRDefault="00873996" w:rsidP="00483C78">
      <w:pPr>
        <w:pPrChange w:id="2574" w:author="芙兰朵露" w:date="2022-05-22T01:45:00Z">
          <w:pPr>
            <w:ind w:firstLineChars="200" w:firstLine="420"/>
          </w:pPr>
        </w:pPrChange>
      </w:pPr>
      <w:del w:id="2575" w:author="芙兰朵露" w:date="2022-05-22T01:45:00Z">
        <w:r>
          <w:rPr>
            <w:rFonts w:hint="eastAsia"/>
          </w:rPr>
          <w:delText>“</w:delText>
        </w:r>
      </w:del>
      <w:ins w:id="2576" w:author="芙兰朵露" w:date="2022-05-22T01:45:00Z">
        <w:r w:rsidR="00483C78" w:rsidRPr="00750B60">
          <w:rPr>
            <w:rFonts w:hint="eastAsia"/>
          </w:rPr>
          <w:t>「</w:t>
        </w:r>
      </w:ins>
      <w:r w:rsidR="00483C78" w:rsidRPr="00750B60">
        <w:rPr>
          <w:rFonts w:hint="eastAsia"/>
        </w:rPr>
        <w:t>你是说我把大圣堂</w:t>
      </w:r>
      <w:proofErr w:type="gramStart"/>
      <w:r w:rsidR="00483C78" w:rsidRPr="00750B60">
        <w:rPr>
          <w:rFonts w:hint="eastAsia"/>
        </w:rPr>
        <w:t>的结界无效</w:t>
      </w:r>
      <w:proofErr w:type="gramEnd"/>
      <w:r w:rsidR="00483C78" w:rsidRPr="00750B60">
        <w:rPr>
          <w:rFonts w:hint="eastAsia"/>
        </w:rPr>
        <w:t>化后进入到大圣堂内部，还是说把北塔里面的时任</w:t>
      </w:r>
      <w:del w:id="2577" w:author="芙兰朵露" w:date="2022-05-22T01:45:00Z">
        <w:r>
          <w:rPr>
            <w:rFonts w:hint="eastAsia"/>
          </w:rPr>
          <w:delText>·</w:delText>
        </w:r>
      </w:del>
      <w:r w:rsidR="00483C78" w:rsidRPr="00750B60">
        <w:rPr>
          <w:rFonts w:hint="eastAsia"/>
        </w:rPr>
        <w:t>灯里保护起来，并且带她逃走的事情？</w:t>
      </w:r>
      <w:del w:id="2578" w:author="芙兰朵露" w:date="2022-05-22T01:45:00Z">
        <w:r>
          <w:rPr>
            <w:rFonts w:hint="eastAsia"/>
          </w:rPr>
          <w:delText>”</w:delText>
        </w:r>
      </w:del>
      <w:ins w:id="2579" w:author="芙兰朵露" w:date="2022-05-22T01:45:00Z">
        <w:r w:rsidR="00483C78" w:rsidRPr="00750B60">
          <w:rPr>
            <w:rFonts w:hint="eastAsia"/>
          </w:rPr>
          <w:t>」</w:t>
        </w:r>
      </w:ins>
    </w:p>
    <w:p w14:paraId="4D8ADD28" w14:textId="77777777" w:rsidR="00743069" w:rsidRDefault="00873996">
      <w:pPr>
        <w:ind w:firstLineChars="200" w:firstLine="420"/>
        <w:rPr>
          <w:del w:id="2580" w:author="芙兰朵露" w:date="2022-05-22T01:45:00Z"/>
        </w:rPr>
      </w:pPr>
      <w:del w:id="2581" w:author="芙兰朵露" w:date="2022-05-22T01:45:00Z">
        <w:r>
          <w:rPr>
            <w:rFonts w:hint="eastAsia"/>
          </w:rPr>
          <w:delText>“没错”</w:delText>
        </w:r>
      </w:del>
    </w:p>
    <w:p w14:paraId="5B893E85" w14:textId="63532125" w:rsidR="00483C78" w:rsidRPr="00750B60" w:rsidRDefault="00873996" w:rsidP="00483C78">
      <w:pPr>
        <w:rPr>
          <w:ins w:id="2582" w:author="芙兰朵露" w:date="2022-05-22T01:45:00Z"/>
        </w:rPr>
      </w:pPr>
      <w:del w:id="2583" w:author="芙兰朵露" w:date="2022-05-22T01:45:00Z">
        <w:r>
          <w:rPr>
            <w:rFonts w:hint="eastAsia"/>
          </w:rPr>
          <w:delText>“</w:delText>
        </w:r>
      </w:del>
      <w:ins w:id="2584" w:author="芙兰朵露" w:date="2022-05-22T01:45:00Z">
        <w:r w:rsidR="00483C78" w:rsidRPr="00750B60">
          <w:rPr>
            <w:rFonts w:hint="eastAsia"/>
          </w:rPr>
          <w:t>「没错」</w:t>
        </w:r>
      </w:ins>
    </w:p>
    <w:p w14:paraId="3B306695" w14:textId="27CAA5CB" w:rsidR="00483C78" w:rsidRPr="00750B60" w:rsidRDefault="00483C78" w:rsidP="00483C78">
      <w:pPr>
        <w:pPrChange w:id="2585" w:author="芙兰朵露" w:date="2022-05-22T01:45:00Z">
          <w:pPr>
            <w:ind w:firstLineChars="200" w:firstLine="420"/>
          </w:pPr>
        </w:pPrChange>
      </w:pPr>
      <w:ins w:id="2586" w:author="芙兰朵露" w:date="2022-05-22T01:45:00Z">
        <w:r w:rsidRPr="00750B60">
          <w:rPr>
            <w:rFonts w:hint="eastAsia"/>
          </w:rPr>
          <w:t>「</w:t>
        </w:r>
      </w:ins>
      <w:r w:rsidRPr="00750B60">
        <w:rPr>
          <w:rFonts w:hint="eastAsia"/>
        </w:rPr>
        <w:t>不可能的。我</w:t>
      </w:r>
      <w:r w:rsidR="003D3AE4" w:rsidRPr="00750B60">
        <w:rPr>
          <w:rFonts w:hint="eastAsia"/>
        </w:rPr>
        <w:t>不会</w:t>
      </w:r>
      <w:del w:id="2587" w:author="芙兰朵露" w:date="2022-05-22T01:45:00Z">
        <w:r w:rsidR="00873996">
          <w:rPr>
            <w:rFonts w:hint="eastAsia"/>
          </w:rPr>
          <w:delText>也不能单独一人</w:delText>
        </w:r>
      </w:del>
      <w:ins w:id="2588" w:author="芙兰朵露" w:date="2022-05-22T01:45:00Z">
        <w:r w:rsidR="003D3AE4" w:rsidRPr="00750B60">
          <w:rPr>
            <w:rFonts w:hint="eastAsia"/>
          </w:rPr>
          <w:t>一个人</w:t>
        </w:r>
      </w:ins>
      <w:r w:rsidR="003D3AE4" w:rsidRPr="00750B60">
        <w:rPr>
          <w:rFonts w:hint="eastAsia"/>
        </w:rPr>
        <w:t>潜入</w:t>
      </w:r>
      <w:del w:id="2589" w:author="芙兰朵露" w:date="2022-05-22T01:45:00Z">
        <w:r w:rsidR="00873996">
          <w:rPr>
            <w:rFonts w:hint="eastAsia"/>
          </w:rPr>
          <w:delText>这座大圣堂。”</w:delText>
        </w:r>
      </w:del>
      <w:ins w:id="2590" w:author="芙兰朵露" w:date="2022-05-22T01:45:00Z">
        <w:r w:rsidR="003D3AE4" w:rsidRPr="00750B60">
          <w:rPr>
            <w:rFonts w:hint="eastAsia"/>
          </w:rPr>
          <w:t>的</w:t>
        </w:r>
        <w:r w:rsidRPr="00750B60">
          <w:rPr>
            <w:rFonts w:hint="eastAsia"/>
          </w:rPr>
          <w:t>」</w:t>
        </w:r>
      </w:ins>
    </w:p>
    <w:p w14:paraId="4ADC3C0B" w14:textId="77777777" w:rsidR="00483C78" w:rsidRPr="00750B60" w:rsidRDefault="00483C78" w:rsidP="00483C78">
      <w:pPr>
        <w:pPrChange w:id="2591" w:author="芙兰朵露" w:date="2022-05-22T01:45:00Z">
          <w:pPr>
            <w:ind w:firstLineChars="200" w:firstLine="420"/>
          </w:pPr>
        </w:pPrChange>
      </w:pPr>
      <w:r w:rsidRPr="00750B60">
        <w:rPr>
          <w:rFonts w:hint="eastAsia"/>
        </w:rPr>
        <w:t>艾尔卡米的眉毛抽动了一下。</w:t>
      </w:r>
    </w:p>
    <w:p w14:paraId="7DF84AA2" w14:textId="591D4026" w:rsidR="00483C78" w:rsidRPr="00750B60" w:rsidRDefault="00873996" w:rsidP="00483C78">
      <w:pPr>
        <w:pPrChange w:id="2592" w:author="芙兰朵露" w:date="2022-05-22T01:45:00Z">
          <w:pPr>
            <w:ind w:firstLineChars="200" w:firstLine="420"/>
          </w:pPr>
        </w:pPrChange>
      </w:pPr>
      <w:del w:id="2593" w:author="芙兰朵露" w:date="2022-05-22T01:45:00Z">
        <w:r>
          <w:rPr>
            <w:rFonts w:hint="eastAsia"/>
          </w:rPr>
          <w:delText>“</w:delText>
        </w:r>
        <w:r>
          <w:rPr>
            <w:rFonts w:hint="eastAsia"/>
          </w:rPr>
          <w:delText>......</w:delText>
        </w:r>
      </w:del>
      <w:ins w:id="2594" w:author="芙兰朵露" w:date="2022-05-22T01:45:00Z">
        <w:r w:rsidR="00483C78" w:rsidRPr="00750B60">
          <w:rPr>
            <w:rFonts w:hint="eastAsia"/>
          </w:rPr>
          <w:t>「</w:t>
        </w:r>
        <w:r w:rsidR="00675838" w:rsidRPr="00750B60">
          <w:t>……</w:t>
        </w:r>
      </w:ins>
      <w:r w:rsidR="00483C78" w:rsidRPr="00750B60">
        <w:t>就连你也说不可能吗？如果你清晰地知道大圣堂的建筑结构的话，那又怎样？</w:t>
      </w:r>
      <w:del w:id="2595" w:author="芙兰朵露" w:date="2022-05-22T01:45:00Z">
        <w:r>
          <w:rPr>
            <w:rFonts w:hint="eastAsia"/>
          </w:rPr>
          <w:delText>”</w:delText>
        </w:r>
      </w:del>
      <w:ins w:id="2596" w:author="芙兰朵露" w:date="2022-05-22T01:45:00Z">
        <w:r w:rsidR="00483C78" w:rsidRPr="00750B60">
          <w:t>」</w:t>
        </w:r>
      </w:ins>
    </w:p>
    <w:p w14:paraId="3954247C" w14:textId="032B3A10" w:rsidR="00483C78" w:rsidRPr="00750B60" w:rsidRDefault="00873996" w:rsidP="00483C78">
      <w:pPr>
        <w:pPrChange w:id="2597" w:author="芙兰朵露" w:date="2022-05-22T01:45:00Z">
          <w:pPr>
            <w:ind w:firstLineChars="200" w:firstLine="420"/>
          </w:pPr>
        </w:pPrChange>
      </w:pPr>
      <w:del w:id="2598" w:author="芙兰朵露" w:date="2022-05-22T01:45:00Z">
        <w:r>
          <w:rPr>
            <w:rFonts w:hint="eastAsia"/>
          </w:rPr>
          <w:delText>“</w:delText>
        </w:r>
      </w:del>
      <w:ins w:id="2599" w:author="芙兰朵露" w:date="2022-05-22T01:45:00Z">
        <w:r w:rsidR="00483C78" w:rsidRPr="00750B60">
          <w:rPr>
            <w:rFonts w:hint="eastAsia"/>
          </w:rPr>
          <w:t>「</w:t>
        </w:r>
      </w:ins>
      <w:r w:rsidR="00483C78" w:rsidRPr="00750B60">
        <w:rPr>
          <w:rFonts w:hint="eastAsia"/>
        </w:rPr>
        <w:t>就是因为知道大圣堂的构造，我才说我没办法潜入这里啊</w:t>
      </w:r>
      <w:del w:id="2600" w:author="芙兰朵露" w:date="2022-05-22T01:45:00Z">
        <w:r>
          <w:rPr>
            <w:rFonts w:hint="eastAsia"/>
          </w:rPr>
          <w:delText>。”</w:delText>
        </w:r>
      </w:del>
      <w:ins w:id="2601" w:author="芙兰朵露" w:date="2022-05-22T01:45:00Z">
        <w:r w:rsidR="00483C78" w:rsidRPr="00750B60">
          <w:rPr>
            <w:rFonts w:hint="eastAsia"/>
          </w:rPr>
          <w:t>」</w:t>
        </w:r>
      </w:ins>
    </w:p>
    <w:p w14:paraId="6C0877CB" w14:textId="77777777" w:rsidR="00483C78" w:rsidRPr="00750B60" w:rsidRDefault="00483C78" w:rsidP="00483C78">
      <w:pPr>
        <w:pPrChange w:id="2602" w:author="芙兰朵露" w:date="2022-05-22T01:45:00Z">
          <w:pPr>
            <w:ind w:firstLineChars="200" w:firstLine="420"/>
          </w:pPr>
        </w:pPrChange>
      </w:pPr>
      <w:r w:rsidRPr="00750B60">
        <w:rPr>
          <w:rFonts w:hint="eastAsia"/>
        </w:rPr>
        <w:t>导师把手贴近墙壁，轻轻地敲出咚咚声。</w:t>
      </w:r>
    </w:p>
    <w:p w14:paraId="1BE8A348" w14:textId="5B6B37C7" w:rsidR="00483C78" w:rsidRPr="00750B60" w:rsidRDefault="00873996" w:rsidP="00483C78">
      <w:pPr>
        <w:pPrChange w:id="2603" w:author="芙兰朵露" w:date="2022-05-22T01:45:00Z">
          <w:pPr>
            <w:ind w:firstLineChars="200" w:firstLine="420"/>
          </w:pPr>
        </w:pPrChange>
      </w:pPr>
      <w:del w:id="2604" w:author="芙兰朵露" w:date="2022-05-22T01:45:00Z">
        <w:r>
          <w:rPr>
            <w:rFonts w:hint="eastAsia"/>
          </w:rPr>
          <w:delText>“</w:delText>
        </w:r>
      </w:del>
      <w:ins w:id="2605" w:author="芙兰朵露" w:date="2022-05-22T01:45:00Z">
        <w:r w:rsidR="00483C78" w:rsidRPr="00750B60">
          <w:rPr>
            <w:rFonts w:hint="eastAsia"/>
          </w:rPr>
          <w:t>「</w:t>
        </w:r>
      </w:ins>
      <w:r w:rsidR="00483C78" w:rsidRPr="00750B60">
        <w:rPr>
          <w:rFonts w:hint="eastAsia"/>
        </w:rPr>
        <w:t>而且，严格地说圣地根本不能说是一个城镇。更应该说是一个巨大的</w:t>
      </w:r>
      <w:proofErr w:type="gramStart"/>
      <w:r w:rsidR="00483C78" w:rsidRPr="00750B60">
        <w:rPr>
          <w:rFonts w:hint="eastAsia"/>
        </w:rPr>
        <w:t>魔导结界</w:t>
      </w:r>
      <w:proofErr w:type="gramEnd"/>
      <w:r w:rsidR="00483C78" w:rsidRPr="00750B60">
        <w:rPr>
          <w:rFonts w:hint="eastAsia"/>
        </w:rPr>
        <w:t>。特别是大圣堂还有严格的出入管制</w:t>
      </w:r>
      <w:del w:id="2606" w:author="芙兰朵露" w:date="2022-05-22T01:45:00Z">
        <w:r>
          <w:rPr>
            <w:rFonts w:hint="eastAsia"/>
          </w:rPr>
          <w:delText>。”</w:delText>
        </w:r>
      </w:del>
      <w:ins w:id="2607" w:author="芙兰朵露" w:date="2022-05-22T01:45:00Z">
        <w:r w:rsidR="00483C78" w:rsidRPr="00750B60">
          <w:rPr>
            <w:rFonts w:hint="eastAsia"/>
          </w:rPr>
          <w:t>」</w:t>
        </w:r>
      </w:ins>
    </w:p>
    <w:p w14:paraId="46CCB070" w14:textId="09C90B91" w:rsidR="00483C78" w:rsidRPr="00750B60" w:rsidRDefault="00483C78" w:rsidP="00483C78">
      <w:pPr>
        <w:pPrChange w:id="2608" w:author="芙兰朵露" w:date="2022-05-22T01:45:00Z">
          <w:pPr>
            <w:ind w:firstLineChars="200" w:firstLine="420"/>
          </w:pPr>
        </w:pPrChange>
      </w:pPr>
      <w:r w:rsidRPr="00750B60">
        <w:rPr>
          <w:rFonts w:hint="eastAsia"/>
        </w:rPr>
        <w:t>导师用视线示意了一下值班室那边弱气的神官。</w:t>
      </w:r>
      <w:proofErr w:type="gramStart"/>
      <w:r w:rsidRPr="00750B60">
        <w:rPr>
          <w:rFonts w:hint="eastAsia"/>
        </w:rPr>
        <w:t>大圣堂连物理</w:t>
      </w:r>
      <w:proofErr w:type="gramEnd"/>
      <w:r w:rsidRPr="00750B60">
        <w:rPr>
          <w:rFonts w:hint="eastAsia"/>
        </w:rPr>
        <w:t>意义的出入口都没有</w:t>
      </w:r>
      <w:del w:id="2609" w:author="芙兰朵露" w:date="2022-05-22T01:45:00Z">
        <w:r w:rsidR="00873996">
          <w:rPr>
            <w:rFonts w:hint="eastAsia"/>
          </w:rPr>
          <w:delText>，虽然</w:delText>
        </w:r>
      </w:del>
      <w:ins w:id="2610" w:author="芙兰朵露" w:date="2022-05-22T01:45:00Z">
        <w:r w:rsidR="006F116B" w:rsidRPr="00750B60">
          <w:rPr>
            <w:rFonts w:hint="eastAsia"/>
          </w:rPr>
          <w:t>。哪怕</w:t>
        </w:r>
      </w:ins>
      <w:r w:rsidRPr="00750B60">
        <w:rPr>
          <w:rFonts w:hint="eastAsia"/>
        </w:rPr>
        <w:t>距离很短</w:t>
      </w:r>
      <w:del w:id="2611" w:author="芙兰朵露" w:date="2022-05-22T01:45:00Z">
        <w:r w:rsidR="00873996">
          <w:rPr>
            <w:rFonts w:hint="eastAsia"/>
          </w:rPr>
          <w:delText>，但</w:delText>
        </w:r>
      </w:del>
      <w:ins w:id="2612" w:author="芙兰朵露" w:date="2022-05-22T01:45:00Z">
        <w:r w:rsidR="006F116B" w:rsidRPr="00750B60">
          <w:rPr>
            <w:rFonts w:hint="eastAsia"/>
          </w:rPr>
          <w:t>的进出</w:t>
        </w:r>
        <w:r w:rsidRPr="00750B60">
          <w:rPr>
            <w:rFonts w:hint="eastAsia"/>
          </w:rPr>
          <w:t>，</w:t>
        </w:r>
      </w:ins>
      <w:r w:rsidRPr="00750B60">
        <w:rPr>
          <w:rFonts w:hint="eastAsia"/>
        </w:rPr>
        <w:t>也要依靠转移</w:t>
      </w:r>
      <w:proofErr w:type="gramStart"/>
      <w:r w:rsidRPr="00750B60">
        <w:rPr>
          <w:rFonts w:hint="eastAsia"/>
        </w:rPr>
        <w:t>魔导阵才能</w:t>
      </w:r>
      <w:proofErr w:type="gramEnd"/>
      <w:r w:rsidRPr="00750B60">
        <w:rPr>
          <w:rFonts w:hint="eastAsia"/>
        </w:rPr>
        <w:t>出入大圣堂。从外面看的话，大圣</w:t>
      </w:r>
      <w:proofErr w:type="gramStart"/>
      <w:r w:rsidRPr="00750B60">
        <w:rPr>
          <w:rFonts w:hint="eastAsia"/>
        </w:rPr>
        <w:t>堂似乎</w:t>
      </w:r>
      <w:proofErr w:type="gramEnd"/>
      <w:r w:rsidRPr="00750B60">
        <w:rPr>
          <w:rFonts w:hint="eastAsia"/>
        </w:rPr>
        <w:t>有几处脆弱的玻璃做成窗户，但那看似玻璃的东西实际上也是使用无法打开的</w:t>
      </w:r>
      <w:proofErr w:type="gramStart"/>
      <w:r w:rsidRPr="00750B60">
        <w:rPr>
          <w:rFonts w:hint="eastAsia"/>
        </w:rPr>
        <w:t>结界制造</w:t>
      </w:r>
      <w:proofErr w:type="gramEnd"/>
      <w:r w:rsidRPr="00750B60">
        <w:rPr>
          <w:rFonts w:hint="eastAsia"/>
        </w:rPr>
        <w:t>而成的。总之大圣堂可以说是一座连一只老鼠都无法进入的</w:t>
      </w:r>
      <w:del w:id="2613" w:author="芙兰朵露" w:date="2022-05-22T01:45:00Z">
        <w:r w:rsidR="00873996">
          <w:rPr>
            <w:rFonts w:hint="eastAsia"/>
          </w:rPr>
          <w:delText>固若金汤的城池</w:delText>
        </w:r>
      </w:del>
      <w:ins w:id="2614" w:author="芙兰朵露" w:date="2022-05-22T01:45:00Z">
        <w:r w:rsidR="001B5469" w:rsidRPr="00750B60">
          <w:rPr>
            <w:rFonts w:hint="eastAsia"/>
          </w:rPr>
          <w:t>金城汤池</w:t>
        </w:r>
      </w:ins>
      <w:r w:rsidRPr="00750B60">
        <w:rPr>
          <w:rFonts w:hint="eastAsia"/>
        </w:rPr>
        <w:t>。</w:t>
      </w:r>
    </w:p>
    <w:p w14:paraId="359983C4" w14:textId="7335355F" w:rsidR="00483C78" w:rsidRPr="00750B60" w:rsidRDefault="00873996" w:rsidP="00483C78">
      <w:pPr>
        <w:pPrChange w:id="2615" w:author="芙兰朵露" w:date="2022-05-22T01:45:00Z">
          <w:pPr>
            <w:ind w:firstLineChars="200" w:firstLine="420"/>
          </w:pPr>
        </w:pPrChange>
      </w:pPr>
      <w:del w:id="2616" w:author="芙兰朵露" w:date="2022-05-22T01:45:00Z">
        <w:r>
          <w:rPr>
            <w:rFonts w:hint="eastAsia"/>
          </w:rPr>
          <w:delText>“既然</w:delText>
        </w:r>
      </w:del>
      <w:ins w:id="2617" w:author="芙兰朵露" w:date="2022-05-22T01:45:00Z">
        <w:r w:rsidR="00483C78" w:rsidRPr="00750B60">
          <w:rPr>
            <w:rFonts w:hint="eastAsia"/>
          </w:rPr>
          <w:t>「</w:t>
        </w:r>
        <w:r w:rsidR="006F116B" w:rsidRPr="00750B60">
          <w:rPr>
            <w:rFonts w:hint="eastAsia"/>
          </w:rPr>
          <w:t>明明</w:t>
        </w:r>
      </w:ins>
      <w:r w:rsidR="00483C78" w:rsidRPr="00750B60">
        <w:rPr>
          <w:rFonts w:hint="eastAsia"/>
        </w:rPr>
        <w:t>没有许可就不可能进入大圣堂，</w:t>
      </w:r>
      <w:del w:id="2618" w:author="芙兰朵露" w:date="2022-05-22T01:45:00Z">
        <w:r>
          <w:rPr>
            <w:rFonts w:hint="eastAsia"/>
          </w:rPr>
          <w:delText>你作为入侵者的话会</w:delText>
        </w:r>
      </w:del>
      <w:ins w:id="2619" w:author="芙兰朵露" w:date="2022-05-22T01:45:00Z">
        <w:r w:rsidR="006F116B" w:rsidRPr="00750B60">
          <w:rPr>
            <w:rFonts w:hint="eastAsia"/>
          </w:rPr>
          <w:t>要</w:t>
        </w:r>
      </w:ins>
      <w:r w:rsidR="00483C78" w:rsidRPr="00750B60">
        <w:rPr>
          <w:rFonts w:hint="eastAsia"/>
        </w:rPr>
        <w:t>怎么办</w:t>
      </w:r>
      <w:ins w:id="2620" w:author="芙兰朵露" w:date="2022-05-22T01:45:00Z">
        <w:r w:rsidR="006F116B" w:rsidRPr="00750B60">
          <w:rPr>
            <w:rFonts w:hint="eastAsia"/>
          </w:rPr>
          <w:t>才好</w:t>
        </w:r>
      </w:ins>
      <w:r w:rsidR="00483C78" w:rsidRPr="00750B60">
        <w:rPr>
          <w:rFonts w:hint="eastAsia"/>
        </w:rPr>
        <w:t>呢？</w:t>
      </w:r>
      <w:del w:id="2621" w:author="芙兰朵露" w:date="2022-05-22T01:45:00Z">
        <w:r>
          <w:rPr>
            <w:rFonts w:hint="eastAsia"/>
          </w:rPr>
          <w:delText>”</w:delText>
        </w:r>
      </w:del>
      <w:ins w:id="2622" w:author="芙兰朵露" w:date="2022-05-22T01:45:00Z">
        <w:r w:rsidR="00483C78" w:rsidRPr="00750B60">
          <w:rPr>
            <w:rFonts w:hint="eastAsia"/>
          </w:rPr>
          <w:t>」</w:t>
        </w:r>
      </w:ins>
    </w:p>
    <w:p w14:paraId="5B4D6C2E" w14:textId="77777777" w:rsidR="00743069" w:rsidRDefault="00873996">
      <w:pPr>
        <w:ind w:firstLineChars="200" w:firstLine="420"/>
        <w:rPr>
          <w:del w:id="2623" w:author="芙兰朵露" w:date="2022-05-22T01:45:00Z"/>
        </w:rPr>
      </w:pPr>
      <w:del w:id="2624" w:author="芙兰朵露" w:date="2022-05-22T01:45:00Z">
        <w:r>
          <w:rPr>
            <w:rFonts w:hint="eastAsia"/>
          </w:rPr>
          <w:delText>“确实还有很多可以进入的方法，你一直坚持认为的事情不就是一种？你不是一直觉得我们之中有内奸嘛？”</w:delText>
        </w:r>
      </w:del>
    </w:p>
    <w:p w14:paraId="5D60D031" w14:textId="443C057D" w:rsidR="00483C78" w:rsidRPr="00750B60" w:rsidRDefault="00873996" w:rsidP="00483C78">
      <w:pPr>
        <w:rPr>
          <w:ins w:id="2625" w:author="芙兰朵露" w:date="2022-05-22T01:45:00Z"/>
        </w:rPr>
      </w:pPr>
      <w:del w:id="2626" w:author="芙兰朵露" w:date="2022-05-22T01:45:00Z">
        <w:r>
          <w:rPr>
            <w:rFonts w:hint="eastAsia"/>
          </w:rPr>
          <w:delText>“</w:delText>
        </w:r>
      </w:del>
      <w:ins w:id="2627" w:author="芙兰朵露" w:date="2022-05-22T01:45:00Z">
        <w:r w:rsidR="00483C78" w:rsidRPr="00750B60">
          <w:rPr>
            <w:rFonts w:hint="eastAsia"/>
          </w:rPr>
          <w:t>「</w:t>
        </w:r>
        <w:r w:rsidR="006F116B" w:rsidRPr="00750B60">
          <w:rPr>
            <w:rFonts w:hint="eastAsia"/>
          </w:rPr>
          <w:t>你的信条难道不是“世上无难事只怕有心人”吗</w:t>
        </w:r>
        <w:r w:rsidR="00483C78" w:rsidRPr="00750B60">
          <w:rPr>
            <w:rFonts w:hint="eastAsia"/>
          </w:rPr>
          <w:t>？</w:t>
        </w:r>
        <w:r w:rsidR="00D40200" w:rsidRPr="00750B60">
          <w:rPr>
            <w:rFonts w:hint="eastAsia"/>
          </w:rPr>
          <w:t>难道你不打算安插一个内鬼吗</w:t>
        </w:r>
        <w:r w:rsidR="00483C78" w:rsidRPr="00750B60">
          <w:rPr>
            <w:rFonts w:hint="eastAsia"/>
          </w:rPr>
          <w:t>？」</w:t>
        </w:r>
      </w:ins>
    </w:p>
    <w:p w14:paraId="661FC768" w14:textId="4541C29E" w:rsidR="00483C78" w:rsidRPr="00750B60" w:rsidRDefault="00483C78" w:rsidP="00483C78">
      <w:pPr>
        <w:pPrChange w:id="2628" w:author="芙兰朵露" w:date="2022-05-22T01:45:00Z">
          <w:pPr>
            <w:ind w:firstLineChars="200" w:firstLine="420"/>
          </w:pPr>
        </w:pPrChange>
      </w:pPr>
      <w:ins w:id="2629" w:author="芙兰朵露" w:date="2022-05-22T01:45:00Z">
        <w:r w:rsidRPr="00750B60">
          <w:rPr>
            <w:rFonts w:hint="eastAsia"/>
          </w:rPr>
          <w:t>「</w:t>
        </w:r>
      </w:ins>
      <w:r w:rsidRPr="00750B60">
        <w:rPr>
          <w:rFonts w:hint="eastAsia"/>
        </w:rPr>
        <w:t>如果有可以协助自己入侵的</w:t>
      </w:r>
      <w:del w:id="2630" w:author="芙兰朵露" w:date="2022-05-22T01:45:00Z">
        <w:r w:rsidR="00873996">
          <w:rPr>
            <w:rFonts w:hint="eastAsia"/>
          </w:rPr>
          <w:delText>内奸的话</w:delText>
        </w:r>
        <w:r w:rsidR="00873996">
          <w:rPr>
            <w:rFonts w:hint="eastAsia"/>
          </w:rPr>
          <w:delText>......</w:delText>
        </w:r>
      </w:del>
      <w:ins w:id="2631" w:author="芙兰朵露" w:date="2022-05-22T01:45:00Z">
        <w:r w:rsidR="00D40200" w:rsidRPr="00750B60">
          <w:rPr>
            <w:rFonts w:hint="eastAsia"/>
          </w:rPr>
          <w:t>内鬼就方便了，</w:t>
        </w:r>
      </w:ins>
      <w:r w:rsidRPr="00750B60">
        <w:t>原来如此</w:t>
      </w:r>
      <w:del w:id="2632" w:author="芙兰朵露" w:date="2022-05-22T01:45:00Z">
        <w:r w:rsidR="00873996">
          <w:rPr>
            <w:rFonts w:hint="eastAsia"/>
          </w:rPr>
          <w:delText>。”</w:delText>
        </w:r>
      </w:del>
      <w:ins w:id="2633" w:author="芙兰朵露" w:date="2022-05-22T01:45:00Z">
        <w:r w:rsidRPr="00750B60">
          <w:t>」</w:t>
        </w:r>
      </w:ins>
    </w:p>
    <w:p w14:paraId="6C31D84A" w14:textId="77777777" w:rsidR="00483C78" w:rsidRPr="00750B60" w:rsidRDefault="00483C78" w:rsidP="00483C78">
      <w:pPr>
        <w:pPrChange w:id="2634" w:author="芙兰朵露" w:date="2022-05-22T01:45:00Z">
          <w:pPr>
            <w:ind w:firstLineChars="200" w:firstLine="420"/>
          </w:pPr>
        </w:pPrChange>
      </w:pPr>
      <w:r w:rsidRPr="00750B60">
        <w:rPr>
          <w:rFonts w:hint="eastAsia"/>
        </w:rPr>
        <w:t>导师和艾尔卡米的视线重合在一起。</w:t>
      </w:r>
    </w:p>
    <w:p w14:paraId="4F438438" w14:textId="062D3D75" w:rsidR="00483C78" w:rsidRPr="00750B60" w:rsidRDefault="00873996" w:rsidP="00483C78">
      <w:pPr>
        <w:pPrChange w:id="2635" w:author="芙兰朵露" w:date="2022-05-22T01:45:00Z">
          <w:pPr>
            <w:ind w:firstLineChars="200" w:firstLine="420"/>
          </w:pPr>
        </w:pPrChange>
      </w:pPr>
      <w:del w:id="2636" w:author="芙兰朵露" w:date="2022-05-22T01:45:00Z">
        <w:r>
          <w:rPr>
            <w:rFonts w:hint="eastAsia"/>
          </w:rPr>
          <w:delText>“</w:delText>
        </w:r>
      </w:del>
      <w:ins w:id="2637" w:author="芙兰朵露" w:date="2022-05-22T01:45:00Z">
        <w:r w:rsidR="00483C78" w:rsidRPr="00750B60">
          <w:rPr>
            <w:rFonts w:hint="eastAsia"/>
          </w:rPr>
          <w:t>「</w:t>
        </w:r>
      </w:ins>
      <w:r w:rsidR="00483C78" w:rsidRPr="00750B60">
        <w:rPr>
          <w:rFonts w:hint="eastAsia"/>
        </w:rPr>
        <w:t>如果</w:t>
      </w:r>
      <w:del w:id="2638" w:author="芙兰朵露" w:date="2022-05-22T01:45:00Z">
        <w:r>
          <w:rPr>
            <w:rFonts w:hint="eastAsia"/>
          </w:rPr>
          <w:delText>对方</w:delText>
        </w:r>
      </w:del>
      <w:r w:rsidR="00D40200" w:rsidRPr="00750B60">
        <w:rPr>
          <w:rFonts w:hint="eastAsia"/>
        </w:rPr>
        <w:t>能</w:t>
      </w:r>
      <w:del w:id="2639" w:author="芙兰朵露" w:date="2022-05-22T01:45:00Z">
        <w:r>
          <w:rPr>
            <w:rFonts w:hint="eastAsia"/>
          </w:rPr>
          <w:delText>把与你同等立场的人</w:delText>
        </w:r>
      </w:del>
      <w:r w:rsidR="00483C78" w:rsidRPr="00750B60">
        <w:rPr>
          <w:rFonts w:hint="eastAsia"/>
        </w:rPr>
        <w:t>笼络</w:t>
      </w:r>
      <w:ins w:id="2640" w:author="芙兰朵露" w:date="2022-05-22T01:45:00Z">
        <w:r w:rsidR="00D40200" w:rsidRPr="00750B60">
          <w:rPr>
            <w:rFonts w:hint="eastAsia"/>
          </w:rPr>
          <w:t>你</w:t>
        </w:r>
      </w:ins>
      <w:r w:rsidR="00D40200" w:rsidRPr="00750B60">
        <w:rPr>
          <w:rFonts w:hint="eastAsia"/>
        </w:rPr>
        <w:t>到</w:t>
      </w:r>
      <w:del w:id="2641" w:author="芙兰朵露" w:date="2022-05-22T01:45:00Z">
        <w:r>
          <w:rPr>
            <w:rFonts w:hint="eastAsia"/>
          </w:rPr>
          <w:delText>身边的话</w:delText>
        </w:r>
      </w:del>
      <w:ins w:id="2642" w:author="芙兰朵露" w:date="2022-05-22T01:45:00Z">
        <w:r w:rsidR="00D40200" w:rsidRPr="00750B60">
          <w:rPr>
            <w:rFonts w:hint="eastAsia"/>
          </w:rPr>
          <w:t>己方</w:t>
        </w:r>
      </w:ins>
      <w:r w:rsidR="00483C78" w:rsidRPr="00750B60">
        <w:rPr>
          <w:rFonts w:hint="eastAsia"/>
        </w:rPr>
        <w:t>，那你可还真是有</w:t>
      </w:r>
      <w:del w:id="2643" w:author="芙兰朵露" w:date="2022-05-22T01:45:00Z">
        <w:r>
          <w:rPr>
            <w:rFonts w:hint="eastAsia"/>
          </w:rPr>
          <w:delText>检讨</w:delText>
        </w:r>
      </w:del>
      <w:ins w:id="2644" w:author="芙兰朵露" w:date="2022-05-22T01:45:00Z">
        <w:r w:rsidR="00D40200" w:rsidRPr="00750B60">
          <w:rPr>
            <w:rFonts w:hint="eastAsia"/>
          </w:rPr>
          <w:t>讨论</w:t>
        </w:r>
      </w:ins>
      <w:r w:rsidR="00483C78" w:rsidRPr="00750B60">
        <w:rPr>
          <w:rFonts w:hint="eastAsia"/>
        </w:rPr>
        <w:t>一下的必要</w:t>
      </w:r>
      <w:del w:id="2645" w:author="芙兰朵露" w:date="2022-05-22T01:45:00Z">
        <w:r>
          <w:rPr>
            <w:rFonts w:hint="eastAsia"/>
          </w:rPr>
          <w:delText>。”</w:delText>
        </w:r>
      </w:del>
      <w:ins w:id="2646" w:author="芙兰朵露" w:date="2022-05-22T01:45:00Z">
        <w:r w:rsidR="00483C78" w:rsidRPr="00750B60">
          <w:rPr>
            <w:rFonts w:hint="eastAsia"/>
          </w:rPr>
          <w:t>」</w:t>
        </w:r>
      </w:ins>
    </w:p>
    <w:p w14:paraId="6C344390" w14:textId="711D686B" w:rsidR="00483C78" w:rsidRPr="00750B60" w:rsidRDefault="00D40200" w:rsidP="00483C78">
      <w:pPr>
        <w:pPrChange w:id="2647" w:author="芙兰朵露" w:date="2022-05-22T01:45:00Z">
          <w:pPr>
            <w:ind w:firstLineChars="200" w:firstLine="420"/>
          </w:pPr>
        </w:pPrChange>
      </w:pPr>
      <w:ins w:id="2648" w:author="芙兰朵露" w:date="2022-05-22T01:45:00Z">
        <w:r w:rsidRPr="00750B60">
          <w:rPr>
            <w:rFonts w:hint="eastAsia"/>
          </w:rPr>
          <w:t>瞪着导师的艾尔卡米皱了皱眉，心想：</w:t>
        </w:r>
      </w:ins>
      <w:r w:rsidR="00483C78" w:rsidRPr="00750B60">
        <w:rPr>
          <w:rFonts w:hint="eastAsia"/>
        </w:rPr>
        <w:t>原来</w:t>
      </w:r>
      <w:del w:id="2649" w:author="芙兰朵露" w:date="2022-05-22T01:45:00Z">
        <w:r w:rsidR="00873996">
          <w:rPr>
            <w:rFonts w:hint="eastAsia"/>
          </w:rPr>
          <w:delText>被</w:delText>
        </w:r>
      </w:del>
      <w:ins w:id="2650" w:author="芙兰朵露" w:date="2022-05-22T01:45:00Z">
        <w:r w:rsidRPr="00750B60">
          <w:rPr>
            <w:rFonts w:hint="eastAsia"/>
          </w:rPr>
          <w:t>她是</w:t>
        </w:r>
      </w:ins>
      <w:r w:rsidRPr="00750B60">
        <w:rPr>
          <w:rFonts w:hint="eastAsia"/>
        </w:rPr>
        <w:t>怀疑</w:t>
      </w:r>
      <w:del w:id="2651" w:author="芙兰朵露" w:date="2022-05-22T01:45:00Z">
        <w:r w:rsidR="00873996">
          <w:rPr>
            <w:rFonts w:hint="eastAsia"/>
          </w:rPr>
          <w:delText>的</w:delText>
        </w:r>
      </w:del>
      <w:r w:rsidR="00483C78" w:rsidRPr="00750B60">
        <w:rPr>
          <w:rFonts w:hint="eastAsia"/>
        </w:rPr>
        <w:t>是自己吗？</w:t>
      </w:r>
      <w:del w:id="2652" w:author="芙兰朵露" w:date="2022-05-22T01:45:00Z">
        <w:r w:rsidR="00873996">
          <w:rPr>
            <w:rFonts w:hint="eastAsia"/>
          </w:rPr>
          <w:delText>艾尔卡米瞪着导师，把眉头皱了起来。</w:delText>
        </w:r>
      </w:del>
    </w:p>
    <w:p w14:paraId="2C10E8BE" w14:textId="77777777" w:rsidR="00483C78" w:rsidRPr="00750B60" w:rsidRDefault="00483C78" w:rsidP="00483C78">
      <w:pPr>
        <w:pPrChange w:id="2653" w:author="芙兰朵露" w:date="2022-05-22T01:45:00Z">
          <w:pPr>
            <w:ind w:firstLineChars="200" w:firstLine="420"/>
          </w:pPr>
        </w:pPrChange>
      </w:pPr>
      <w:r w:rsidRPr="00750B60">
        <w:rPr>
          <w:rFonts w:hint="eastAsia"/>
        </w:rPr>
        <w:t>笼络身为大主教的艾尔卡米，毫无疑问是不切实际的做法。对艾尔卡米来说，协助入侵者一点好处没有。</w:t>
      </w:r>
    </w:p>
    <w:p w14:paraId="1FBD9D90" w14:textId="4828E7D2" w:rsidR="00483C78" w:rsidRPr="00750B60" w:rsidRDefault="00873996" w:rsidP="00483C78">
      <w:pPr>
        <w:pPrChange w:id="2654" w:author="芙兰朵露" w:date="2022-05-22T01:45:00Z">
          <w:pPr>
            <w:ind w:firstLineChars="200" w:firstLine="420"/>
          </w:pPr>
        </w:pPrChange>
      </w:pPr>
      <w:del w:id="2655" w:author="芙兰朵露" w:date="2022-05-22T01:45:00Z">
        <w:r>
          <w:rPr>
            <w:rFonts w:hint="eastAsia"/>
          </w:rPr>
          <w:delText>“就这一个方法？还是说</w:delText>
        </w:r>
      </w:del>
      <w:ins w:id="2656" w:author="芙兰朵露" w:date="2022-05-22T01:45:00Z">
        <w:r w:rsidR="00483C78" w:rsidRPr="00750B60">
          <w:rPr>
            <w:rFonts w:hint="eastAsia"/>
          </w:rPr>
          <w:t>「</w:t>
        </w:r>
        <w:r w:rsidR="00D40200" w:rsidRPr="00750B60">
          <w:rPr>
            <w:rFonts w:hint="eastAsia"/>
          </w:rPr>
          <w:t>没有其他的了</w:t>
        </w:r>
        <w:r w:rsidR="00483C78" w:rsidRPr="00750B60">
          <w:rPr>
            <w:rFonts w:hint="eastAsia"/>
          </w:rPr>
          <w:t>？</w:t>
        </w:r>
        <w:r w:rsidR="00D40200" w:rsidRPr="00750B60">
          <w:rPr>
            <w:rFonts w:hint="eastAsia"/>
          </w:rPr>
          <w:t>该不会难道</w:t>
        </w:r>
      </w:ins>
      <w:r w:rsidR="00D40200" w:rsidRPr="00750B60">
        <w:rPr>
          <w:rFonts w:hint="eastAsia"/>
        </w:rPr>
        <w:t>你</w:t>
      </w:r>
      <w:ins w:id="2657" w:author="芙兰朵露" w:date="2022-05-22T01:45:00Z">
        <w:r w:rsidR="00D40200" w:rsidRPr="00750B60">
          <w:rPr>
            <w:rFonts w:hint="eastAsia"/>
          </w:rPr>
          <w:t>是</w:t>
        </w:r>
      </w:ins>
      <w:r w:rsidR="00D40200" w:rsidRPr="00750B60">
        <w:rPr>
          <w:rFonts w:hint="eastAsia"/>
        </w:rPr>
        <w:t>想</w:t>
      </w:r>
      <w:del w:id="2658" w:author="芙兰朵露" w:date="2022-05-22T01:45:00Z">
        <w:r>
          <w:rPr>
            <w:rFonts w:hint="eastAsia"/>
          </w:rPr>
          <w:delText>偏袒</w:delText>
        </w:r>
      </w:del>
      <w:ins w:id="2659" w:author="芙兰朵露" w:date="2022-05-22T01:45:00Z">
        <w:r w:rsidR="00D40200" w:rsidRPr="00750B60">
          <w:rPr>
            <w:rFonts w:hint="eastAsia"/>
          </w:rPr>
          <w:t>包庇</w:t>
        </w:r>
      </w:ins>
      <w:r w:rsidR="00D40200" w:rsidRPr="00750B60">
        <w:rPr>
          <w:rFonts w:hint="eastAsia"/>
        </w:rPr>
        <w:t>你的弟子</w:t>
      </w:r>
      <w:del w:id="2660" w:author="芙兰朵露" w:date="2022-05-22T01:45:00Z">
        <w:r>
          <w:rPr>
            <w:rFonts w:hint="eastAsia"/>
          </w:rPr>
          <w:delText>故意只说一个。”</w:delText>
        </w:r>
      </w:del>
      <w:ins w:id="2661" w:author="芙兰朵露" w:date="2022-05-22T01:45:00Z">
        <w:r w:rsidR="00D40200" w:rsidRPr="00750B60">
          <w:rPr>
            <w:rFonts w:hint="eastAsia"/>
          </w:rPr>
          <w:t>吧</w:t>
        </w:r>
        <w:r w:rsidR="00483C78" w:rsidRPr="00750B60">
          <w:rPr>
            <w:rFonts w:hint="eastAsia"/>
          </w:rPr>
          <w:t>」</w:t>
        </w:r>
      </w:ins>
    </w:p>
    <w:p w14:paraId="48525D4D" w14:textId="40B83B67" w:rsidR="00483C78" w:rsidRPr="00750B60" w:rsidRDefault="00873996" w:rsidP="00483C78">
      <w:pPr>
        <w:pPrChange w:id="2662" w:author="芙兰朵露" w:date="2022-05-22T01:45:00Z">
          <w:pPr>
            <w:ind w:firstLineChars="200" w:firstLine="420"/>
          </w:pPr>
        </w:pPrChange>
      </w:pPr>
      <w:del w:id="2663" w:author="芙兰朵露" w:date="2022-05-22T01:45:00Z">
        <w:r>
          <w:rPr>
            <w:rFonts w:hint="eastAsia"/>
          </w:rPr>
          <w:delText>“</w:delText>
        </w:r>
      </w:del>
      <w:ins w:id="2664" w:author="芙兰朵露" w:date="2022-05-22T01:45:00Z">
        <w:r w:rsidR="00483C78" w:rsidRPr="00750B60">
          <w:rPr>
            <w:rFonts w:hint="eastAsia"/>
          </w:rPr>
          <w:t>「</w:t>
        </w:r>
      </w:ins>
      <w:r w:rsidR="00483C78" w:rsidRPr="00750B60">
        <w:rPr>
          <w:rFonts w:hint="eastAsia"/>
        </w:rPr>
        <w:t>我？偏袒她？</w:t>
      </w:r>
      <w:del w:id="2665" w:author="芙兰朵露" w:date="2022-05-22T01:45:00Z">
        <w:r>
          <w:rPr>
            <w:rFonts w:hint="eastAsia"/>
          </w:rPr>
          <w:delText>”</w:delText>
        </w:r>
      </w:del>
      <w:ins w:id="2666" w:author="芙兰朵露" w:date="2022-05-22T01:45:00Z">
        <w:r w:rsidR="00483C78" w:rsidRPr="00750B60">
          <w:rPr>
            <w:rFonts w:hint="eastAsia"/>
          </w:rPr>
          <w:t>」</w:t>
        </w:r>
      </w:ins>
    </w:p>
    <w:p w14:paraId="1AD23176" w14:textId="76CBC13F" w:rsidR="00483C78" w:rsidRPr="00750B60" w:rsidRDefault="00483C78" w:rsidP="00483C78">
      <w:pPr>
        <w:pPrChange w:id="2667" w:author="芙兰朵露" w:date="2022-05-22T01:45:00Z">
          <w:pPr>
            <w:ind w:firstLineChars="200" w:firstLine="420"/>
          </w:pPr>
        </w:pPrChange>
      </w:pPr>
      <w:r w:rsidRPr="00750B60">
        <w:rPr>
          <w:rFonts w:hint="eastAsia"/>
        </w:rPr>
        <w:t>导师听到意料之外的</w:t>
      </w:r>
      <w:del w:id="2668" w:author="芙兰朵露" w:date="2022-05-22T01:45:00Z">
        <w:r w:rsidR="00873996">
          <w:rPr>
            <w:rFonts w:hint="eastAsia"/>
          </w:rPr>
          <w:delText>指摘</w:delText>
        </w:r>
      </w:del>
      <w:ins w:id="2669" w:author="芙兰朵露" w:date="2022-05-22T01:45:00Z">
        <w:r w:rsidR="00D40200" w:rsidRPr="00750B60">
          <w:rPr>
            <w:rFonts w:hint="eastAsia"/>
          </w:rPr>
          <w:t>指责</w:t>
        </w:r>
      </w:ins>
      <w:r w:rsidRPr="00750B60">
        <w:rPr>
          <w:rFonts w:hint="eastAsia"/>
        </w:rPr>
        <w:t>，睁大了眼睛。</w:t>
      </w:r>
    </w:p>
    <w:p w14:paraId="0CC03138" w14:textId="771095B8" w:rsidR="00483C78" w:rsidRPr="00750B60" w:rsidRDefault="00873996" w:rsidP="00483C78">
      <w:pPr>
        <w:pPrChange w:id="2670" w:author="芙兰朵露" w:date="2022-05-22T01:45:00Z">
          <w:pPr>
            <w:ind w:firstLineChars="200" w:firstLine="420"/>
          </w:pPr>
        </w:pPrChange>
      </w:pPr>
      <w:del w:id="2671" w:author="芙兰朵露" w:date="2022-05-22T01:45:00Z">
        <w:r>
          <w:rPr>
            <w:rFonts w:hint="eastAsia"/>
          </w:rPr>
          <w:delText>“</w:delText>
        </w:r>
      </w:del>
      <w:ins w:id="2672" w:author="芙兰朵露" w:date="2022-05-22T01:45:00Z">
        <w:r w:rsidR="00483C78" w:rsidRPr="00750B60">
          <w:rPr>
            <w:rFonts w:hint="eastAsia"/>
          </w:rPr>
          <w:t>「</w:t>
        </w:r>
      </w:ins>
      <w:r w:rsidR="00483C78" w:rsidRPr="00750B60">
        <w:rPr>
          <w:rFonts w:hint="eastAsia"/>
        </w:rPr>
        <w:t>这我可真是没想到。真不愧是能成为大主教的人，头脑就是灵活。真羡慕您那喷涌的想象力之泉。将自己的想象力四处泼洒难道就是大主教您的长生秘诀？</w:t>
      </w:r>
      <w:del w:id="2673" w:author="芙兰朵露" w:date="2022-05-22T01:45:00Z">
        <w:r>
          <w:rPr>
            <w:rFonts w:hint="eastAsia"/>
          </w:rPr>
          <w:delText>”</w:delText>
        </w:r>
      </w:del>
      <w:ins w:id="2674" w:author="芙兰朵露" w:date="2022-05-22T01:45:00Z">
        <w:r w:rsidR="00483C78" w:rsidRPr="00750B60">
          <w:rPr>
            <w:rFonts w:hint="eastAsia"/>
          </w:rPr>
          <w:t>」</w:t>
        </w:r>
      </w:ins>
    </w:p>
    <w:p w14:paraId="524CBCF7" w14:textId="77777777" w:rsidR="00743069" w:rsidRDefault="00873996">
      <w:pPr>
        <w:ind w:firstLineChars="200" w:firstLine="420"/>
        <w:rPr>
          <w:del w:id="2675" w:author="芙兰朵露" w:date="2022-05-22T01:45:00Z"/>
        </w:rPr>
      </w:pPr>
      <w:del w:id="2676" w:author="芙兰朵露" w:date="2022-05-22T01:45:00Z">
        <w:r>
          <w:rPr>
            <w:rFonts w:hint="eastAsia"/>
          </w:rPr>
          <w:delText>“闭嘴！”</w:delText>
        </w:r>
      </w:del>
    </w:p>
    <w:p w14:paraId="442CF168" w14:textId="77777777" w:rsidR="00483C78" w:rsidRPr="00750B60" w:rsidRDefault="00483C78" w:rsidP="00483C78">
      <w:pPr>
        <w:rPr>
          <w:ins w:id="2677" w:author="芙兰朵露" w:date="2022-05-22T01:45:00Z"/>
        </w:rPr>
      </w:pPr>
      <w:ins w:id="2678" w:author="芙兰朵露" w:date="2022-05-22T01:45:00Z">
        <w:r w:rsidRPr="00750B60">
          <w:rPr>
            <w:rFonts w:hint="eastAsia"/>
          </w:rPr>
          <w:t>「闭嘴！」</w:t>
        </w:r>
      </w:ins>
    </w:p>
    <w:p w14:paraId="0B36083D" w14:textId="77777777" w:rsidR="00483C78" w:rsidRPr="00750B60" w:rsidRDefault="00483C78" w:rsidP="00483C78">
      <w:pPr>
        <w:pPrChange w:id="2679" w:author="芙兰朵露" w:date="2022-05-22T01:45:00Z">
          <w:pPr>
            <w:ind w:firstLineChars="200" w:firstLine="420"/>
          </w:pPr>
        </w:pPrChange>
      </w:pPr>
      <w:r w:rsidRPr="00750B60">
        <w:rPr>
          <w:rFonts w:hint="eastAsia"/>
        </w:rPr>
        <w:t>一声高喝。巨大的</w:t>
      </w:r>
      <w:proofErr w:type="gramStart"/>
      <w:r w:rsidRPr="00750B60">
        <w:rPr>
          <w:rFonts w:hint="eastAsia"/>
        </w:rPr>
        <w:t>怒喝让</w:t>
      </w:r>
      <w:proofErr w:type="gramEnd"/>
      <w:r w:rsidRPr="00750B60">
        <w:rPr>
          <w:rFonts w:hint="eastAsia"/>
        </w:rPr>
        <w:t>空气都震颤起来。</w:t>
      </w:r>
    </w:p>
    <w:p w14:paraId="32E6BD64" w14:textId="096ACE4B" w:rsidR="00483C78" w:rsidRPr="00750B60" w:rsidRDefault="00873996" w:rsidP="00483C78">
      <w:pPr>
        <w:pPrChange w:id="2680" w:author="芙兰朵露" w:date="2022-05-22T01:45:00Z">
          <w:pPr>
            <w:ind w:firstLineChars="200" w:firstLine="420"/>
          </w:pPr>
        </w:pPrChange>
      </w:pPr>
      <w:del w:id="2681" w:author="芙兰朵露" w:date="2022-05-22T01:45:00Z">
        <w:r>
          <w:rPr>
            <w:rFonts w:hint="eastAsia"/>
          </w:rPr>
          <w:delText>“你是</w:delText>
        </w:r>
      </w:del>
      <w:ins w:id="2682" w:author="芙兰朵露" w:date="2022-05-22T01:45:00Z">
        <w:r w:rsidR="00483C78" w:rsidRPr="00750B60">
          <w:rPr>
            <w:rFonts w:hint="eastAsia"/>
          </w:rPr>
          <w:t>「</w:t>
        </w:r>
      </w:ins>
      <w:r w:rsidR="00483C78" w:rsidRPr="00750B60">
        <w:rPr>
          <w:rFonts w:hint="eastAsia"/>
        </w:rPr>
        <w:t>黄口小儿</w:t>
      </w:r>
      <w:del w:id="2683" w:author="芙兰朵露" w:date="2022-05-22T01:45:00Z">
        <w:r>
          <w:rPr>
            <w:rFonts w:hint="eastAsia"/>
          </w:rPr>
          <w:delText>吗？</w:delText>
        </w:r>
      </w:del>
      <w:ins w:id="2684" w:author="芙兰朵露" w:date="2022-05-22T01:45:00Z">
        <w:r w:rsidR="006C7330" w:rsidRPr="00750B60">
          <w:rPr>
            <w:rFonts w:hint="eastAsia"/>
          </w:rPr>
          <w:t>，休得放肆。</w:t>
        </w:r>
      </w:ins>
      <w:r w:rsidR="00483C78" w:rsidRPr="00750B60">
        <w:rPr>
          <w:rFonts w:hint="eastAsia"/>
        </w:rPr>
        <w:t>不要给我随意说出这种狂妄的话。像你这家伙一样的手下，随意就可以找到替代品。正常情况下你根本不是能够进入大圣堂</w:t>
      </w:r>
      <w:proofErr w:type="gramStart"/>
      <w:r w:rsidR="00483C78" w:rsidRPr="00750B60">
        <w:rPr>
          <w:rFonts w:hint="eastAsia"/>
        </w:rPr>
        <w:t>的魔导者</w:t>
      </w:r>
      <w:proofErr w:type="gramEnd"/>
      <w:r w:rsidR="00483C78" w:rsidRPr="00750B60">
        <w:rPr>
          <w:rFonts w:hint="eastAsia"/>
        </w:rPr>
        <w:t>，只知道油嘴滑舌，卖弄那点小聪明</w:t>
      </w:r>
      <w:del w:id="2685" w:author="芙兰朵露" w:date="2022-05-22T01:45:00Z">
        <w:r>
          <w:rPr>
            <w:rFonts w:hint="eastAsia"/>
          </w:rPr>
          <w:delText>。”</w:delText>
        </w:r>
      </w:del>
      <w:ins w:id="2686" w:author="芙兰朵露" w:date="2022-05-22T01:45:00Z">
        <w:r w:rsidR="00483C78" w:rsidRPr="00750B60">
          <w:rPr>
            <w:rFonts w:hint="eastAsia"/>
          </w:rPr>
          <w:t>」</w:t>
        </w:r>
      </w:ins>
    </w:p>
    <w:p w14:paraId="58FC65C4" w14:textId="6FCE8B80" w:rsidR="00483C78" w:rsidRPr="00750B60" w:rsidRDefault="00873996" w:rsidP="00483C78">
      <w:pPr>
        <w:pPrChange w:id="2687" w:author="芙兰朵露" w:date="2022-05-22T01:45:00Z">
          <w:pPr>
            <w:ind w:firstLineChars="200" w:firstLine="420"/>
          </w:pPr>
        </w:pPrChange>
      </w:pPr>
      <w:del w:id="2688" w:author="芙兰朵露" w:date="2022-05-22T01:45:00Z">
        <w:r>
          <w:rPr>
            <w:rFonts w:hint="eastAsia"/>
          </w:rPr>
          <w:delText>“</w:delText>
        </w:r>
      </w:del>
      <w:ins w:id="2689" w:author="芙兰朵露" w:date="2022-05-22T01:45:00Z">
        <w:r w:rsidR="00483C78" w:rsidRPr="00750B60">
          <w:rPr>
            <w:rFonts w:hint="eastAsia"/>
          </w:rPr>
          <w:t>「</w:t>
        </w:r>
        <w:r w:rsidR="00D40200" w:rsidRPr="00750B60">
          <w:rPr>
            <w:rFonts w:hint="eastAsia"/>
          </w:rPr>
          <w:t>我</w:t>
        </w:r>
      </w:ins>
      <w:r w:rsidR="00483C78" w:rsidRPr="00750B60">
        <w:rPr>
          <w:rFonts w:hint="eastAsia"/>
        </w:rPr>
        <w:t>自己的能力我还是清楚的</w:t>
      </w:r>
      <w:del w:id="2690" w:author="芙兰朵露" w:date="2022-05-22T01:45:00Z">
        <w:r>
          <w:rPr>
            <w:rFonts w:hint="eastAsia"/>
          </w:rPr>
          <w:delText>。”</w:delText>
        </w:r>
      </w:del>
      <w:ins w:id="2691" w:author="芙兰朵露" w:date="2022-05-22T01:45:00Z">
        <w:r w:rsidR="00483C78" w:rsidRPr="00750B60">
          <w:rPr>
            <w:rFonts w:hint="eastAsia"/>
          </w:rPr>
          <w:t>」</w:t>
        </w:r>
      </w:ins>
    </w:p>
    <w:p w14:paraId="65D8F222" w14:textId="0B9A91A4" w:rsidR="00483C78" w:rsidRPr="00750B60" w:rsidRDefault="00873996" w:rsidP="00483C78">
      <w:pPr>
        <w:pPrChange w:id="2692" w:author="芙兰朵露" w:date="2022-05-22T01:45:00Z">
          <w:pPr>
            <w:ind w:firstLineChars="200" w:firstLine="420"/>
          </w:pPr>
        </w:pPrChange>
      </w:pPr>
      <w:del w:id="2693" w:author="芙兰朵露" w:date="2022-05-22T01:45:00Z">
        <w:r>
          <w:rPr>
            <w:rFonts w:hint="eastAsia"/>
          </w:rPr>
          <w:delText>“</w:delText>
        </w:r>
      </w:del>
      <w:ins w:id="2694" w:author="芙兰朵露" w:date="2022-05-22T01:45:00Z">
        <w:r w:rsidR="00483C78" w:rsidRPr="00750B60">
          <w:rPr>
            <w:rFonts w:hint="eastAsia"/>
          </w:rPr>
          <w:t>「</w:t>
        </w:r>
      </w:ins>
      <w:r w:rsidR="00483C78" w:rsidRPr="00750B60">
        <w:rPr>
          <w:rFonts w:hint="eastAsia"/>
        </w:rPr>
        <w:t>那就</w:t>
      </w:r>
      <w:del w:id="2695" w:author="芙兰朵露" w:date="2022-05-22T01:45:00Z">
        <w:r>
          <w:rPr>
            <w:rFonts w:hint="eastAsia"/>
          </w:rPr>
          <w:delText>控制好</w:delText>
        </w:r>
      </w:del>
      <w:ins w:id="2696" w:author="芙兰朵露" w:date="2022-05-22T01:45:00Z">
        <w:r w:rsidR="006C7330" w:rsidRPr="00750B60">
          <w:rPr>
            <w:rFonts w:hint="eastAsia"/>
          </w:rPr>
          <w:t>注意</w:t>
        </w:r>
      </w:ins>
      <w:r w:rsidR="00483C78" w:rsidRPr="00750B60">
        <w:rPr>
          <w:rFonts w:hint="eastAsia"/>
        </w:rPr>
        <w:t>你</w:t>
      </w:r>
      <w:del w:id="2697" w:author="芙兰朵露" w:date="2022-05-22T01:45:00Z">
        <w:r>
          <w:rPr>
            <w:rFonts w:hint="eastAsia"/>
          </w:rPr>
          <w:delText>自己</w:delText>
        </w:r>
      </w:del>
      <w:r w:rsidR="00483C78" w:rsidRPr="00750B60">
        <w:rPr>
          <w:rFonts w:hint="eastAsia"/>
        </w:rPr>
        <w:t>的言行！</w:t>
      </w:r>
      <w:del w:id="2698" w:author="芙兰朵露" w:date="2022-05-22T01:45:00Z">
        <w:r>
          <w:rPr>
            <w:rFonts w:hint="eastAsia"/>
          </w:rPr>
          <w:delText>”</w:delText>
        </w:r>
      </w:del>
      <w:ins w:id="2699" w:author="芙兰朵露" w:date="2022-05-22T01:45:00Z">
        <w:r w:rsidR="00483C78" w:rsidRPr="00750B60">
          <w:rPr>
            <w:rFonts w:hint="eastAsia"/>
          </w:rPr>
          <w:t>」</w:t>
        </w:r>
      </w:ins>
    </w:p>
    <w:p w14:paraId="4ECDEBB3" w14:textId="3421D6CB" w:rsidR="00483C78" w:rsidRPr="00750B60" w:rsidRDefault="00483C78" w:rsidP="00483C78">
      <w:pPr>
        <w:pPrChange w:id="2700" w:author="芙兰朵露" w:date="2022-05-22T01:45:00Z">
          <w:pPr>
            <w:ind w:firstLineChars="200" w:firstLine="420"/>
          </w:pPr>
        </w:pPrChange>
      </w:pPr>
      <w:r w:rsidRPr="00750B60">
        <w:rPr>
          <w:rFonts w:hint="eastAsia"/>
        </w:rPr>
        <w:t>导师并不是特别</w:t>
      </w:r>
      <w:proofErr w:type="gramStart"/>
      <w:r w:rsidRPr="00750B60">
        <w:rPr>
          <w:rFonts w:hint="eastAsia"/>
        </w:rPr>
        <w:t>的魔导者</w:t>
      </w:r>
      <w:proofErr w:type="gramEnd"/>
      <w:r w:rsidRPr="00750B60">
        <w:rPr>
          <w:rFonts w:hint="eastAsia"/>
        </w:rPr>
        <w:t>。和【使徒】的特异性</w:t>
      </w:r>
      <w:del w:id="2701" w:author="芙兰朵露" w:date="2022-05-22T01:45:00Z">
        <w:r w:rsidR="00873996">
          <w:rPr>
            <w:rFonts w:hint="eastAsia"/>
          </w:rPr>
          <w:delText>相比更是</w:delText>
        </w:r>
      </w:del>
      <w:ins w:id="2702" w:author="芙兰朵露" w:date="2022-05-22T01:45:00Z">
        <w:r w:rsidR="006C7330" w:rsidRPr="00750B60">
          <w:rPr>
            <w:rFonts w:hint="eastAsia"/>
          </w:rPr>
          <w:t>是她</w:t>
        </w:r>
      </w:ins>
      <w:r w:rsidRPr="00750B60">
        <w:rPr>
          <w:rFonts w:hint="eastAsia"/>
        </w:rPr>
        <w:t>远不能及</w:t>
      </w:r>
      <w:ins w:id="2703" w:author="芙兰朵露" w:date="2022-05-22T01:45:00Z">
        <w:r w:rsidR="006C7330" w:rsidRPr="00750B60">
          <w:rPr>
            <w:rFonts w:hint="eastAsia"/>
          </w:rPr>
          <w:t>的</w:t>
        </w:r>
      </w:ins>
      <w:r w:rsidRPr="00750B60">
        <w:rPr>
          <w:rFonts w:hint="eastAsia"/>
        </w:rPr>
        <w:t>。如果和眼前的老女人正面战斗，恐怕</w:t>
      </w:r>
      <w:del w:id="2704" w:author="芙兰朵露" w:date="2022-05-22T01:45:00Z">
        <w:r w:rsidR="00873996">
          <w:rPr>
            <w:rFonts w:hint="eastAsia"/>
          </w:rPr>
          <w:delText>只要几句话</w:delText>
        </w:r>
      </w:del>
      <w:ins w:id="2705" w:author="芙兰朵露" w:date="2022-05-22T01:45:00Z">
        <w:r w:rsidR="006C7330" w:rsidRPr="00750B60">
          <w:rPr>
            <w:rFonts w:hint="eastAsia"/>
          </w:rPr>
          <w:t>眨眼</w:t>
        </w:r>
      </w:ins>
      <w:r w:rsidR="006C7330" w:rsidRPr="00750B60">
        <w:rPr>
          <w:rFonts w:hint="eastAsia"/>
        </w:rPr>
        <w:t>的</w:t>
      </w:r>
      <w:del w:id="2706" w:author="芙兰朵露" w:date="2022-05-22T01:45:00Z">
        <w:r w:rsidR="00873996">
          <w:rPr>
            <w:rFonts w:hint="eastAsia"/>
          </w:rPr>
          <w:delText>时间</w:delText>
        </w:r>
      </w:del>
      <w:ins w:id="2707" w:author="芙兰朵露" w:date="2022-05-22T01:45:00Z">
        <w:r w:rsidR="006C7330" w:rsidRPr="00750B60">
          <w:rPr>
            <w:rFonts w:hint="eastAsia"/>
          </w:rPr>
          <w:t>功夫</w:t>
        </w:r>
      </w:ins>
      <w:r w:rsidRPr="00750B60">
        <w:rPr>
          <w:rFonts w:hint="eastAsia"/>
        </w:rPr>
        <w:t>就会落败。</w:t>
      </w:r>
    </w:p>
    <w:p w14:paraId="4CD81AB4" w14:textId="3C9F8A82" w:rsidR="00483C78" w:rsidRPr="00750B60" w:rsidRDefault="00873996" w:rsidP="00483C78">
      <w:pPr>
        <w:pPrChange w:id="2708" w:author="芙兰朵露" w:date="2022-05-22T01:45:00Z">
          <w:pPr>
            <w:ind w:firstLineChars="200" w:firstLine="420"/>
          </w:pPr>
        </w:pPrChange>
      </w:pPr>
      <w:del w:id="2709" w:author="芙兰朵露" w:date="2022-05-22T01:45:00Z">
        <w:r>
          <w:rPr>
            <w:rFonts w:hint="eastAsia"/>
          </w:rPr>
          <w:delText>“关于</w:delText>
        </w:r>
      </w:del>
      <w:ins w:id="2710" w:author="芙兰朵露" w:date="2022-05-22T01:45:00Z">
        <w:r w:rsidR="00483C78" w:rsidRPr="00750B60">
          <w:rPr>
            <w:rFonts w:hint="eastAsia"/>
          </w:rPr>
          <w:t>「</w:t>
        </w:r>
      </w:ins>
      <w:r w:rsidR="006C7330" w:rsidRPr="00750B60">
        <w:rPr>
          <w:rFonts w:hint="eastAsia"/>
        </w:rPr>
        <w:t>时任</w:t>
      </w:r>
      <w:del w:id="2711" w:author="芙兰朵露" w:date="2022-05-22T01:45:00Z">
        <w:r>
          <w:rPr>
            <w:rFonts w:hint="eastAsia"/>
          </w:rPr>
          <w:delText>·</w:delText>
        </w:r>
      </w:del>
      <w:r w:rsidR="006C7330" w:rsidRPr="00750B60">
        <w:rPr>
          <w:rFonts w:hint="eastAsia"/>
        </w:rPr>
        <w:t>灯里</w:t>
      </w:r>
      <w:del w:id="2712" w:author="芙兰朵露" w:date="2022-05-22T01:45:00Z">
        <w:r>
          <w:rPr>
            <w:rFonts w:hint="eastAsia"/>
          </w:rPr>
          <w:delText>的事情</w:delText>
        </w:r>
      </w:del>
      <w:r w:rsidR="00483C78" w:rsidRPr="00750B60">
        <w:rPr>
          <w:rFonts w:hint="eastAsia"/>
        </w:rPr>
        <w:t>就交给你</w:t>
      </w:r>
      <w:ins w:id="2713" w:author="芙兰朵露" w:date="2022-05-22T01:45:00Z">
        <w:r w:rsidR="006C7330" w:rsidRPr="00750B60">
          <w:rPr>
            <w:rFonts w:hint="eastAsia"/>
          </w:rPr>
          <w:t>了</w:t>
        </w:r>
      </w:ins>
      <w:r w:rsidR="00483C78" w:rsidRPr="00750B60">
        <w:rPr>
          <w:rFonts w:hint="eastAsia"/>
        </w:rPr>
        <w:t>。可别搞砸了。我还要集中精神守护礼拜堂</w:t>
      </w:r>
      <w:del w:id="2714" w:author="芙兰朵露" w:date="2022-05-22T01:45:00Z">
        <w:r>
          <w:rPr>
            <w:rFonts w:hint="eastAsia"/>
          </w:rPr>
          <w:delText>。”</w:delText>
        </w:r>
      </w:del>
      <w:ins w:id="2715" w:author="芙兰朵露" w:date="2022-05-22T01:45:00Z">
        <w:r w:rsidR="00483C78" w:rsidRPr="00750B60">
          <w:rPr>
            <w:rFonts w:hint="eastAsia"/>
          </w:rPr>
          <w:t>」</w:t>
        </w:r>
      </w:ins>
    </w:p>
    <w:p w14:paraId="19853BB7" w14:textId="77777777" w:rsidR="00483C78" w:rsidRPr="00750B60" w:rsidRDefault="00483C78" w:rsidP="00483C78">
      <w:pPr>
        <w:pPrChange w:id="2716" w:author="芙兰朵露" w:date="2022-05-22T01:45:00Z">
          <w:pPr>
            <w:ind w:firstLineChars="200" w:firstLine="420"/>
          </w:pPr>
        </w:pPrChange>
      </w:pPr>
      <w:r w:rsidRPr="00750B60">
        <w:rPr>
          <w:rFonts w:hint="eastAsia"/>
        </w:rPr>
        <w:t>艾尔卡米扔下这句话就离开了站台。</w:t>
      </w:r>
    </w:p>
    <w:p w14:paraId="2750AA88" w14:textId="3D346B2D" w:rsidR="00483C78" w:rsidRPr="00750B60" w:rsidRDefault="00483C78" w:rsidP="00483C78">
      <w:pPr>
        <w:pPrChange w:id="2717" w:author="芙兰朵露" w:date="2022-05-22T01:45:00Z">
          <w:pPr>
            <w:ind w:firstLineChars="200" w:firstLine="420"/>
          </w:pPr>
        </w:pPrChange>
      </w:pPr>
      <w:r w:rsidRPr="00750B60">
        <w:rPr>
          <w:rFonts w:hint="eastAsia"/>
        </w:rPr>
        <w:t>与以前一样。这个人明明毫无疑问是大陆中拥有着首屈一指的力量的强大人物，为什么没有养成一切尽在掌握的沉稳性格呢</w:t>
      </w:r>
      <w:del w:id="2718" w:author="芙兰朵露" w:date="2022-05-22T01:45:00Z">
        <w:r w:rsidR="00873996">
          <w:rPr>
            <w:rFonts w:hint="eastAsia"/>
          </w:rPr>
          <w:delText>？</w:delText>
        </w:r>
      </w:del>
      <w:ins w:id="2719" w:author="芙兰朵露" w:date="2022-05-22T01:45:00Z">
        <w:r w:rsidR="006C7330" w:rsidRPr="00750B60">
          <w:rPr>
            <w:rFonts w:hint="eastAsia"/>
          </w:rPr>
          <w:t>。</w:t>
        </w:r>
      </w:ins>
      <w:r w:rsidRPr="00750B60">
        <w:rPr>
          <w:rFonts w:hint="eastAsia"/>
        </w:rPr>
        <w:t>导师目送着饱含着怒气与猜忌的</w:t>
      </w:r>
      <w:r w:rsidR="006C7330" w:rsidRPr="00750B60">
        <w:rPr>
          <w:rFonts w:hint="eastAsia"/>
        </w:rPr>
        <w:t>这</w:t>
      </w:r>
      <w:del w:id="2720" w:author="芙兰朵露" w:date="2022-05-22T01:45:00Z">
        <w:r w:rsidR="00873996">
          <w:rPr>
            <w:rFonts w:hint="eastAsia"/>
          </w:rPr>
          <w:delText>一</w:delText>
        </w:r>
      </w:del>
      <w:r w:rsidR="006C7330" w:rsidRPr="00750B60">
        <w:rPr>
          <w:rFonts w:hint="eastAsia"/>
        </w:rPr>
        <w:t>位</w:t>
      </w:r>
      <w:del w:id="2721" w:author="芙兰朵露" w:date="2022-05-22T01:45:00Z">
        <w:r w:rsidR="00873996">
          <w:rPr>
            <w:rFonts w:hint="eastAsia"/>
          </w:rPr>
          <w:delText>年迈女性离开</w:delText>
        </w:r>
      </w:del>
      <w:ins w:id="2722" w:author="芙兰朵露" w:date="2022-05-22T01:45:00Z">
        <w:r w:rsidR="006C7330" w:rsidRPr="00750B60">
          <w:rPr>
            <w:rFonts w:hint="eastAsia"/>
          </w:rPr>
          <w:t>老太婆远去</w:t>
        </w:r>
      </w:ins>
      <w:r w:rsidRPr="00750B60">
        <w:rPr>
          <w:rFonts w:hint="eastAsia"/>
        </w:rPr>
        <w:t>。</w:t>
      </w:r>
    </w:p>
    <w:p w14:paraId="5CAAEF15" w14:textId="6CA7A39D" w:rsidR="00483C78" w:rsidRPr="00750B60" w:rsidRDefault="00873996" w:rsidP="00483C78">
      <w:pPr>
        <w:pPrChange w:id="2723" w:author="芙兰朵露" w:date="2022-05-22T01:45:00Z">
          <w:pPr>
            <w:ind w:firstLineChars="200" w:firstLine="420"/>
          </w:pPr>
        </w:pPrChange>
      </w:pPr>
      <w:del w:id="2724" w:author="芙兰朵露" w:date="2022-05-22T01:45:00Z">
        <w:r>
          <w:rPr>
            <w:rFonts w:hint="eastAsia"/>
          </w:rPr>
          <w:delText>“</w:delText>
        </w:r>
      </w:del>
      <w:ins w:id="2725" w:author="芙兰朵露" w:date="2022-05-22T01:45:00Z">
        <w:r w:rsidR="00483C78" w:rsidRPr="00750B60">
          <w:rPr>
            <w:rFonts w:hint="eastAsia"/>
          </w:rPr>
          <w:t>「</w:t>
        </w:r>
      </w:ins>
      <w:r w:rsidR="00483C78" w:rsidRPr="00750B60">
        <w:rPr>
          <w:rFonts w:hint="eastAsia"/>
        </w:rPr>
        <w:t>……『主』与【使徒】</w:t>
      </w:r>
      <w:ins w:id="2726" w:author="芙兰朵露" w:date="2022-05-22T01:45:00Z">
        <w:r w:rsidR="006C7330" w:rsidRPr="00750B60">
          <w:rPr>
            <w:rFonts w:hint="eastAsia"/>
          </w:rPr>
          <w:t>们</w:t>
        </w:r>
      </w:ins>
      <w:r w:rsidR="00483C78" w:rsidRPr="00750B60">
        <w:rPr>
          <w:rFonts w:hint="eastAsia"/>
        </w:rPr>
        <w:t>之间互相冲突的压力吗？</w:t>
      </w:r>
      <w:del w:id="2727" w:author="芙兰朵露" w:date="2022-05-22T01:45:00Z">
        <w:r>
          <w:rPr>
            <w:rFonts w:hint="eastAsia"/>
          </w:rPr>
          <w:delText>”</w:delText>
        </w:r>
      </w:del>
      <w:ins w:id="2728" w:author="芙兰朵露" w:date="2022-05-22T01:45:00Z">
        <w:r w:rsidR="00483C78" w:rsidRPr="00750B60">
          <w:rPr>
            <w:rFonts w:hint="eastAsia"/>
          </w:rPr>
          <w:t>」</w:t>
        </w:r>
      </w:ins>
    </w:p>
    <w:p w14:paraId="24A2E401" w14:textId="763C9D44" w:rsidR="00483C78" w:rsidRPr="00750B60" w:rsidRDefault="00483C78" w:rsidP="00483C78">
      <w:pPr>
        <w:rPr>
          <w:rPrChange w:id="2729" w:author="芙兰朵露" w:date="2022-05-22T01:45:00Z">
            <w:rPr>
              <w:color w:val="FF0000"/>
            </w:rPr>
          </w:rPrChange>
        </w:rPr>
        <w:pPrChange w:id="2730" w:author="芙兰朵露" w:date="2022-05-22T01:45:00Z">
          <w:pPr>
            <w:ind w:firstLineChars="200" w:firstLine="420"/>
          </w:pPr>
        </w:pPrChange>
      </w:pPr>
      <w:r w:rsidRPr="00750B60">
        <w:rPr>
          <w:rFonts w:hint="eastAsia"/>
        </w:rPr>
        <w:t>虽然说艾尔卡米也是【使徒】中的一员，</w:t>
      </w:r>
      <w:del w:id="2731" w:author="芙兰朵露" w:date="2022-05-22T01:45:00Z">
        <w:r w:rsidR="00873996">
          <w:rPr>
            <w:rFonts w:hint="eastAsia"/>
          </w:rPr>
          <w:delText>她心理还存在的对主的敬畏让有些事情变得很难办</w:delText>
        </w:r>
      </w:del>
      <w:ins w:id="2732" w:author="芙兰朵露" w:date="2022-05-22T01:45:00Z">
        <w:r w:rsidR="002617D3" w:rsidRPr="00750B60">
          <w:rPr>
            <w:rFonts w:hint="eastAsia"/>
          </w:rPr>
          <w:t>但还半吊子地留着些常识，很是棘手</w:t>
        </w:r>
      </w:ins>
      <w:r w:rsidR="002617D3" w:rsidRPr="00750B60">
        <w:rPr>
          <w:rFonts w:hint="eastAsia"/>
        </w:rPr>
        <w:t>。</w:t>
      </w:r>
    </w:p>
    <w:p w14:paraId="1811B902" w14:textId="77777777" w:rsidR="00483C78" w:rsidRPr="00750B60" w:rsidRDefault="00483C78" w:rsidP="00483C78">
      <w:pPr>
        <w:pPrChange w:id="2733" w:author="芙兰朵露" w:date="2022-05-22T01:45:00Z">
          <w:pPr>
            <w:ind w:firstLineChars="200" w:firstLine="420"/>
          </w:pPr>
        </w:pPrChange>
      </w:pPr>
      <w:r w:rsidRPr="00750B60">
        <w:rPr>
          <w:rFonts w:hint="eastAsia"/>
        </w:rPr>
        <w:t>然后，导师反复咀嚼着刚刚的对话。</w:t>
      </w:r>
    </w:p>
    <w:p w14:paraId="7AF32F81" w14:textId="1B78D3D3" w:rsidR="00483C78" w:rsidRPr="00750B60" w:rsidRDefault="00483C78" w:rsidP="00483C78">
      <w:pPr>
        <w:pPrChange w:id="2734" w:author="芙兰朵露" w:date="2022-05-22T01:45:00Z">
          <w:pPr>
            <w:ind w:firstLineChars="200" w:firstLine="420"/>
          </w:pPr>
        </w:pPrChange>
      </w:pPr>
      <w:r w:rsidRPr="00750B60">
        <w:rPr>
          <w:rFonts w:hint="eastAsia"/>
        </w:rPr>
        <w:t>入侵大圣堂。如果是导师『阳炎』的话肯定是没有办法。</w:t>
      </w:r>
      <w:del w:id="2735" w:author="芙兰朵露" w:date="2022-05-22T01:45:00Z">
        <w:r w:rsidR="00873996">
          <w:rPr>
            <w:rFonts w:hint="eastAsia"/>
          </w:rPr>
          <w:delText>也不知是好是坏</w:delText>
        </w:r>
      </w:del>
      <w:ins w:id="2736" w:author="芙兰朵露" w:date="2022-05-22T01:45:00Z">
        <w:r w:rsidR="00EC6904" w:rsidRPr="00750B60">
          <w:rPr>
            <w:rFonts w:hint="eastAsia"/>
          </w:rPr>
          <w:t>不论好坏</w:t>
        </w:r>
      </w:ins>
      <w:r w:rsidRPr="00750B60">
        <w:rPr>
          <w:rFonts w:hint="eastAsia"/>
        </w:rPr>
        <w:t>，她的能力已经被【使徒】彻底摸清。</w:t>
      </w:r>
      <w:del w:id="2737" w:author="芙兰朵露" w:date="2022-05-22T01:45:00Z">
        <w:r w:rsidR="00873996">
          <w:rPr>
            <w:rFonts w:hint="eastAsia"/>
          </w:rPr>
          <w:delText>被</w:delText>
        </w:r>
      </w:del>
      <w:r w:rsidRPr="00750B60">
        <w:rPr>
          <w:rFonts w:hint="eastAsia"/>
        </w:rPr>
        <w:t>以艾尔卡米为首的他们全力警戒的她肯定是做不到入侵大圣堂。</w:t>
      </w:r>
    </w:p>
    <w:p w14:paraId="5E726764" w14:textId="77777777" w:rsidR="00483C78" w:rsidRPr="00750B60" w:rsidRDefault="00483C78" w:rsidP="00483C78">
      <w:pPr>
        <w:pPrChange w:id="2738" w:author="芙兰朵露" w:date="2022-05-22T01:45:00Z">
          <w:pPr>
            <w:ind w:firstLineChars="200" w:firstLine="420"/>
          </w:pPr>
        </w:pPrChange>
      </w:pPr>
      <w:r w:rsidRPr="00750B60">
        <w:rPr>
          <w:rFonts w:hint="eastAsia"/>
        </w:rPr>
        <w:t>但是，如果是梅诺的话。</w:t>
      </w:r>
    </w:p>
    <w:p w14:paraId="65F54729" w14:textId="77777777" w:rsidR="00483C78" w:rsidRPr="00750B60" w:rsidRDefault="00483C78" w:rsidP="00483C78">
      <w:pPr>
        <w:pPrChange w:id="2739" w:author="芙兰朵露" w:date="2022-05-22T01:45:00Z">
          <w:pPr>
            <w:ind w:firstLineChars="200" w:firstLine="420"/>
          </w:pPr>
        </w:pPrChange>
      </w:pPr>
      <w:r w:rsidRPr="00750B60">
        <w:rPr>
          <w:rFonts w:hint="eastAsia"/>
        </w:rPr>
        <w:t>如果是还没做出会被【使徒】警戒的成就的梅诺的话。</w:t>
      </w:r>
    </w:p>
    <w:p w14:paraId="0DB7D5F3" w14:textId="43B6B93C" w:rsidR="00483C78" w:rsidRPr="00750B60" w:rsidRDefault="00873996" w:rsidP="00483C78">
      <w:pPr>
        <w:pPrChange w:id="2740" w:author="芙兰朵露" w:date="2022-05-22T01:45:00Z">
          <w:pPr>
            <w:ind w:firstLineChars="200" w:firstLine="420"/>
          </w:pPr>
        </w:pPrChange>
      </w:pPr>
      <w:del w:id="2741" w:author="芙兰朵露" w:date="2022-05-22T01:45:00Z">
        <w:r>
          <w:rPr>
            <w:rFonts w:hint="eastAsia"/>
          </w:rPr>
          <w:delText>“梅诺</w:delText>
        </w:r>
      </w:del>
      <w:ins w:id="2742" w:author="芙兰朵露" w:date="2022-05-22T01:45:00Z">
        <w:r w:rsidR="00483C78" w:rsidRPr="00750B60">
          <w:rPr>
            <w:rFonts w:hint="eastAsia"/>
          </w:rPr>
          <w:t>「</w:t>
        </w:r>
        <w:r w:rsidR="002617D3" w:rsidRPr="00750B60">
          <w:rPr>
            <w:rFonts w:hint="eastAsia"/>
          </w:rPr>
          <w:t>嘛</w:t>
        </w:r>
      </w:ins>
      <w:r w:rsidR="00483C78" w:rsidRPr="00750B60">
        <w:rPr>
          <w:rFonts w:hint="eastAsia"/>
        </w:rPr>
        <w:t>，说不定做得到</w:t>
      </w:r>
      <w:del w:id="2743" w:author="芙兰朵露" w:date="2022-05-22T01:45:00Z">
        <w:r>
          <w:rPr>
            <w:rFonts w:hint="eastAsia"/>
          </w:rPr>
          <w:delText>。”</w:delText>
        </w:r>
      </w:del>
      <w:ins w:id="2744" w:author="芙兰朵露" w:date="2022-05-22T01:45:00Z">
        <w:r w:rsidR="00483C78" w:rsidRPr="00750B60">
          <w:rPr>
            <w:rFonts w:hint="eastAsia"/>
          </w:rPr>
          <w:t>」</w:t>
        </w:r>
      </w:ins>
    </w:p>
    <w:p w14:paraId="60978DE3" w14:textId="47610284" w:rsidR="00483C78" w:rsidRPr="00750B60" w:rsidRDefault="00483C78" w:rsidP="00483C78">
      <w:pPr>
        <w:pPrChange w:id="2745" w:author="芙兰朵露" w:date="2022-05-22T01:45:00Z">
          <w:pPr>
            <w:ind w:firstLineChars="200" w:firstLine="420"/>
          </w:pPr>
        </w:pPrChange>
      </w:pPr>
      <w:r w:rsidRPr="00750B60">
        <w:rPr>
          <w:rFonts w:hint="eastAsia"/>
        </w:rPr>
        <w:t>不同的人</w:t>
      </w:r>
      <w:del w:id="2746" w:author="芙兰朵露" w:date="2022-05-22T01:45:00Z">
        <w:r w:rsidR="00873996">
          <w:rPr>
            <w:rFonts w:hint="eastAsia"/>
          </w:rPr>
          <w:delText>有</w:delText>
        </w:r>
      </w:del>
      <w:ins w:id="2747" w:author="芙兰朵露" w:date="2022-05-22T01:45:00Z">
        <w:r w:rsidR="006567C1" w:rsidRPr="00750B60">
          <w:rPr>
            <w:rFonts w:hint="eastAsia"/>
          </w:rPr>
          <w:t>扮演着</w:t>
        </w:r>
      </w:ins>
      <w:r w:rsidR="006567C1" w:rsidRPr="00750B60">
        <w:rPr>
          <w:rFonts w:hint="eastAsia"/>
        </w:rPr>
        <w:t>不同的</w:t>
      </w:r>
      <w:del w:id="2748" w:author="芙兰朵露" w:date="2022-05-22T01:45:00Z">
        <w:r w:rsidR="00873996">
          <w:rPr>
            <w:rFonts w:hint="eastAsia"/>
          </w:rPr>
          <w:delText>能力</w:delText>
        </w:r>
      </w:del>
      <w:ins w:id="2749" w:author="芙兰朵露" w:date="2022-05-22T01:45:00Z">
        <w:r w:rsidR="006567C1" w:rsidRPr="00750B60">
          <w:rPr>
            <w:rFonts w:hint="eastAsia"/>
          </w:rPr>
          <w:t>角色</w:t>
        </w:r>
      </w:ins>
      <w:r w:rsidRPr="00750B60">
        <w:rPr>
          <w:rFonts w:hint="eastAsia"/>
        </w:rPr>
        <w:t>。导师『阳炎』做不到的事情，如果是『阳炎的后继』梅诺来做，或许就能够做到。</w:t>
      </w:r>
    </w:p>
    <w:p w14:paraId="312B29AA" w14:textId="77777777" w:rsidR="00483C78" w:rsidRPr="00750B60" w:rsidRDefault="00483C78" w:rsidP="00483C78">
      <w:pPr>
        <w:pPrChange w:id="2750" w:author="芙兰朵露" w:date="2022-05-22T01:45:00Z">
          <w:pPr>
            <w:ind w:firstLineChars="200" w:firstLine="420"/>
          </w:pPr>
        </w:pPrChange>
      </w:pPr>
      <w:r w:rsidRPr="00750B60">
        <w:rPr>
          <w:rFonts w:hint="eastAsia"/>
        </w:rPr>
        <w:t>导师打算报告上去这样的事实，但是却并不打算进行应对。</w:t>
      </w:r>
    </w:p>
    <w:p w14:paraId="5FEA1D52" w14:textId="7D6DB4CF" w:rsidR="00483C78" w:rsidRPr="00750B60" w:rsidRDefault="00873996" w:rsidP="00483C78">
      <w:pPr>
        <w:pPrChange w:id="2751" w:author="芙兰朵露" w:date="2022-05-22T01:45:00Z">
          <w:pPr>
            <w:ind w:firstLineChars="200" w:firstLine="420"/>
          </w:pPr>
        </w:pPrChange>
      </w:pPr>
      <w:del w:id="2752" w:author="芙兰朵露" w:date="2022-05-22T01:45:00Z">
        <w:r>
          <w:rPr>
            <w:rFonts w:hint="eastAsia"/>
          </w:rPr>
          <w:delText>并不是不打算</w:delText>
        </w:r>
      </w:del>
      <w:ins w:id="2753" w:author="芙兰朵露" w:date="2022-05-22T01:45:00Z">
        <w:r w:rsidR="00504FEA" w:rsidRPr="00750B60">
          <w:rPr>
            <w:rFonts w:hint="eastAsia"/>
          </w:rPr>
          <w:t>她并不能</w:t>
        </w:r>
      </w:ins>
      <w:r w:rsidR="00504FEA" w:rsidRPr="00750B60">
        <w:rPr>
          <w:rFonts w:hint="eastAsia"/>
        </w:rPr>
        <w:t>阻止</w:t>
      </w:r>
      <w:del w:id="2754" w:author="芙兰朵露" w:date="2022-05-22T01:45:00Z">
        <w:r>
          <w:rPr>
            <w:rFonts w:hint="eastAsia"/>
          </w:rPr>
          <w:delText>梅诺犯</w:delText>
        </w:r>
      </w:del>
      <w:ins w:id="2755" w:author="芙兰朵露" w:date="2022-05-22T01:45:00Z">
        <w:r w:rsidR="00504FEA" w:rsidRPr="00750B60">
          <w:rPr>
            <w:rFonts w:hint="eastAsia"/>
          </w:rPr>
          <w:t>别人</w:t>
        </w:r>
        <w:r w:rsidR="00483C78" w:rsidRPr="00750B60">
          <w:rPr>
            <w:rFonts w:hint="eastAsia"/>
          </w:rPr>
          <w:t>犯</w:t>
        </w:r>
      </w:ins>
      <w:r w:rsidR="00483C78" w:rsidRPr="00750B60">
        <w:rPr>
          <w:rFonts w:hint="eastAsia"/>
        </w:rPr>
        <w:t>下禁忌。</w:t>
      </w:r>
      <w:del w:id="2756" w:author="芙兰朵露" w:date="2022-05-22T01:45:00Z">
        <w:r>
          <w:rPr>
            <w:rFonts w:hint="eastAsia"/>
          </w:rPr>
          <w:delText>而是阻止梅诺并不是</w:delText>
        </w:r>
      </w:del>
      <w:ins w:id="2757" w:author="芙兰朵露" w:date="2022-05-22T01:45:00Z">
        <w:r w:rsidR="00504FEA" w:rsidRPr="00750B60">
          <w:rPr>
            <w:rFonts w:hint="eastAsia"/>
          </w:rPr>
          <w:t>防范于未然不是</w:t>
        </w:r>
      </w:ins>
      <w:r w:rsidR="00504FEA" w:rsidRPr="00750B60">
        <w:rPr>
          <w:rFonts w:hint="eastAsia"/>
        </w:rPr>
        <w:t>她</w:t>
      </w:r>
      <w:del w:id="2758" w:author="芙兰朵露" w:date="2022-05-22T01:45:00Z">
        <w:r>
          <w:rPr>
            <w:rFonts w:hint="eastAsia"/>
          </w:rPr>
          <w:delText>要做</w:delText>
        </w:r>
      </w:del>
      <w:r w:rsidR="00504FEA" w:rsidRPr="00750B60">
        <w:rPr>
          <w:rFonts w:hint="eastAsia"/>
        </w:rPr>
        <w:t>的</w:t>
      </w:r>
      <w:del w:id="2759" w:author="芙兰朵露" w:date="2022-05-22T01:45:00Z">
        <w:r>
          <w:rPr>
            <w:rFonts w:hint="eastAsia"/>
          </w:rPr>
          <w:delText>事情</w:delText>
        </w:r>
      </w:del>
      <w:ins w:id="2760" w:author="芙兰朵露" w:date="2022-05-22T01:45:00Z">
        <w:r w:rsidR="00504FEA" w:rsidRPr="00750B60">
          <w:rPr>
            <w:rFonts w:hint="eastAsia"/>
          </w:rPr>
          <w:t>职责</w:t>
        </w:r>
      </w:ins>
      <w:r w:rsidR="00483C78" w:rsidRPr="00750B60">
        <w:rPr>
          <w:rFonts w:hint="eastAsia"/>
        </w:rPr>
        <w:t>。</w:t>
      </w:r>
    </w:p>
    <w:p w14:paraId="3373C654" w14:textId="77777777" w:rsidR="00483C78" w:rsidRPr="00750B60" w:rsidRDefault="00483C78" w:rsidP="00483C78">
      <w:pPr>
        <w:pPrChange w:id="2761" w:author="芙兰朵露" w:date="2022-05-22T01:45:00Z">
          <w:pPr>
            <w:ind w:firstLineChars="200" w:firstLine="420"/>
          </w:pPr>
        </w:pPrChange>
      </w:pPr>
      <w:r w:rsidRPr="00750B60">
        <w:rPr>
          <w:rFonts w:hint="eastAsia"/>
        </w:rPr>
        <w:t>导师的工作只是将变成禁忌的人或事，从这个世界抹去。</w:t>
      </w:r>
    </w:p>
    <w:p w14:paraId="7B8C61CC" w14:textId="77777777" w:rsidR="00483C78" w:rsidRPr="00750B60" w:rsidRDefault="00483C78" w:rsidP="00483C78">
      <w:pPr>
        <w:pPrChange w:id="2762" w:author="芙兰朵露" w:date="2022-05-22T01:45:00Z">
          <w:pPr>
            <w:ind w:firstLineChars="200" w:firstLine="420"/>
          </w:pPr>
        </w:pPrChange>
      </w:pPr>
      <w:r w:rsidRPr="00750B60">
        <w:rPr>
          <w:rFonts w:hint="eastAsia"/>
        </w:rPr>
        <w:t>正因为贯彻着这样的信条，导师才成为了传说。</w:t>
      </w:r>
    </w:p>
    <w:p w14:paraId="5390D4C8" w14:textId="77777777" w:rsidR="00483C78" w:rsidRPr="00750B60" w:rsidRDefault="00483C78" w:rsidP="00483C78">
      <w:pPr>
        <w:pPrChange w:id="2763" w:author="芙兰朵露" w:date="2022-05-22T01:45:00Z">
          <w:pPr>
            <w:ind w:firstLineChars="200" w:firstLine="420"/>
          </w:pPr>
        </w:pPrChange>
      </w:pPr>
      <w:r w:rsidRPr="00750B60">
        <w:rPr>
          <w:rFonts w:hint="eastAsia"/>
        </w:rPr>
        <w:t>梅诺背叛了第一身份，入侵到这大圣堂中的话，就将她抹杀。梅诺没来的话，也不过是让她多活一段时间而已。</w:t>
      </w:r>
    </w:p>
    <w:p w14:paraId="763FD84A" w14:textId="77777777" w:rsidR="00483C78" w:rsidRPr="00750B60" w:rsidRDefault="00483C78" w:rsidP="00483C78">
      <w:pPr>
        <w:pPrChange w:id="2764" w:author="芙兰朵露" w:date="2022-05-22T01:45:00Z">
          <w:pPr>
            <w:ind w:firstLineChars="200" w:firstLine="420"/>
          </w:pPr>
        </w:pPrChange>
      </w:pPr>
      <w:r w:rsidRPr="00750B60">
        <w:rPr>
          <w:rFonts w:hint="eastAsia"/>
        </w:rPr>
        <w:t>这种程度的事情没有必要花脑筋思考。</w:t>
      </w:r>
    </w:p>
    <w:p w14:paraId="0A5994B5" w14:textId="74BE6368" w:rsidR="00483C78" w:rsidRPr="00750B60" w:rsidRDefault="006567C1" w:rsidP="00483C78">
      <w:pPr>
        <w:pPrChange w:id="2765" w:author="芙兰朵露" w:date="2022-05-22T01:45:00Z">
          <w:pPr>
            <w:ind w:firstLineChars="200" w:firstLine="420"/>
          </w:pPr>
        </w:pPrChange>
      </w:pPr>
      <w:ins w:id="2766" w:author="芙兰朵露" w:date="2022-05-22T01:45:00Z">
        <w:r w:rsidRPr="00750B60">
          <w:rPr>
            <w:rFonts w:hint="eastAsia"/>
          </w:rPr>
          <w:t>不知道是否看见</w:t>
        </w:r>
      </w:ins>
      <w:r w:rsidR="00483C78" w:rsidRPr="00750B60">
        <w:rPr>
          <w:rFonts w:hint="eastAsia"/>
        </w:rPr>
        <w:t>看到谈话结束</w:t>
      </w:r>
      <w:ins w:id="2767" w:author="芙兰朵露" w:date="2022-05-22T01:45:00Z">
        <w:r w:rsidRPr="00750B60">
          <w:rPr>
            <w:rFonts w:hint="eastAsia"/>
          </w:rPr>
          <w:t>了</w:t>
        </w:r>
      </w:ins>
      <w:r w:rsidR="00483C78" w:rsidRPr="00750B60">
        <w:rPr>
          <w:rFonts w:hint="eastAsia"/>
        </w:rPr>
        <w:t>，芙兹雅德</w:t>
      </w:r>
      <w:del w:id="2768" w:author="芙兰朵露" w:date="2022-05-22T01:45:00Z">
        <w:r w:rsidR="00873996">
          <w:rPr>
            <w:rFonts w:hint="eastAsia"/>
          </w:rPr>
          <w:delText>见机</w:delText>
        </w:r>
      </w:del>
      <w:r w:rsidR="00483C78" w:rsidRPr="00750B60">
        <w:rPr>
          <w:rFonts w:hint="eastAsia"/>
        </w:rPr>
        <w:t>从值班室里探出头来。</w:t>
      </w:r>
    </w:p>
    <w:p w14:paraId="29AAA71E" w14:textId="7A92FC26" w:rsidR="00483C78" w:rsidRPr="00750B60" w:rsidRDefault="00873996" w:rsidP="00483C78">
      <w:pPr>
        <w:pPrChange w:id="2769" w:author="芙兰朵露" w:date="2022-05-22T01:45:00Z">
          <w:pPr>
            <w:ind w:firstLineChars="200" w:firstLine="420"/>
          </w:pPr>
        </w:pPrChange>
      </w:pPr>
      <w:del w:id="2770" w:author="芙兰朵露" w:date="2022-05-22T01:45:00Z">
        <w:r>
          <w:rPr>
            <w:rFonts w:hint="eastAsia"/>
          </w:rPr>
          <w:delText>“</w:delText>
        </w:r>
      </w:del>
      <w:ins w:id="2771" w:author="芙兰朵露" w:date="2022-05-22T01:45:00Z">
        <w:r w:rsidR="00483C78" w:rsidRPr="00750B60">
          <w:rPr>
            <w:rFonts w:hint="eastAsia"/>
          </w:rPr>
          <w:t>「</w:t>
        </w:r>
      </w:ins>
      <w:r w:rsidR="00483C78" w:rsidRPr="00750B60">
        <w:rPr>
          <w:rFonts w:hint="eastAsia"/>
        </w:rPr>
        <w:t>那个，</w:t>
      </w:r>
      <w:del w:id="2772" w:author="芙兰朵露" w:date="2022-05-22T01:45:00Z">
        <w:r>
          <w:rPr>
            <w:rFonts w:hint="eastAsia"/>
          </w:rPr>
          <w:delText>【转移】</w:delText>
        </w:r>
      </w:del>
      <w:ins w:id="2773" w:author="芙兰朵露" w:date="2022-05-22T01:45:00Z">
        <w:r w:rsidR="00504FEA" w:rsidRPr="00750B60">
          <w:rPr>
            <w:rFonts w:hint="eastAsia"/>
          </w:rPr>
          <w:t>出口</w:t>
        </w:r>
      </w:ins>
      <w:r w:rsidR="00483C78" w:rsidRPr="00750B60">
        <w:rPr>
          <w:rFonts w:hint="eastAsia"/>
        </w:rPr>
        <w:t>已经准备完毕，请从侧面的入口进去</w:t>
      </w:r>
      <w:del w:id="2774" w:author="芙兰朵露" w:date="2022-05-22T01:45:00Z">
        <w:r>
          <w:rPr>
            <w:rFonts w:hint="eastAsia"/>
          </w:rPr>
          <w:delText>。”</w:delText>
        </w:r>
      </w:del>
      <w:ins w:id="2775" w:author="芙兰朵露" w:date="2022-05-22T01:45:00Z">
        <w:r w:rsidR="00483C78" w:rsidRPr="00750B60">
          <w:rPr>
            <w:rFonts w:hint="eastAsia"/>
          </w:rPr>
          <w:t>」</w:t>
        </w:r>
      </w:ins>
    </w:p>
    <w:p w14:paraId="12D9E8B1" w14:textId="7C056C7D" w:rsidR="00483C78" w:rsidRPr="00750B60" w:rsidRDefault="00873996" w:rsidP="00483C78">
      <w:pPr>
        <w:pPrChange w:id="2776" w:author="芙兰朵露" w:date="2022-05-22T01:45:00Z">
          <w:pPr>
            <w:ind w:firstLineChars="200" w:firstLine="420"/>
          </w:pPr>
        </w:pPrChange>
      </w:pPr>
      <w:del w:id="2777" w:author="芙兰朵露" w:date="2022-05-22T01:45:00Z">
        <w:r>
          <w:rPr>
            <w:rFonts w:hint="eastAsia"/>
          </w:rPr>
          <w:delText>“</w:delText>
        </w:r>
      </w:del>
      <w:ins w:id="2778" w:author="芙兰朵露" w:date="2022-05-22T01:45:00Z">
        <w:r w:rsidR="00483C78" w:rsidRPr="00750B60">
          <w:rPr>
            <w:rFonts w:hint="eastAsia"/>
          </w:rPr>
          <w:t>「</w:t>
        </w:r>
      </w:ins>
      <w:r w:rsidR="00483C78" w:rsidRPr="00750B60">
        <w:rPr>
          <w:rFonts w:hint="eastAsia"/>
        </w:rPr>
        <w:t>好的，多谢你了</w:t>
      </w:r>
      <w:del w:id="2779" w:author="芙兰朵露" w:date="2022-05-22T01:45:00Z">
        <w:r>
          <w:rPr>
            <w:rFonts w:hint="eastAsia"/>
          </w:rPr>
          <w:delText>。”</w:delText>
        </w:r>
      </w:del>
      <w:ins w:id="2780" w:author="芙兰朵露" w:date="2022-05-22T01:45:00Z">
        <w:r w:rsidR="00483C78" w:rsidRPr="00750B60">
          <w:rPr>
            <w:rFonts w:hint="eastAsia"/>
          </w:rPr>
          <w:t>」</w:t>
        </w:r>
      </w:ins>
    </w:p>
    <w:p w14:paraId="4CC08A05" w14:textId="3995C98D" w:rsidR="00483C78" w:rsidRPr="00750B60" w:rsidRDefault="00483C78" w:rsidP="00483C78">
      <w:pPr>
        <w:pPrChange w:id="2781" w:author="芙兰朵露" w:date="2022-05-22T01:45:00Z">
          <w:pPr>
            <w:ind w:firstLineChars="200" w:firstLine="420"/>
          </w:pPr>
        </w:pPrChange>
      </w:pPr>
      <w:r w:rsidRPr="00750B60">
        <w:rPr>
          <w:rFonts w:hint="eastAsia"/>
        </w:rPr>
        <w:t>导师『阳炎』</w:t>
      </w:r>
      <w:ins w:id="2782" w:author="芙兰朵露" w:date="2022-05-22T01:45:00Z">
        <w:r w:rsidR="006567C1" w:rsidRPr="00750B60">
          <w:rPr>
            <w:rFonts w:hint="eastAsia"/>
          </w:rPr>
          <w:t>理所当然地</w:t>
        </w:r>
      </w:ins>
      <w:r w:rsidRPr="00750B60">
        <w:rPr>
          <w:rFonts w:hint="eastAsia"/>
        </w:rPr>
        <w:t>向着前方走去。</w:t>
      </w:r>
    </w:p>
    <w:p w14:paraId="117BB2BE" w14:textId="1DA11B29" w:rsidR="00483C78" w:rsidRPr="00750B60" w:rsidRDefault="00483C78" w:rsidP="00483C78">
      <w:pPr>
        <w:rPr>
          <w:ins w:id="2783" w:author="芙兰朵露" w:date="2022-05-22T01:45:00Z"/>
        </w:rPr>
      </w:pPr>
    </w:p>
    <w:p w14:paraId="489BAB91" w14:textId="77777777" w:rsidR="002617D3" w:rsidRPr="00750B60" w:rsidRDefault="002617D3" w:rsidP="00483C78">
      <w:pPr>
        <w:pPrChange w:id="2784" w:author="芙兰朵露" w:date="2022-05-22T01:45:00Z">
          <w:pPr>
            <w:ind w:firstLineChars="200" w:firstLine="420"/>
          </w:pPr>
        </w:pPrChange>
      </w:pPr>
    </w:p>
    <w:p w14:paraId="5184DD18" w14:textId="1F73DEE8" w:rsidR="00483C78" w:rsidRPr="00750B60" w:rsidRDefault="00483C78" w:rsidP="00483C78">
      <w:pPr>
        <w:pPrChange w:id="2785" w:author="芙兰朵露" w:date="2022-05-22T01:45:00Z">
          <w:pPr>
            <w:ind w:firstLineChars="200" w:firstLine="420"/>
          </w:pPr>
        </w:pPrChange>
      </w:pPr>
      <w:r w:rsidRPr="00750B60">
        <w:rPr>
          <w:rFonts w:hint="eastAsia"/>
        </w:rPr>
        <w:t>高贵且骄傲，以公主的身份出生却成长为勇敢的骑士的雅修娜的光滑的脸颊</w:t>
      </w:r>
      <w:del w:id="2786" w:author="芙兰朵露" w:date="2022-05-22T01:45:00Z">
        <w:r w:rsidR="00873996">
          <w:rPr>
            <w:rFonts w:hint="eastAsia"/>
          </w:rPr>
          <w:delText>，</w:delText>
        </w:r>
      </w:del>
      <w:r w:rsidRPr="00750B60">
        <w:rPr>
          <w:rFonts w:hint="eastAsia"/>
        </w:rPr>
        <w:t>正在被</w:t>
      </w:r>
      <w:del w:id="2787" w:author="芙兰朵露" w:date="2022-05-22T01:45:00Z">
        <w:r w:rsidR="00873996">
          <w:rPr>
            <w:rFonts w:hint="eastAsia"/>
          </w:rPr>
          <w:delText>向两边拉开</w:delText>
        </w:r>
      </w:del>
      <w:ins w:id="2788" w:author="芙兰朵露" w:date="2022-05-22T01:45:00Z">
        <w:r w:rsidR="008C5AF4" w:rsidRPr="00750B60">
          <w:rPr>
            <w:rFonts w:hint="eastAsia"/>
          </w:rPr>
          <w:t>人揉捏着</w:t>
        </w:r>
      </w:ins>
      <w:r w:rsidRPr="00750B60">
        <w:rPr>
          <w:rFonts w:hint="eastAsia"/>
        </w:rPr>
        <w:t>。</w:t>
      </w:r>
    </w:p>
    <w:p w14:paraId="7122B2CA" w14:textId="7DC153B7" w:rsidR="00483C78" w:rsidRPr="00750B60" w:rsidRDefault="00483C78" w:rsidP="00483C78">
      <w:pPr>
        <w:pPrChange w:id="2789" w:author="芙兰朵露" w:date="2022-05-22T01:45:00Z">
          <w:pPr>
            <w:ind w:firstLineChars="200" w:firstLine="420"/>
          </w:pPr>
        </w:pPrChange>
      </w:pPr>
      <w:r w:rsidRPr="00750B60">
        <w:rPr>
          <w:rFonts w:hint="eastAsia"/>
        </w:rPr>
        <w:t>从下方伸手把对女性来说身材也十分高挑的她的脸向两旁拉开的人，是身材娇小可爱的</w:t>
      </w:r>
      <w:proofErr w:type="gramStart"/>
      <w:r w:rsidRPr="00750B60">
        <w:rPr>
          <w:rFonts w:hint="eastAsia"/>
        </w:rPr>
        <w:t>茉茉</w:t>
      </w:r>
      <w:proofErr w:type="gramEnd"/>
      <w:r w:rsidRPr="00750B60">
        <w:rPr>
          <w:rFonts w:hint="eastAsia"/>
        </w:rPr>
        <w:t>。在向修道院申请住宿时，不知为什么收到了</w:t>
      </w:r>
      <w:del w:id="2790" w:author="芙兰朵露" w:date="2022-05-22T01:45:00Z">
        <w:r w:rsidR="00873996">
          <w:rPr>
            <w:rFonts w:hint="eastAsia"/>
          </w:rPr>
          <w:delText>“</w:delText>
        </w:r>
      </w:del>
      <w:ins w:id="2791" w:author="芙兰朵露" w:date="2022-05-22T01:45:00Z">
        <w:r w:rsidRPr="00750B60">
          <w:rPr>
            <w:rFonts w:hint="eastAsia"/>
          </w:rPr>
          <w:t>「</w:t>
        </w:r>
      </w:ins>
      <w:r w:rsidRPr="00750B60">
        <w:rPr>
          <w:rFonts w:hint="eastAsia"/>
        </w:rPr>
        <w:t>请</w:t>
      </w:r>
      <w:del w:id="2792" w:author="芙兰朵露" w:date="2022-05-22T01:45:00Z">
        <w:r w:rsidR="00873996">
          <w:rPr>
            <w:rFonts w:hint="eastAsia"/>
          </w:rPr>
          <w:delText>将</w:delText>
        </w:r>
      </w:del>
      <w:ins w:id="2793" w:author="芙兰朵露" w:date="2022-05-22T01:45:00Z">
        <w:r w:rsidR="008C5AF4" w:rsidRPr="00750B60">
          <w:rPr>
            <w:rFonts w:hint="eastAsia"/>
          </w:rPr>
          <w:t>拉扯</w:t>
        </w:r>
      </w:ins>
      <w:r w:rsidRPr="00750B60">
        <w:rPr>
          <w:rFonts w:hint="eastAsia"/>
        </w:rPr>
        <w:t>一同旅行的女性的脸</w:t>
      </w:r>
      <w:del w:id="2794" w:author="芙兰朵露" w:date="2022-05-22T01:45:00Z">
        <w:r w:rsidR="00873996">
          <w:rPr>
            <w:rFonts w:hint="eastAsia"/>
          </w:rPr>
          <w:delText>向两边拉开”</w:delText>
        </w:r>
      </w:del>
      <w:ins w:id="2795" w:author="芙兰朵露" w:date="2022-05-22T01:45:00Z">
        <w:r w:rsidRPr="00750B60">
          <w:rPr>
            <w:rFonts w:hint="eastAsia"/>
          </w:rPr>
          <w:t>」</w:t>
        </w:r>
      </w:ins>
      <w:r w:rsidRPr="00750B60">
        <w:rPr>
          <w:rFonts w:hint="eastAsia"/>
        </w:rPr>
        <w:t>的要求，</w:t>
      </w:r>
      <w:proofErr w:type="gramStart"/>
      <w:r w:rsidRPr="00750B60">
        <w:rPr>
          <w:rFonts w:hint="eastAsia"/>
        </w:rPr>
        <w:t>茉茉</w:t>
      </w:r>
      <w:proofErr w:type="gramEnd"/>
      <w:r w:rsidRPr="00750B60">
        <w:rPr>
          <w:rFonts w:hint="eastAsia"/>
        </w:rPr>
        <w:t>一边虚情假意地说着</w:t>
      </w:r>
      <w:del w:id="2796" w:author="芙兰朵露" w:date="2022-05-22T01:45:00Z">
        <w:r w:rsidR="00873996">
          <w:rPr>
            <w:rFonts w:hint="eastAsia"/>
          </w:rPr>
          <w:delText>“</w:delText>
        </w:r>
      </w:del>
      <w:ins w:id="2797" w:author="芙兰朵露" w:date="2022-05-22T01:45:00Z">
        <w:r w:rsidRPr="00750B60">
          <w:rPr>
            <w:rFonts w:hint="eastAsia"/>
          </w:rPr>
          <w:t>「</w:t>
        </w:r>
      </w:ins>
      <w:r w:rsidRPr="00750B60">
        <w:rPr>
          <w:rFonts w:hint="eastAsia"/>
        </w:rPr>
        <w:t>真是没办法啊</w:t>
      </w:r>
      <w:del w:id="2798" w:author="芙兰朵露" w:date="2022-05-22T01:45:00Z">
        <w:r w:rsidR="00873996">
          <w:rPr>
            <w:rFonts w:hint="eastAsia"/>
          </w:rPr>
          <w:delText>”</w:delText>
        </w:r>
      </w:del>
      <w:ins w:id="2799" w:author="芙兰朵露" w:date="2022-05-22T01:45:00Z">
        <w:r w:rsidRPr="00750B60">
          <w:rPr>
            <w:rFonts w:hint="eastAsia"/>
          </w:rPr>
          <w:t>」</w:t>
        </w:r>
      </w:ins>
      <w:r w:rsidRPr="00750B60">
        <w:rPr>
          <w:rFonts w:hint="eastAsia"/>
        </w:rPr>
        <w:t>，一边露出了这几天来最灿烂的笑容，开始肆意揉捏雅修娜的脸颊。</w:t>
      </w:r>
    </w:p>
    <w:p w14:paraId="5B31DDC0" w14:textId="5E230FF2" w:rsidR="00483C78" w:rsidRPr="00750B60" w:rsidRDefault="00873996" w:rsidP="00483C78">
      <w:pPr>
        <w:pPrChange w:id="2800" w:author="芙兰朵露" w:date="2022-05-22T01:45:00Z">
          <w:pPr>
            <w:ind w:firstLineChars="200" w:firstLine="420"/>
          </w:pPr>
        </w:pPrChange>
      </w:pPr>
      <w:del w:id="2801" w:author="芙兰朵露" w:date="2022-05-22T01:45:00Z">
        <w:r>
          <w:rPr>
            <w:rFonts w:hint="eastAsia"/>
          </w:rPr>
          <w:delText>“</w:delText>
        </w:r>
      </w:del>
      <w:ins w:id="2802" w:author="芙兰朵露" w:date="2022-05-22T01:45:00Z">
        <w:r w:rsidR="00483C78" w:rsidRPr="00750B60">
          <w:rPr>
            <w:rFonts w:hint="eastAsia"/>
          </w:rPr>
          <w:t>「</w:t>
        </w:r>
      </w:ins>
      <w:r w:rsidR="00483C78" w:rsidRPr="00750B60">
        <w:rPr>
          <w:rFonts w:hint="eastAsia"/>
        </w:rPr>
        <w:t>好——了，这样差不多就行了吧——</w:t>
      </w:r>
      <w:del w:id="2803" w:author="芙兰朵露" w:date="2022-05-22T01:45:00Z">
        <w:r>
          <w:rPr>
            <w:rFonts w:hint="eastAsia"/>
          </w:rPr>
          <w:delText>”</w:delText>
        </w:r>
      </w:del>
      <w:ins w:id="2804" w:author="芙兰朵露" w:date="2022-05-22T01:45:00Z">
        <w:r w:rsidR="00483C78" w:rsidRPr="00750B60">
          <w:rPr>
            <w:rFonts w:hint="eastAsia"/>
          </w:rPr>
          <w:t>」</w:t>
        </w:r>
      </w:ins>
    </w:p>
    <w:p w14:paraId="2314FE05" w14:textId="34FF5F21" w:rsidR="00483C78" w:rsidRPr="00750B60" w:rsidRDefault="00483C78" w:rsidP="00483C78">
      <w:pPr>
        <w:pPrChange w:id="2805" w:author="芙兰朵露" w:date="2022-05-22T01:45:00Z">
          <w:pPr>
            <w:ind w:firstLineChars="200" w:firstLine="420"/>
          </w:pPr>
        </w:pPrChange>
      </w:pPr>
      <w:proofErr w:type="gramStart"/>
      <w:r w:rsidRPr="00750B60">
        <w:rPr>
          <w:rFonts w:hint="eastAsia"/>
        </w:rPr>
        <w:t>茉茉</w:t>
      </w:r>
      <w:proofErr w:type="gramEnd"/>
      <w:r w:rsidRPr="00750B60">
        <w:rPr>
          <w:rFonts w:hint="eastAsia"/>
        </w:rPr>
        <w:t>带着无法掩盖的笑容。对</w:t>
      </w:r>
      <w:proofErr w:type="gramStart"/>
      <w:r w:rsidRPr="00750B60">
        <w:rPr>
          <w:rFonts w:hint="eastAsia"/>
        </w:rPr>
        <w:t>茉茉</w:t>
      </w:r>
      <w:proofErr w:type="gramEnd"/>
      <w:r w:rsidRPr="00750B60">
        <w:rPr>
          <w:rFonts w:hint="eastAsia"/>
        </w:rPr>
        <w:t>来说好像没有比用手指抓着雅修娜的脸，把雅修娜的脸拉开更开心的事情了。</w:t>
      </w:r>
    </w:p>
    <w:p w14:paraId="43F141DD" w14:textId="0227A2BD" w:rsidR="006567C1" w:rsidRPr="00750B60" w:rsidRDefault="00873996" w:rsidP="00483C78">
      <w:pPr>
        <w:rPr>
          <w:ins w:id="2806" w:author="芙兰朵露" w:date="2022-05-22T01:45:00Z"/>
        </w:rPr>
      </w:pPr>
      <w:del w:id="2807" w:author="芙兰朵露" w:date="2022-05-22T01:45:00Z">
        <w:r>
          <w:rPr>
            <w:rFonts w:hint="eastAsia"/>
          </w:rPr>
          <w:delText>但</w:delText>
        </w:r>
      </w:del>
      <w:ins w:id="2808" w:author="芙兰朵露" w:date="2022-05-22T01:45:00Z">
        <w:r w:rsidR="006567C1" w:rsidRPr="00750B60">
          <w:rPr>
            <w:noProof/>
          </w:rPr>
          <w:drawing>
            <wp:inline distT="0" distB="0" distL="0" distR="0" wp14:anchorId="5DA332A9" wp14:editId="77C8770F">
              <wp:extent cx="5274310" cy="75323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532370"/>
                      </a:xfrm>
                      <a:prstGeom prst="rect">
                        <a:avLst/>
                      </a:prstGeom>
                      <a:noFill/>
                      <a:ln>
                        <a:noFill/>
                      </a:ln>
                    </pic:spPr>
                  </pic:pic>
                </a:graphicData>
              </a:graphic>
            </wp:inline>
          </w:drawing>
        </w:r>
      </w:ins>
    </w:p>
    <w:p w14:paraId="7761D589" w14:textId="7093B35E" w:rsidR="00483C78" w:rsidRPr="00750B60" w:rsidRDefault="00483C78" w:rsidP="00483C78">
      <w:pPr>
        <w:pPrChange w:id="2809" w:author="芙兰朵露" w:date="2022-05-22T01:45:00Z">
          <w:pPr>
            <w:ind w:firstLineChars="200" w:firstLine="420"/>
          </w:pPr>
        </w:pPrChange>
      </w:pPr>
      <w:r w:rsidRPr="00750B60">
        <w:rPr>
          <w:rFonts w:hint="eastAsia"/>
        </w:rPr>
        <w:t>雅修娜却无法接受这样的事情。即使是心胸宽广的她，看上去也对莫名其妙就要</w:t>
      </w:r>
      <w:proofErr w:type="gramStart"/>
      <w:r w:rsidRPr="00750B60">
        <w:rPr>
          <w:rFonts w:hint="eastAsia"/>
        </w:rPr>
        <w:t>被捏脸这种</w:t>
      </w:r>
      <w:proofErr w:type="gramEnd"/>
      <w:r w:rsidRPr="00750B60">
        <w:rPr>
          <w:rFonts w:hint="eastAsia"/>
        </w:rPr>
        <w:t>事情非常不满。</w:t>
      </w:r>
      <w:ins w:id="2810" w:author="芙兰朵露" w:date="2022-05-22T01:45:00Z">
        <w:r w:rsidR="008C5AF4" w:rsidRPr="00750B60">
          <w:rPr>
            <w:rFonts w:hint="eastAsia"/>
          </w:rPr>
          <w:t>她</w:t>
        </w:r>
      </w:ins>
      <w:r w:rsidR="008C5AF4" w:rsidRPr="00750B60">
        <w:rPr>
          <w:rFonts w:hint="eastAsia"/>
        </w:rPr>
        <w:t>把</w:t>
      </w:r>
      <w:r w:rsidRPr="00750B60">
        <w:rPr>
          <w:rFonts w:hint="eastAsia"/>
        </w:rPr>
        <w:t>手环抱在胸前，面无表情的样子即使什么都不说也充满了威圧感。</w:t>
      </w:r>
    </w:p>
    <w:p w14:paraId="7F49F329" w14:textId="63C5F72B" w:rsidR="00483C78" w:rsidRPr="00750B60" w:rsidRDefault="00873996" w:rsidP="00483C78">
      <w:pPr>
        <w:pPrChange w:id="2811" w:author="芙兰朵露" w:date="2022-05-22T01:45:00Z">
          <w:pPr>
            <w:ind w:firstLineChars="200" w:firstLine="420"/>
          </w:pPr>
        </w:pPrChange>
      </w:pPr>
      <w:del w:id="2812" w:author="芙兰朵露" w:date="2022-05-22T01:45:00Z">
        <w:r>
          <w:rPr>
            <w:rFonts w:hint="eastAsia"/>
          </w:rPr>
          <w:delText>“</w:delText>
        </w:r>
      </w:del>
      <w:ins w:id="2813" w:author="芙兰朵露" w:date="2022-05-22T01:45:00Z">
        <w:r w:rsidR="00483C78" w:rsidRPr="00750B60">
          <w:rPr>
            <w:rFonts w:hint="eastAsia"/>
          </w:rPr>
          <w:t>「</w:t>
        </w:r>
      </w:ins>
      <w:r w:rsidR="00483C78" w:rsidRPr="00750B60">
        <w:rPr>
          <w:rFonts w:hint="eastAsia"/>
        </w:rPr>
        <w:t>啊，啊啊。可以了。请进</w:t>
      </w:r>
      <w:del w:id="2814" w:author="芙兰朵露" w:date="2022-05-22T01:45:00Z">
        <w:r>
          <w:rPr>
            <w:rFonts w:hint="eastAsia"/>
          </w:rPr>
          <w:delText>......</w:delText>
        </w:r>
        <w:r>
          <w:rPr>
            <w:rFonts w:hint="eastAsia"/>
          </w:rPr>
          <w:delText>”</w:delText>
        </w:r>
      </w:del>
      <w:ins w:id="2815" w:author="芙兰朵露" w:date="2022-05-22T01:45:00Z">
        <w:r w:rsidR="00675838" w:rsidRPr="00750B60">
          <w:t>……</w:t>
        </w:r>
        <w:r w:rsidR="00483C78" w:rsidRPr="00750B60">
          <w:t>」</w:t>
        </w:r>
      </w:ins>
    </w:p>
    <w:p w14:paraId="5302589D" w14:textId="3CA81F0A" w:rsidR="00483C78" w:rsidRPr="00750B60" w:rsidRDefault="00483C78" w:rsidP="00483C78">
      <w:pPr>
        <w:pPrChange w:id="2816" w:author="芙兰朵露" w:date="2022-05-22T01:45:00Z">
          <w:pPr>
            <w:ind w:firstLineChars="200" w:firstLine="420"/>
          </w:pPr>
        </w:pPrChange>
      </w:pPr>
      <w:r w:rsidRPr="00750B60">
        <w:rPr>
          <w:rFonts w:hint="eastAsia"/>
        </w:rPr>
        <w:t>使用了</w:t>
      </w:r>
      <w:proofErr w:type="gramStart"/>
      <w:r w:rsidRPr="00750B60">
        <w:rPr>
          <w:rFonts w:hint="eastAsia"/>
        </w:rPr>
        <w:t>教典魔导不知</w:t>
      </w:r>
      <w:proofErr w:type="gramEnd"/>
      <w:r w:rsidRPr="00750B60">
        <w:rPr>
          <w:rFonts w:hint="eastAsia"/>
        </w:rPr>
        <w:t>与谁通信之后，修道院的院长露出了十分尴尬的神情。身穿蓝色神官服的院长一边担心身后</w:t>
      </w:r>
      <w:del w:id="2817" w:author="芙兰朵露" w:date="2022-05-22T01:45:00Z">
        <w:r w:rsidR="00873996">
          <w:rPr>
            <w:rFonts w:hint="eastAsia"/>
          </w:rPr>
          <w:delText>一边给茉茉和全身</w:delText>
        </w:r>
      </w:del>
      <w:r w:rsidRPr="00750B60">
        <w:rPr>
          <w:rFonts w:hint="eastAsia"/>
        </w:rPr>
        <w:t>散发着不快的气息的雅修娜</w:t>
      </w:r>
      <w:ins w:id="2818" w:author="芙兰朵露" w:date="2022-05-22T01:45:00Z">
        <w:r w:rsidR="005733E0" w:rsidRPr="00750B60">
          <w:rPr>
            <w:rFonts w:hint="eastAsia"/>
          </w:rPr>
          <w:t>，一边给她</w:t>
        </w:r>
      </w:ins>
      <w:r w:rsidRPr="00750B60">
        <w:rPr>
          <w:rFonts w:hint="eastAsia"/>
        </w:rPr>
        <w:t>带路。</w:t>
      </w:r>
    </w:p>
    <w:p w14:paraId="1C0E6E75" w14:textId="77777777" w:rsidR="00483C78" w:rsidRPr="00750B60" w:rsidRDefault="00483C78" w:rsidP="00483C78">
      <w:pPr>
        <w:pPrChange w:id="2819" w:author="芙兰朵露" w:date="2022-05-22T01:45:00Z">
          <w:pPr>
            <w:ind w:firstLineChars="200" w:firstLine="420"/>
          </w:pPr>
        </w:pPrChange>
      </w:pPr>
      <w:r w:rsidRPr="00750B60">
        <w:rPr>
          <w:rFonts w:hint="eastAsia"/>
        </w:rPr>
        <w:t>首先是公用的餐厅和浴场，准备好可以入住的单人房则在二楼。</w:t>
      </w:r>
    </w:p>
    <w:p w14:paraId="70B035CC" w14:textId="18BB841F" w:rsidR="00483C78" w:rsidRPr="00750B60" w:rsidRDefault="00483C78" w:rsidP="00483C78">
      <w:pPr>
        <w:pPrChange w:id="2820" w:author="芙兰朵露" w:date="2022-05-22T01:45:00Z">
          <w:pPr>
            <w:ind w:firstLineChars="200" w:firstLine="420"/>
          </w:pPr>
        </w:pPrChange>
      </w:pPr>
      <w:proofErr w:type="gramStart"/>
      <w:r w:rsidRPr="00750B60">
        <w:rPr>
          <w:rFonts w:hint="eastAsia"/>
        </w:rPr>
        <w:t>茉茉</w:t>
      </w:r>
      <w:proofErr w:type="gramEnd"/>
      <w:r w:rsidRPr="00750B60">
        <w:rPr>
          <w:rFonts w:hint="eastAsia"/>
        </w:rPr>
        <w:t>一到房间就打量了一下自己</w:t>
      </w:r>
      <w:del w:id="2821" w:author="芙兰朵露" w:date="2022-05-22T01:45:00Z">
        <w:r w:rsidR="00873996">
          <w:rPr>
            <w:rFonts w:hint="eastAsia"/>
          </w:rPr>
          <w:delText>的身上</w:delText>
        </w:r>
      </w:del>
      <w:ins w:id="2822" w:author="芙兰朵露" w:date="2022-05-22T01:45:00Z">
        <w:r w:rsidR="00CB107C" w:rsidRPr="00750B60">
          <w:rPr>
            <w:rFonts w:hint="eastAsia"/>
          </w:rPr>
          <w:t>上下</w:t>
        </w:r>
      </w:ins>
      <w:r w:rsidRPr="00750B60">
        <w:rPr>
          <w:rFonts w:hint="eastAsia"/>
        </w:rPr>
        <w:t>。</w:t>
      </w:r>
    </w:p>
    <w:p w14:paraId="330CD543" w14:textId="6CC869A8" w:rsidR="00483C78" w:rsidRPr="00750B60" w:rsidRDefault="00483C78" w:rsidP="00483C78">
      <w:pPr>
        <w:pPrChange w:id="2823" w:author="芙兰朵露" w:date="2022-05-22T01:45:00Z">
          <w:pPr>
            <w:ind w:firstLineChars="200" w:firstLine="420"/>
          </w:pPr>
        </w:pPrChange>
      </w:pPr>
      <w:r w:rsidRPr="00750B60">
        <w:rPr>
          <w:rFonts w:hint="eastAsia"/>
        </w:rPr>
        <w:t>全拜雅修娜的跟踪所赐，白色的神官服已经被糟蹋得到处是泥。而且历经雨水侵袭的身上</w:t>
      </w:r>
      <w:del w:id="2824" w:author="芙兰朵露" w:date="2022-05-22T01:45:00Z">
        <w:r w:rsidR="00873996">
          <w:rPr>
            <w:rFonts w:hint="eastAsia"/>
          </w:rPr>
          <w:delText>也在逐渐</w:delText>
        </w:r>
      </w:del>
      <w:ins w:id="2825" w:author="芙兰朵露" w:date="2022-05-22T01:45:00Z">
        <w:r w:rsidR="007518F7" w:rsidRPr="00750B60">
          <w:rPr>
            <w:rFonts w:hint="eastAsia"/>
          </w:rPr>
          <w:t>，身体</w:t>
        </w:r>
      </w:ins>
      <w:r w:rsidR="007518F7" w:rsidRPr="00750B60">
        <w:rPr>
          <w:rFonts w:hint="eastAsia"/>
        </w:rPr>
        <w:t>发冷</w:t>
      </w:r>
      <w:r w:rsidRPr="00750B60">
        <w:rPr>
          <w:rFonts w:hint="eastAsia"/>
        </w:rPr>
        <w:t>。</w:t>
      </w:r>
    </w:p>
    <w:p w14:paraId="0E5E3273" w14:textId="06E25190" w:rsidR="00483C78" w:rsidRPr="00750B60" w:rsidRDefault="00873996" w:rsidP="00483C78">
      <w:pPr>
        <w:pPrChange w:id="2826" w:author="芙兰朵露" w:date="2022-05-22T01:45:00Z">
          <w:pPr>
            <w:ind w:firstLineChars="200" w:firstLine="420"/>
          </w:pPr>
        </w:pPrChange>
      </w:pPr>
      <w:del w:id="2827" w:author="芙兰朵露" w:date="2022-05-22T01:45:00Z">
        <w:r>
          <w:rPr>
            <w:rFonts w:hint="eastAsia"/>
          </w:rPr>
          <w:delText>“</w:delText>
        </w:r>
      </w:del>
      <w:ins w:id="2828" w:author="芙兰朵露" w:date="2022-05-22T01:45:00Z">
        <w:r w:rsidR="00483C78" w:rsidRPr="00750B60">
          <w:rPr>
            <w:rFonts w:hint="eastAsia"/>
          </w:rPr>
          <w:t>「</w:t>
        </w:r>
      </w:ins>
      <w:r w:rsidR="00483C78" w:rsidRPr="00750B60">
        <w:rPr>
          <w:rFonts w:hint="eastAsia"/>
        </w:rPr>
        <w:t>我洗完</w:t>
      </w:r>
      <w:proofErr w:type="gramStart"/>
      <w:r w:rsidR="00483C78" w:rsidRPr="00750B60">
        <w:rPr>
          <w:rFonts w:hint="eastAsia"/>
        </w:rPr>
        <w:t>澡</w:t>
      </w:r>
      <w:proofErr w:type="gramEnd"/>
      <w:r w:rsidR="00483C78" w:rsidRPr="00750B60">
        <w:rPr>
          <w:rFonts w:hint="eastAsia"/>
        </w:rPr>
        <w:t>之后顺便想把衣服也洗了，</w:t>
      </w:r>
      <w:del w:id="2829" w:author="芙兰朵露" w:date="2022-05-22T01:45:00Z">
        <w:r>
          <w:rPr>
            <w:rFonts w:hint="eastAsia"/>
          </w:rPr>
          <w:delText>所以能帮</w:delText>
        </w:r>
      </w:del>
      <w:proofErr w:type="gramStart"/>
      <w:ins w:id="2830" w:author="芙兰朵露" w:date="2022-05-22T01:45:00Z">
        <w:r w:rsidR="00483C78" w:rsidRPr="00750B60">
          <w:rPr>
            <w:rFonts w:hint="eastAsia"/>
          </w:rPr>
          <w:t>所</w:t>
        </w:r>
      </w:ins>
      <w:r w:rsidR="00483C78" w:rsidRPr="00750B60">
        <w:rPr>
          <w:rFonts w:hint="eastAsia"/>
        </w:rPr>
        <w:t>我</w:t>
      </w:r>
      <w:ins w:id="2831" w:author="芙兰朵露" w:date="2022-05-22T01:45:00Z">
        <w:r w:rsidR="007518F7" w:rsidRPr="00750B60">
          <w:rPr>
            <w:rFonts w:hint="eastAsia"/>
          </w:rPr>
          <w:t>可以</w:t>
        </w:r>
      </w:ins>
      <w:r w:rsidR="00483C78" w:rsidRPr="00750B60">
        <w:rPr>
          <w:rFonts w:hint="eastAsia"/>
        </w:rPr>
        <w:t>打桶</w:t>
      </w:r>
      <w:proofErr w:type="gramEnd"/>
      <w:r w:rsidR="00483C78" w:rsidRPr="00750B60">
        <w:rPr>
          <w:rFonts w:hint="eastAsia"/>
        </w:rPr>
        <w:t>水再拿块肥皂吗？</w:t>
      </w:r>
      <w:del w:id="2832" w:author="芙兰朵露" w:date="2022-05-22T01:45:00Z">
        <w:r>
          <w:rPr>
            <w:rFonts w:hint="eastAsia"/>
          </w:rPr>
          <w:delText>”</w:delText>
        </w:r>
      </w:del>
      <w:ins w:id="2833" w:author="芙兰朵露" w:date="2022-05-22T01:45:00Z">
        <w:r w:rsidR="00483C78" w:rsidRPr="00750B60">
          <w:rPr>
            <w:rFonts w:hint="eastAsia"/>
          </w:rPr>
          <w:t>」</w:t>
        </w:r>
      </w:ins>
    </w:p>
    <w:p w14:paraId="4EC227B7" w14:textId="7ACCADDC" w:rsidR="00483C78" w:rsidRPr="00750B60" w:rsidRDefault="00873996" w:rsidP="00483C78">
      <w:pPr>
        <w:pPrChange w:id="2834" w:author="芙兰朵露" w:date="2022-05-22T01:45:00Z">
          <w:pPr>
            <w:ind w:firstLineChars="200" w:firstLine="420"/>
          </w:pPr>
        </w:pPrChange>
      </w:pPr>
      <w:del w:id="2835" w:author="芙兰朵露" w:date="2022-05-22T01:45:00Z">
        <w:r>
          <w:rPr>
            <w:rFonts w:hint="eastAsia"/>
          </w:rPr>
          <w:delText>“哦</w:delText>
        </w:r>
      </w:del>
      <w:ins w:id="2836" w:author="芙兰朵露" w:date="2022-05-22T01:45:00Z">
        <w:r w:rsidR="00483C78" w:rsidRPr="00750B60">
          <w:rPr>
            <w:rFonts w:hint="eastAsia"/>
          </w:rPr>
          <w:t>「</w:t>
        </w:r>
        <w:r w:rsidR="00CB107C" w:rsidRPr="00750B60">
          <w:rPr>
            <w:rFonts w:hint="eastAsia"/>
          </w:rPr>
          <w:t>啊</w:t>
        </w:r>
      </w:ins>
      <w:r w:rsidR="00483C78" w:rsidRPr="00750B60">
        <w:rPr>
          <w:rFonts w:hint="eastAsia"/>
        </w:rPr>
        <w:t>，这样啊，</w:t>
      </w:r>
      <w:proofErr w:type="gramStart"/>
      <w:r w:rsidR="00483C78" w:rsidRPr="00750B60">
        <w:rPr>
          <w:rFonts w:hint="eastAsia"/>
        </w:rPr>
        <w:t>茉茉</w:t>
      </w:r>
      <w:proofErr w:type="gramEnd"/>
      <w:r w:rsidR="00483C78" w:rsidRPr="00750B60">
        <w:rPr>
          <w:rFonts w:hint="eastAsia"/>
        </w:rPr>
        <w:t>。拜托顺便把我的衣服也洗了呗</w:t>
      </w:r>
      <w:del w:id="2837" w:author="芙兰朵露" w:date="2022-05-22T01:45:00Z">
        <w:r>
          <w:rPr>
            <w:rFonts w:hint="eastAsia"/>
          </w:rPr>
          <w:delText>”</w:delText>
        </w:r>
      </w:del>
      <w:ins w:id="2838" w:author="芙兰朵露" w:date="2022-05-22T01:45:00Z">
        <w:r w:rsidR="00483C78" w:rsidRPr="00750B60">
          <w:rPr>
            <w:rFonts w:hint="eastAsia"/>
          </w:rPr>
          <w:t>」</w:t>
        </w:r>
      </w:ins>
    </w:p>
    <w:p w14:paraId="097A6B54" w14:textId="672F884D" w:rsidR="00483C78" w:rsidRPr="00750B60" w:rsidRDefault="00873996" w:rsidP="00483C78">
      <w:pPr>
        <w:pPrChange w:id="2839" w:author="芙兰朵露" w:date="2022-05-22T01:45:00Z">
          <w:pPr>
            <w:ind w:firstLineChars="200" w:firstLine="420"/>
          </w:pPr>
        </w:pPrChange>
      </w:pPr>
      <w:del w:id="2840" w:author="芙兰朵露" w:date="2022-05-22T01:45:00Z">
        <w:r>
          <w:rPr>
            <w:rFonts w:hint="eastAsia"/>
          </w:rPr>
          <w:delText>“</w:delText>
        </w:r>
      </w:del>
      <w:ins w:id="2841" w:author="芙兰朵露" w:date="2022-05-22T01:45:00Z">
        <w:r w:rsidR="00483C78" w:rsidRPr="00750B60">
          <w:rPr>
            <w:rFonts w:hint="eastAsia"/>
          </w:rPr>
          <w:t>「</w:t>
        </w:r>
      </w:ins>
      <w:r w:rsidR="00483C78" w:rsidRPr="00750B60">
        <w:rPr>
          <w:rFonts w:hint="eastAsia"/>
        </w:rPr>
        <w:t>至于这件事——</w:t>
      </w:r>
      <w:del w:id="2842" w:author="芙兰朵露" w:date="2022-05-22T01:45:00Z">
        <w:r>
          <w:rPr>
            <w:rFonts w:hint="eastAsia"/>
          </w:rPr>
          <w:delText>”</w:delText>
        </w:r>
      </w:del>
      <w:ins w:id="2843" w:author="芙兰朵露" w:date="2022-05-22T01:45:00Z">
        <w:r w:rsidR="00483C78" w:rsidRPr="00750B60">
          <w:rPr>
            <w:rFonts w:hint="eastAsia"/>
          </w:rPr>
          <w:t>」</w:t>
        </w:r>
      </w:ins>
    </w:p>
    <w:p w14:paraId="387432CF" w14:textId="77777777" w:rsidR="00483C78" w:rsidRPr="00750B60" w:rsidRDefault="00483C78" w:rsidP="00483C78">
      <w:pPr>
        <w:pPrChange w:id="2844" w:author="芙兰朵露" w:date="2022-05-22T01:45:00Z">
          <w:pPr>
            <w:ind w:firstLineChars="200" w:firstLine="420"/>
          </w:pPr>
        </w:pPrChange>
      </w:pPr>
      <w:proofErr w:type="gramStart"/>
      <w:r w:rsidRPr="00750B60">
        <w:rPr>
          <w:rFonts w:hint="eastAsia"/>
        </w:rPr>
        <w:t>茉茉</w:t>
      </w:r>
      <w:proofErr w:type="gramEnd"/>
      <w:r w:rsidRPr="00750B60">
        <w:rPr>
          <w:rFonts w:hint="eastAsia"/>
        </w:rPr>
        <w:t>又带着笑容用手指了指雅修娜。</w:t>
      </w:r>
    </w:p>
    <w:p w14:paraId="258CDD1F" w14:textId="77777777" w:rsidR="00743069" w:rsidRDefault="00873996">
      <w:pPr>
        <w:ind w:firstLineChars="200" w:firstLine="420"/>
        <w:rPr>
          <w:del w:id="2845" w:author="芙兰朵露" w:date="2022-05-22T01:45:00Z"/>
        </w:rPr>
      </w:pPr>
      <w:del w:id="2846" w:author="芙兰朵露" w:date="2022-05-22T01:45:00Z">
        <w:r>
          <w:rPr>
            <w:rFonts w:hint="eastAsia"/>
          </w:rPr>
          <w:delText>“在这里，可都是单人房。”</w:delText>
        </w:r>
      </w:del>
    </w:p>
    <w:p w14:paraId="5CCDF901" w14:textId="3BC71C06" w:rsidR="00483C78" w:rsidRPr="00750B60" w:rsidRDefault="00483C78" w:rsidP="00483C78">
      <w:pPr>
        <w:rPr>
          <w:ins w:id="2847" w:author="芙兰朵露" w:date="2022-05-22T01:45:00Z"/>
        </w:rPr>
      </w:pPr>
      <w:ins w:id="2848" w:author="芙兰朵露" w:date="2022-05-22T01:45:00Z">
        <w:r w:rsidRPr="00750B60">
          <w:rPr>
            <w:rFonts w:hint="eastAsia"/>
          </w:rPr>
          <w:t>「</w:t>
        </w:r>
        <w:r w:rsidR="007518F7" w:rsidRPr="00750B60">
          <w:rPr>
            <w:rFonts w:hint="eastAsia"/>
          </w:rPr>
          <w:t>麻烦让我和她分开住</w:t>
        </w:r>
        <w:r w:rsidRPr="00750B60">
          <w:rPr>
            <w:rFonts w:hint="eastAsia"/>
          </w:rPr>
          <w:t>」</w:t>
        </w:r>
      </w:ins>
    </w:p>
    <w:p w14:paraId="64D671FA" w14:textId="280BBE5D" w:rsidR="00483C78" w:rsidRPr="00750B60" w:rsidRDefault="00483C78" w:rsidP="00483C78">
      <w:pPr>
        <w:pPrChange w:id="2849" w:author="芙兰朵露" w:date="2022-05-22T01:45:00Z">
          <w:pPr>
            <w:ind w:firstLineChars="200" w:firstLine="420"/>
          </w:pPr>
        </w:pPrChange>
      </w:pPr>
      <w:r w:rsidRPr="00750B60">
        <w:rPr>
          <w:rFonts w:hint="eastAsia"/>
        </w:rPr>
        <w:t>修道院的基本</w:t>
      </w:r>
      <w:del w:id="2850" w:author="芙兰朵露" w:date="2022-05-22T01:45:00Z">
        <w:r w:rsidR="00873996">
          <w:rPr>
            <w:rFonts w:hint="eastAsia"/>
          </w:rPr>
          <w:delText>，</w:delText>
        </w:r>
      </w:del>
      <w:ins w:id="2851" w:author="芙兰朵露" w:date="2022-05-22T01:45:00Z">
        <w:r w:rsidR="00CB107C" w:rsidRPr="00750B60">
          <w:rPr>
            <w:rFonts w:hint="eastAsia"/>
          </w:rPr>
          <w:t>是</w:t>
        </w:r>
      </w:ins>
      <w:r w:rsidRPr="00750B60">
        <w:rPr>
          <w:rFonts w:hint="eastAsia"/>
        </w:rPr>
        <w:t>自给自足。</w:t>
      </w:r>
      <w:proofErr w:type="gramStart"/>
      <w:r w:rsidRPr="00750B60">
        <w:rPr>
          <w:rFonts w:hint="eastAsia"/>
        </w:rPr>
        <w:t>茉茉</w:t>
      </w:r>
      <w:proofErr w:type="gramEnd"/>
      <w:r w:rsidRPr="00750B60">
        <w:rPr>
          <w:rFonts w:hint="eastAsia"/>
        </w:rPr>
        <w:t>摆出自己的事情就要自己做的态度拒绝了雅修娜。</w:t>
      </w:r>
    </w:p>
    <w:p w14:paraId="11DF8320" w14:textId="0A2E1A8B" w:rsidR="00483C78" w:rsidRPr="00750B60" w:rsidRDefault="00483C78" w:rsidP="00483C78">
      <w:pPr>
        <w:pPrChange w:id="2852" w:author="芙兰朵露" w:date="2022-05-22T01:45:00Z">
          <w:pPr>
            <w:ind w:firstLineChars="200" w:firstLine="420"/>
          </w:pPr>
        </w:pPrChange>
      </w:pPr>
    </w:p>
    <w:p w14:paraId="25BD03DD" w14:textId="6592AFED" w:rsidR="00CB107C" w:rsidRPr="00750B60" w:rsidRDefault="00873996" w:rsidP="00483C78">
      <w:pPr>
        <w:rPr>
          <w:ins w:id="2853" w:author="芙兰朵露" w:date="2022-05-22T01:45:00Z"/>
        </w:rPr>
      </w:pPr>
      <w:del w:id="2854" w:author="芙兰朵露" w:date="2022-05-22T01:45:00Z">
        <w:r>
          <w:rPr>
            <w:rFonts w:hint="eastAsia"/>
          </w:rPr>
          <w:delText>内衣和容易起皱</w:delText>
        </w:r>
      </w:del>
    </w:p>
    <w:p w14:paraId="46B62D67" w14:textId="47741580" w:rsidR="00483C78" w:rsidRPr="00750B60" w:rsidRDefault="00503E15" w:rsidP="00483C78">
      <w:pPr>
        <w:pPrChange w:id="2855" w:author="芙兰朵露" w:date="2022-05-22T01:45:00Z">
          <w:pPr>
            <w:ind w:firstLineChars="200" w:firstLine="420"/>
          </w:pPr>
        </w:pPrChange>
      </w:pPr>
      <w:proofErr w:type="gramStart"/>
      <w:ins w:id="2856" w:author="芙兰朵露" w:date="2022-05-22T01:45:00Z">
        <w:r w:rsidRPr="00750B60">
          <w:rPr>
            <w:rFonts w:hint="eastAsia"/>
          </w:rPr>
          <w:t>茉茉</w:t>
        </w:r>
        <w:proofErr w:type="gramEnd"/>
        <w:r w:rsidRPr="00750B60">
          <w:rPr>
            <w:rFonts w:hint="eastAsia"/>
          </w:rPr>
          <w:t>把皱巴巴</w:t>
        </w:r>
        <w:r w:rsidR="00483C78" w:rsidRPr="00750B60">
          <w:rPr>
            <w:rFonts w:hint="eastAsia"/>
          </w:rPr>
          <w:t>的</w:t>
        </w:r>
        <w:r w:rsidR="004F011A" w:rsidRPr="00750B60">
          <w:rPr>
            <w:rFonts w:hint="eastAsia"/>
          </w:rPr>
          <w:t>洗过</w:t>
        </w:r>
      </w:ins>
      <w:r w:rsidR="004F011A" w:rsidRPr="00750B60">
        <w:rPr>
          <w:rFonts w:hint="eastAsia"/>
        </w:rPr>
        <w:t>的</w:t>
      </w:r>
      <w:r w:rsidR="00483C78" w:rsidRPr="00750B60">
        <w:rPr>
          <w:rFonts w:hint="eastAsia"/>
        </w:rPr>
        <w:t>衣服挂在绳子</w:t>
      </w:r>
      <w:r w:rsidR="004F011A" w:rsidRPr="00750B60">
        <w:rPr>
          <w:rFonts w:hint="eastAsia"/>
        </w:rPr>
        <w:t>上</w:t>
      </w:r>
      <w:del w:id="2857" w:author="芙兰朵露" w:date="2022-05-22T01:45:00Z">
        <w:r w:rsidR="00873996">
          <w:rPr>
            <w:rFonts w:hint="eastAsia"/>
          </w:rPr>
          <w:delText>晾干</w:delText>
        </w:r>
      </w:del>
      <w:r w:rsidR="00483C78" w:rsidRPr="00750B60">
        <w:rPr>
          <w:rFonts w:hint="eastAsia"/>
        </w:rPr>
        <w:t>。</w:t>
      </w:r>
    </w:p>
    <w:p w14:paraId="55F8ACE5" w14:textId="6629BAED" w:rsidR="00483C78" w:rsidRPr="00750B60" w:rsidRDefault="00483C78" w:rsidP="00483C78">
      <w:pPr>
        <w:pPrChange w:id="2858" w:author="芙兰朵露" w:date="2022-05-22T01:45:00Z">
          <w:pPr>
            <w:ind w:firstLineChars="200" w:firstLine="420"/>
          </w:pPr>
        </w:pPrChange>
      </w:pPr>
      <w:r w:rsidRPr="00750B60">
        <w:rPr>
          <w:rFonts w:hint="eastAsia"/>
        </w:rPr>
        <w:t>连体设计的神官服和</w:t>
      </w:r>
      <w:del w:id="2859" w:author="芙兰朵露" w:date="2022-05-22T01:45:00Z">
        <w:r w:rsidR="00873996">
          <w:rPr>
            <w:rFonts w:hint="eastAsia"/>
          </w:rPr>
          <w:delText>紧身裤</w:delText>
        </w:r>
      </w:del>
      <w:ins w:id="2860" w:author="芙兰朵露" w:date="2022-05-22T01:45:00Z">
        <w:r w:rsidR="00503E15" w:rsidRPr="00750B60">
          <w:rPr>
            <w:rFonts w:hint="eastAsia"/>
          </w:rPr>
          <w:t>连裤袜</w:t>
        </w:r>
      </w:ins>
      <w:r w:rsidRPr="00750B60">
        <w:rPr>
          <w:rFonts w:hint="eastAsia"/>
        </w:rPr>
        <w:t>，白色的手套和内衣。</w:t>
      </w:r>
      <w:proofErr w:type="gramStart"/>
      <w:r w:rsidRPr="00750B60">
        <w:rPr>
          <w:rFonts w:hint="eastAsia"/>
        </w:rPr>
        <w:t>茉茉</w:t>
      </w:r>
      <w:proofErr w:type="gramEnd"/>
      <w:r w:rsidRPr="00750B60">
        <w:rPr>
          <w:rFonts w:hint="eastAsia"/>
        </w:rPr>
        <w:t>的衣服清一色都是白色的设计，</w:t>
      </w:r>
      <w:del w:id="2861" w:author="芙兰朵露" w:date="2022-05-22T01:45:00Z">
        <w:r w:rsidR="00873996">
          <w:rPr>
            <w:rFonts w:hint="eastAsia"/>
          </w:rPr>
          <w:delText>为了将衣服上的污渍清洗到满足自己的要求大多</w:delText>
        </w:r>
      </w:del>
      <w:ins w:id="2862" w:author="芙兰朵露" w:date="2022-05-22T01:45:00Z">
        <w:r w:rsidR="000C4B61" w:rsidRPr="00750B60">
          <w:rPr>
            <w:rFonts w:hint="eastAsia"/>
          </w:rPr>
          <w:t>弄脏了洗干净</w:t>
        </w:r>
      </w:ins>
      <w:r w:rsidRPr="00750B60">
        <w:rPr>
          <w:rFonts w:hint="eastAsia"/>
        </w:rPr>
        <w:t>需要经历一番苦战</w:t>
      </w:r>
      <w:del w:id="2863" w:author="芙兰朵露" w:date="2022-05-22T01:45:00Z">
        <w:r w:rsidR="00873996">
          <w:rPr>
            <w:rFonts w:hint="eastAsia"/>
          </w:rPr>
          <w:delText>。但是对打扮来说，</w:delText>
        </w:r>
      </w:del>
      <w:ins w:id="2864" w:author="芙兰朵露" w:date="2022-05-22T01:45:00Z">
        <w:r w:rsidR="000C4B61" w:rsidRPr="00750B60">
          <w:rPr>
            <w:rFonts w:hint="eastAsia"/>
          </w:rPr>
          <w:t>，但现在基本及格</w:t>
        </w:r>
        <w:r w:rsidRPr="00750B60">
          <w:rPr>
            <w:rFonts w:hint="eastAsia"/>
          </w:rPr>
          <w:t>。</w:t>
        </w:r>
      </w:ins>
      <w:r w:rsidRPr="00750B60">
        <w:rPr>
          <w:rFonts w:hint="eastAsia"/>
        </w:rPr>
        <w:t>干净整洁是基本中的基本。</w:t>
      </w:r>
      <w:del w:id="2865" w:author="芙兰朵露" w:date="2022-05-22T01:45:00Z">
        <w:r w:rsidR="00873996">
          <w:rPr>
            <w:rFonts w:hint="eastAsia"/>
          </w:rPr>
          <w:delText>等</w:delText>
        </w:r>
      </w:del>
      <w:ins w:id="2866" w:author="芙兰朵露" w:date="2022-05-22T01:45:00Z">
        <w:r w:rsidR="000C4B61" w:rsidRPr="00750B60">
          <w:rPr>
            <w:rFonts w:hint="eastAsia"/>
          </w:rPr>
          <w:t>自己对干了的</w:t>
        </w:r>
      </w:ins>
      <w:r w:rsidRPr="00750B60">
        <w:rPr>
          <w:rFonts w:hint="eastAsia"/>
        </w:rPr>
        <w:t>衣服</w:t>
      </w:r>
      <w:del w:id="2867" w:author="芙兰朵露" w:date="2022-05-22T01:45:00Z">
        <w:r w:rsidR="00873996">
          <w:rPr>
            <w:rFonts w:hint="eastAsia"/>
          </w:rPr>
          <w:delText>干</w:delText>
        </w:r>
      </w:del>
      <w:ins w:id="2868" w:author="芙兰朵露" w:date="2022-05-22T01:45:00Z">
        <w:r w:rsidR="000C4B61" w:rsidRPr="00750B60">
          <w:rPr>
            <w:rFonts w:hint="eastAsia"/>
          </w:rPr>
          <w:t>打</w:t>
        </w:r>
      </w:ins>
      <w:r w:rsidR="000C4B61" w:rsidRPr="00750B60">
        <w:rPr>
          <w:rFonts w:hint="eastAsia"/>
        </w:rPr>
        <w:t>了</w:t>
      </w:r>
      <w:del w:id="2869" w:author="芙兰朵露" w:date="2022-05-22T01:45:00Z">
        <w:r w:rsidR="00873996">
          <w:rPr>
            <w:rFonts w:hint="eastAsia"/>
          </w:rPr>
          <w:delText>再自己收走</w:delText>
        </w:r>
      </w:del>
      <w:proofErr w:type="gramStart"/>
      <w:ins w:id="2870" w:author="芙兰朵露" w:date="2022-05-22T01:45:00Z">
        <w:r w:rsidR="000C4B61" w:rsidRPr="00750B60">
          <w:rPr>
            <w:rFonts w:hint="eastAsia"/>
          </w:rPr>
          <w:t>个</w:t>
        </w:r>
        <w:proofErr w:type="gramEnd"/>
        <w:r w:rsidR="000C4B61" w:rsidRPr="00750B60">
          <w:rPr>
            <w:rFonts w:hint="eastAsia"/>
          </w:rPr>
          <w:t>及格</w:t>
        </w:r>
      </w:ins>
      <w:r w:rsidRPr="00750B60">
        <w:rPr>
          <w:rFonts w:hint="eastAsia"/>
        </w:rPr>
        <w:t>。</w:t>
      </w:r>
    </w:p>
    <w:p w14:paraId="400DBD49" w14:textId="791228E7" w:rsidR="00483C78" w:rsidRPr="00750B60" w:rsidRDefault="00873996" w:rsidP="00483C78">
      <w:pPr>
        <w:pPrChange w:id="2871" w:author="芙兰朵露" w:date="2022-05-22T01:45:00Z">
          <w:pPr>
            <w:ind w:firstLineChars="200" w:firstLine="420"/>
          </w:pPr>
        </w:pPrChange>
      </w:pPr>
      <w:del w:id="2872" w:author="芙兰朵露" w:date="2022-05-22T01:45:00Z">
        <w:r>
          <w:rPr>
            <w:rFonts w:hint="eastAsia"/>
          </w:rPr>
          <w:delText>“好像胖</w:delText>
        </w:r>
      </w:del>
      <w:ins w:id="2873" w:author="芙兰朵露" w:date="2022-05-22T01:45:00Z">
        <w:r w:rsidR="00483C78" w:rsidRPr="00750B60">
          <w:rPr>
            <w:rFonts w:hint="eastAsia"/>
          </w:rPr>
          <w:t>「</w:t>
        </w:r>
        <w:r w:rsidR="000C4B61" w:rsidRPr="00750B60">
          <w:rPr>
            <w:rFonts w:hint="eastAsia"/>
          </w:rPr>
          <w:t>稍微好些</w:t>
        </w:r>
      </w:ins>
      <w:r w:rsidR="000C4B61" w:rsidRPr="00750B60">
        <w:rPr>
          <w:rFonts w:hint="eastAsia"/>
        </w:rPr>
        <w:t>了</w:t>
      </w:r>
      <w:del w:id="2874" w:author="芙兰朵露" w:date="2022-05-22T01:45:00Z">
        <w:r>
          <w:rPr>
            <w:rFonts w:hint="eastAsia"/>
          </w:rPr>
          <w:delText>一点”</w:delText>
        </w:r>
      </w:del>
      <w:ins w:id="2875" w:author="芙兰朵露" w:date="2022-05-22T01:45:00Z">
        <w:r w:rsidR="00483C78" w:rsidRPr="00750B60">
          <w:rPr>
            <w:rFonts w:hint="eastAsia"/>
          </w:rPr>
          <w:t>」</w:t>
        </w:r>
      </w:ins>
    </w:p>
    <w:p w14:paraId="6A23692B" w14:textId="15D3E72B" w:rsidR="00483C78" w:rsidRPr="00750B60" w:rsidRDefault="00503E15" w:rsidP="00483C78">
      <w:pPr>
        <w:pPrChange w:id="2876" w:author="芙兰朵露" w:date="2022-05-22T01:45:00Z">
          <w:pPr>
            <w:ind w:firstLineChars="200" w:firstLine="420"/>
          </w:pPr>
        </w:pPrChange>
      </w:pPr>
      <w:proofErr w:type="gramStart"/>
      <w:ins w:id="2877" w:author="芙兰朵露" w:date="2022-05-22T01:45:00Z">
        <w:r w:rsidRPr="00750B60">
          <w:rPr>
            <w:rFonts w:hint="eastAsia"/>
          </w:rPr>
          <w:t>刚</w:t>
        </w:r>
      </w:ins>
      <w:r w:rsidR="00483C78" w:rsidRPr="00750B60">
        <w:rPr>
          <w:rFonts w:hint="eastAsia"/>
        </w:rPr>
        <w:t>享受</w:t>
      </w:r>
      <w:proofErr w:type="gramEnd"/>
      <w:del w:id="2878" w:author="芙兰朵露" w:date="2022-05-22T01:45:00Z">
        <w:r w:rsidR="00873996">
          <w:rPr>
            <w:rFonts w:hint="eastAsia"/>
          </w:rPr>
          <w:delText>着</w:delText>
        </w:r>
      </w:del>
      <w:ins w:id="2879" w:author="芙兰朵露" w:date="2022-05-22T01:45:00Z">
        <w:r w:rsidRPr="00750B60">
          <w:rPr>
            <w:rFonts w:hint="eastAsia"/>
          </w:rPr>
          <w:t>完</w:t>
        </w:r>
      </w:ins>
      <w:r w:rsidR="00483C78" w:rsidRPr="00750B60">
        <w:rPr>
          <w:rFonts w:hint="eastAsia"/>
        </w:rPr>
        <w:t>淋浴</w:t>
      </w:r>
      <w:del w:id="2880" w:author="芙兰朵露" w:date="2022-05-22T01:45:00Z">
        <w:r w:rsidR="00873996">
          <w:rPr>
            <w:rFonts w:hint="eastAsia"/>
          </w:rPr>
          <w:delText>，将身上的污渍清洗干净</w:delText>
        </w:r>
      </w:del>
      <w:r w:rsidRPr="00750B60">
        <w:rPr>
          <w:rFonts w:hint="eastAsia"/>
        </w:rPr>
        <w:t>的</w:t>
      </w:r>
      <w:proofErr w:type="gramStart"/>
      <w:r w:rsidRPr="00750B60">
        <w:rPr>
          <w:rFonts w:hint="eastAsia"/>
        </w:rPr>
        <w:t>茉茉</w:t>
      </w:r>
      <w:proofErr w:type="gramEnd"/>
      <w:del w:id="2881" w:author="芙兰朵露" w:date="2022-05-22T01:45:00Z">
        <w:r w:rsidR="00873996">
          <w:rPr>
            <w:rFonts w:hint="eastAsia"/>
          </w:rPr>
          <w:delText>，</w:delText>
        </w:r>
      </w:del>
      <w:r w:rsidR="00483C78" w:rsidRPr="00750B60">
        <w:rPr>
          <w:rFonts w:hint="eastAsia"/>
        </w:rPr>
        <w:t>换上了备用的神官服。因为头发还没完全干，空气一流动起来头上就有着</w:t>
      </w:r>
      <w:proofErr w:type="gramStart"/>
      <w:r w:rsidR="00483C78" w:rsidRPr="00750B60">
        <w:rPr>
          <w:rFonts w:hint="eastAsia"/>
        </w:rPr>
        <w:t>凉凉</w:t>
      </w:r>
      <w:proofErr w:type="gramEnd"/>
      <w:r w:rsidR="00483C78" w:rsidRPr="00750B60">
        <w:rPr>
          <w:rFonts w:hint="eastAsia"/>
        </w:rPr>
        <w:t>的感觉。</w:t>
      </w:r>
      <w:proofErr w:type="gramStart"/>
      <w:r w:rsidR="00483C78" w:rsidRPr="00750B60">
        <w:rPr>
          <w:rFonts w:hint="eastAsia"/>
        </w:rPr>
        <w:t>茉茉</w:t>
      </w:r>
      <w:proofErr w:type="gramEnd"/>
      <w:r w:rsidR="00483C78" w:rsidRPr="00750B60">
        <w:rPr>
          <w:rFonts w:hint="eastAsia"/>
        </w:rPr>
        <w:t>坐到床上。</w:t>
      </w:r>
      <w:ins w:id="2882" w:author="芙兰朵露" w:date="2022-05-22T01:45:00Z">
        <w:r w:rsidRPr="00750B60">
          <w:rPr>
            <w:rFonts w:hint="eastAsia"/>
          </w:rPr>
          <w:t>虽然</w:t>
        </w:r>
      </w:ins>
      <w:r w:rsidRPr="00750B60">
        <w:rPr>
          <w:rFonts w:hint="eastAsia"/>
        </w:rPr>
        <w:t>有点不知道</w:t>
      </w:r>
      <w:del w:id="2883" w:author="芙兰朵露" w:date="2022-05-22T01:45:00Z">
        <w:r w:rsidR="00873996">
          <w:rPr>
            <w:rFonts w:hint="eastAsia"/>
          </w:rPr>
          <w:delText>干什么好。</w:delText>
        </w:r>
      </w:del>
      <w:ins w:id="2884" w:author="芙兰朵露" w:date="2022-05-22T01:45:00Z">
        <w:r w:rsidRPr="00750B60">
          <w:rPr>
            <w:rFonts w:hint="eastAsia"/>
          </w:rPr>
          <w:t>做什么，但</w:t>
        </w:r>
      </w:ins>
      <w:r w:rsidR="00483C78" w:rsidRPr="00750B60">
        <w:rPr>
          <w:rFonts w:hint="eastAsia"/>
        </w:rPr>
        <w:t>看着距离太阳落下还有一段时间，</w:t>
      </w:r>
      <w:proofErr w:type="gramStart"/>
      <w:r w:rsidR="00483C78" w:rsidRPr="00750B60">
        <w:rPr>
          <w:rFonts w:hint="eastAsia"/>
        </w:rPr>
        <w:t>茉茉</w:t>
      </w:r>
      <w:proofErr w:type="gramEnd"/>
      <w:del w:id="2885" w:author="芙兰朵露" w:date="2022-05-22T01:45:00Z">
        <w:r w:rsidR="00873996">
          <w:rPr>
            <w:rFonts w:hint="eastAsia"/>
          </w:rPr>
          <w:delText>打算</w:delText>
        </w:r>
      </w:del>
      <w:r w:rsidR="00483C78" w:rsidRPr="00750B60">
        <w:rPr>
          <w:rFonts w:hint="eastAsia"/>
        </w:rPr>
        <w:t>把</w:t>
      </w:r>
      <w:del w:id="2886" w:author="芙兰朵露" w:date="2022-05-22T01:45:00Z">
        <w:r w:rsidR="00873996">
          <w:rPr>
            <w:rFonts w:hint="eastAsia"/>
          </w:rPr>
          <w:delText>紧身裤</w:delText>
        </w:r>
      </w:del>
      <w:ins w:id="2887" w:author="芙兰朵露" w:date="2022-05-22T01:45:00Z">
        <w:r w:rsidRPr="00750B60">
          <w:rPr>
            <w:rFonts w:hint="eastAsia"/>
          </w:rPr>
          <w:t>连裤袜</w:t>
        </w:r>
      </w:ins>
      <w:r w:rsidR="00483C78" w:rsidRPr="00750B60">
        <w:rPr>
          <w:rFonts w:hint="eastAsia"/>
        </w:rPr>
        <w:t>从行李里面拿出来。</w:t>
      </w:r>
    </w:p>
    <w:p w14:paraId="6B8673AE" w14:textId="77777777" w:rsidR="00483C78" w:rsidRPr="00750B60" w:rsidRDefault="00483C78" w:rsidP="00483C78">
      <w:pPr>
        <w:pPrChange w:id="2888" w:author="芙兰朵露" w:date="2022-05-22T01:45:00Z">
          <w:pPr>
            <w:ind w:firstLineChars="200" w:firstLine="420"/>
          </w:pPr>
        </w:pPrChange>
      </w:pPr>
      <w:r w:rsidRPr="00750B60">
        <w:rPr>
          <w:rFonts w:hint="eastAsia"/>
        </w:rPr>
        <w:t>先坐着伸进一只脚，然后注意着不让</w:t>
      </w:r>
      <w:proofErr w:type="gramStart"/>
      <w:r w:rsidRPr="00750B60">
        <w:rPr>
          <w:rFonts w:hint="eastAsia"/>
        </w:rPr>
        <w:t>紧身裤起褶皱</w:t>
      </w:r>
      <w:proofErr w:type="gramEnd"/>
      <w:r w:rsidRPr="00750B60">
        <w:rPr>
          <w:rFonts w:hint="eastAsia"/>
        </w:rPr>
        <w:t>，小心地把腿伸直。然后</w:t>
      </w:r>
      <w:proofErr w:type="gramStart"/>
      <w:r w:rsidRPr="00750B60">
        <w:rPr>
          <w:rFonts w:hint="eastAsia"/>
        </w:rPr>
        <w:t>咻</w:t>
      </w:r>
      <w:proofErr w:type="gramEnd"/>
      <w:r w:rsidRPr="00750B60">
        <w:rPr>
          <w:rFonts w:hint="eastAsia"/>
        </w:rPr>
        <w:t>——地一下子把紧身</w:t>
      </w:r>
      <w:proofErr w:type="gramStart"/>
      <w:r w:rsidRPr="00750B60">
        <w:rPr>
          <w:rFonts w:hint="eastAsia"/>
        </w:rPr>
        <w:t>裤</w:t>
      </w:r>
      <w:proofErr w:type="gramEnd"/>
      <w:r w:rsidRPr="00750B60">
        <w:rPr>
          <w:rFonts w:hint="eastAsia"/>
        </w:rPr>
        <w:t>拉到膝盖，再接着立刻站起来，为了不让紧身</w:t>
      </w:r>
      <w:proofErr w:type="gramStart"/>
      <w:r w:rsidRPr="00750B60">
        <w:rPr>
          <w:rFonts w:hint="eastAsia"/>
        </w:rPr>
        <w:t>裤</w:t>
      </w:r>
      <w:proofErr w:type="gramEnd"/>
      <w:r w:rsidRPr="00750B60">
        <w:rPr>
          <w:rFonts w:hint="eastAsia"/>
        </w:rPr>
        <w:t>卡住，</w:t>
      </w:r>
      <w:proofErr w:type="gramStart"/>
      <w:r w:rsidRPr="00750B60">
        <w:rPr>
          <w:rFonts w:hint="eastAsia"/>
        </w:rPr>
        <w:t>茉茉</w:t>
      </w:r>
      <w:proofErr w:type="gramEnd"/>
      <w:r w:rsidRPr="00750B60">
        <w:rPr>
          <w:rFonts w:hint="eastAsia"/>
        </w:rPr>
        <w:t>用两只</w:t>
      </w:r>
      <w:proofErr w:type="gramStart"/>
      <w:r w:rsidRPr="00750B60">
        <w:rPr>
          <w:rFonts w:hint="eastAsia"/>
        </w:rPr>
        <w:t>手一边</w:t>
      </w:r>
      <w:proofErr w:type="gramEnd"/>
      <w:r w:rsidRPr="00750B60">
        <w:rPr>
          <w:rFonts w:hint="eastAsia"/>
        </w:rPr>
        <w:t>整理一边把紧身</w:t>
      </w:r>
      <w:proofErr w:type="gramStart"/>
      <w:r w:rsidRPr="00750B60">
        <w:rPr>
          <w:rFonts w:hint="eastAsia"/>
        </w:rPr>
        <w:t>裤</w:t>
      </w:r>
      <w:proofErr w:type="gramEnd"/>
      <w:r w:rsidRPr="00750B60">
        <w:rPr>
          <w:rFonts w:hint="eastAsia"/>
        </w:rPr>
        <w:t>往上拉到腰间，然后松手——</w:t>
      </w:r>
    </w:p>
    <w:p w14:paraId="2010CAFB" w14:textId="77777777" w:rsidR="00483C78" w:rsidRPr="00750B60" w:rsidRDefault="00483C78" w:rsidP="00483C78">
      <w:pPr>
        <w:pPrChange w:id="2889" w:author="芙兰朵露" w:date="2022-05-22T01:45:00Z">
          <w:pPr>
            <w:ind w:firstLineChars="200" w:firstLine="420"/>
          </w:pPr>
        </w:pPrChange>
      </w:pPr>
      <w:r w:rsidRPr="00750B60">
        <w:rPr>
          <w:rFonts w:hint="eastAsia"/>
        </w:rPr>
        <w:t>紧身裤与皮肤接触发出轻轻的声音。</w:t>
      </w:r>
      <w:proofErr w:type="gramStart"/>
      <w:r w:rsidRPr="00750B60">
        <w:rPr>
          <w:rFonts w:hint="eastAsia"/>
        </w:rPr>
        <w:t>茉茉</w:t>
      </w:r>
      <w:proofErr w:type="gramEnd"/>
      <w:r w:rsidRPr="00750B60">
        <w:rPr>
          <w:rFonts w:hint="eastAsia"/>
        </w:rPr>
        <w:t>再次坐下把腿伸直，确认是否穿好了紧身裤。这个动作因为在梅诺面前已经做了许多次，所以并不让</w:t>
      </w:r>
      <w:proofErr w:type="gramStart"/>
      <w:r w:rsidRPr="00750B60">
        <w:rPr>
          <w:rFonts w:hint="eastAsia"/>
        </w:rPr>
        <w:t>茉茉</w:t>
      </w:r>
      <w:proofErr w:type="gramEnd"/>
      <w:r w:rsidRPr="00750B60">
        <w:rPr>
          <w:rFonts w:hint="eastAsia"/>
        </w:rPr>
        <w:t>感到害羞。全部完成之后，对衣着的检查就完成了。</w:t>
      </w:r>
    </w:p>
    <w:p w14:paraId="3F47C0E5" w14:textId="77777777" w:rsidR="00483C78" w:rsidRPr="00750B60" w:rsidRDefault="00483C78" w:rsidP="00483C78">
      <w:pPr>
        <w:pPrChange w:id="2890" w:author="芙兰朵露" w:date="2022-05-22T01:45:00Z">
          <w:pPr>
            <w:ind w:firstLineChars="200" w:firstLine="420"/>
          </w:pPr>
        </w:pPrChange>
      </w:pPr>
      <w:r w:rsidRPr="00750B60">
        <w:rPr>
          <w:rFonts w:hint="eastAsia"/>
        </w:rPr>
        <w:t>白手套是战斗时为了保护双手而戴上的。在修道院里</w:t>
      </w:r>
      <w:proofErr w:type="gramStart"/>
      <w:r w:rsidRPr="00750B60">
        <w:rPr>
          <w:rFonts w:hint="eastAsia"/>
        </w:rPr>
        <w:t>不</w:t>
      </w:r>
      <w:proofErr w:type="gramEnd"/>
      <w:r w:rsidRPr="00750B60">
        <w:rPr>
          <w:rFonts w:hint="eastAsia"/>
        </w:rPr>
        <w:t>戴上也没问题，</w:t>
      </w:r>
      <w:proofErr w:type="gramStart"/>
      <w:r w:rsidRPr="00750B60">
        <w:rPr>
          <w:rFonts w:hint="eastAsia"/>
        </w:rPr>
        <w:t>茉茉</w:t>
      </w:r>
      <w:proofErr w:type="gramEnd"/>
      <w:r w:rsidRPr="00750B60">
        <w:rPr>
          <w:rFonts w:hint="eastAsia"/>
        </w:rPr>
        <w:t>打算稍微偷个懒。</w:t>
      </w:r>
    </w:p>
    <w:p w14:paraId="3EBFF67F" w14:textId="77777777" w:rsidR="00483C78" w:rsidRPr="00750B60" w:rsidRDefault="00483C78" w:rsidP="00483C78">
      <w:pPr>
        <w:pPrChange w:id="2891" w:author="芙兰朵露" w:date="2022-05-22T01:45:00Z">
          <w:pPr>
            <w:ind w:firstLineChars="200" w:firstLine="420"/>
          </w:pPr>
        </w:pPrChange>
      </w:pPr>
      <w:r w:rsidRPr="00750B60">
        <w:rPr>
          <w:rFonts w:hint="eastAsia"/>
        </w:rPr>
        <w:t>圣地就在眼前。</w:t>
      </w:r>
      <w:proofErr w:type="gramStart"/>
      <w:r w:rsidRPr="00750B60">
        <w:rPr>
          <w:rFonts w:hint="eastAsia"/>
        </w:rPr>
        <w:t>茉茉</w:t>
      </w:r>
      <w:proofErr w:type="gramEnd"/>
      <w:r w:rsidRPr="00750B60">
        <w:rPr>
          <w:rFonts w:hint="eastAsia"/>
        </w:rPr>
        <w:t>完成了梅诺交给自己的任务的第一步。</w:t>
      </w:r>
    </w:p>
    <w:p w14:paraId="65602FCA" w14:textId="77777777" w:rsidR="00483C78" w:rsidRPr="00750B60" w:rsidRDefault="00483C78" w:rsidP="00483C78">
      <w:pPr>
        <w:pPrChange w:id="2892" w:author="芙兰朵露" w:date="2022-05-22T01:45:00Z">
          <w:pPr>
            <w:ind w:firstLineChars="200" w:firstLine="420"/>
          </w:pPr>
        </w:pPrChange>
      </w:pPr>
      <w:r w:rsidRPr="00750B60">
        <w:rPr>
          <w:rFonts w:hint="eastAsia"/>
        </w:rPr>
        <w:t>梅诺说她准备要救出灯里。身为处刑人的</w:t>
      </w:r>
      <w:proofErr w:type="gramStart"/>
      <w:r w:rsidRPr="00750B60">
        <w:rPr>
          <w:rFonts w:hint="eastAsia"/>
        </w:rPr>
        <w:t>茉茉</w:t>
      </w:r>
      <w:proofErr w:type="gramEnd"/>
      <w:r w:rsidRPr="00750B60">
        <w:rPr>
          <w:rFonts w:hint="eastAsia"/>
        </w:rPr>
        <w:t>则是为接应前辈而来到这里。她们两人做的事情并没有本质区别。</w:t>
      </w:r>
    </w:p>
    <w:p w14:paraId="3616476D" w14:textId="77777777" w:rsidR="00483C78" w:rsidRPr="00750B60" w:rsidRDefault="00483C78" w:rsidP="00483C78">
      <w:pPr>
        <w:pPrChange w:id="2893" w:author="芙兰朵露" w:date="2022-05-22T01:45:00Z">
          <w:pPr>
            <w:ind w:firstLineChars="200" w:firstLine="420"/>
          </w:pPr>
        </w:pPrChange>
      </w:pPr>
      <w:r w:rsidRPr="00750B60">
        <w:rPr>
          <w:rFonts w:hint="eastAsia"/>
        </w:rPr>
        <w:t>梅诺认为，将灯里带走的导师似乎想要将灯里化为人灾，然后再将灯里杀死。</w:t>
      </w:r>
    </w:p>
    <w:p w14:paraId="0FBF01C8" w14:textId="7D58199C" w:rsidR="00483C78" w:rsidRPr="00750B60" w:rsidRDefault="00483C78" w:rsidP="00483C78">
      <w:pPr>
        <w:pPrChange w:id="2894" w:author="芙兰朵露" w:date="2022-05-22T01:45:00Z">
          <w:pPr>
            <w:ind w:firstLineChars="200" w:firstLine="420"/>
          </w:pPr>
        </w:pPrChange>
      </w:pPr>
      <w:r w:rsidRPr="00750B60">
        <w:rPr>
          <w:rFonts w:hint="eastAsia"/>
        </w:rPr>
        <w:t>如果梅诺的想象没有问题，恐怕【时】</w:t>
      </w:r>
      <w:del w:id="2895" w:author="芙兰朵露" w:date="2022-05-22T01:45:00Z">
        <w:r w:rsidR="00873996">
          <w:rPr>
            <w:rFonts w:hint="eastAsia"/>
          </w:rPr>
          <w:delText>的</w:delText>
        </w:r>
      </w:del>
      <w:ins w:id="2896" w:author="芙兰朵露" w:date="2022-05-22T01:45:00Z">
        <w:r w:rsidR="00010AAD" w:rsidRPr="00750B60">
          <w:rPr>
            <w:rFonts w:hint="eastAsia"/>
          </w:rPr>
          <w:t>之</w:t>
        </w:r>
      </w:ins>
      <w:r w:rsidRPr="00750B60">
        <w:rPr>
          <w:rFonts w:hint="eastAsia"/>
        </w:rPr>
        <w:t>纯粹概念就会变为</w:t>
      </w:r>
      <w:proofErr w:type="gramStart"/>
      <w:r w:rsidRPr="00750B60">
        <w:rPr>
          <w:rFonts w:hint="eastAsia"/>
        </w:rPr>
        <w:t>时间魔导降临</w:t>
      </w:r>
      <w:proofErr w:type="gramEnd"/>
      <w:r w:rsidRPr="00750B60">
        <w:rPr>
          <w:rFonts w:hint="eastAsia"/>
        </w:rPr>
        <w:t>到这个世界。但梅诺开始了在灯里变得不再是灯里之前，亲自终结这一切的行动。</w:t>
      </w:r>
    </w:p>
    <w:p w14:paraId="2DB41FB0" w14:textId="77777777" w:rsidR="00483C78" w:rsidRPr="00750B60" w:rsidRDefault="00483C78" w:rsidP="00483C78">
      <w:pPr>
        <w:pPrChange w:id="2897" w:author="芙兰朵露" w:date="2022-05-22T01:45:00Z">
          <w:pPr>
            <w:ind w:firstLineChars="200" w:firstLine="420"/>
          </w:pPr>
        </w:pPrChange>
      </w:pPr>
      <w:r w:rsidRPr="00750B60">
        <w:rPr>
          <w:rFonts w:hint="eastAsia"/>
        </w:rPr>
        <w:t>梅诺正在计划</w:t>
      </w:r>
      <w:proofErr w:type="gramStart"/>
      <w:r w:rsidRPr="00750B60">
        <w:rPr>
          <w:rFonts w:hint="eastAsia"/>
        </w:rPr>
        <w:t>着亲自</w:t>
      </w:r>
      <w:proofErr w:type="gramEnd"/>
      <w:r w:rsidRPr="00750B60">
        <w:rPr>
          <w:rFonts w:hint="eastAsia"/>
        </w:rPr>
        <w:t>将灯里杀死。</w:t>
      </w:r>
    </w:p>
    <w:p w14:paraId="72306818" w14:textId="77777777" w:rsidR="00483C78" w:rsidRPr="00750B60" w:rsidRDefault="00483C78" w:rsidP="00483C78">
      <w:pPr>
        <w:pPrChange w:id="2898" w:author="芙兰朵露" w:date="2022-05-22T01:45:00Z">
          <w:pPr>
            <w:ind w:firstLineChars="200" w:firstLine="420"/>
          </w:pPr>
        </w:pPrChange>
      </w:pPr>
      <w:r w:rsidRPr="00750B60">
        <w:rPr>
          <w:rFonts w:hint="eastAsia"/>
        </w:rPr>
        <w:t>既然梅诺做出了决定，那</w:t>
      </w:r>
      <w:proofErr w:type="gramStart"/>
      <w:r w:rsidRPr="00750B60">
        <w:rPr>
          <w:rFonts w:hint="eastAsia"/>
        </w:rPr>
        <w:t>茉茉</w:t>
      </w:r>
      <w:proofErr w:type="gramEnd"/>
      <w:r w:rsidRPr="00750B60">
        <w:rPr>
          <w:rFonts w:hint="eastAsia"/>
        </w:rPr>
        <w:t>就会跟随前辈的脚步。</w:t>
      </w:r>
    </w:p>
    <w:p w14:paraId="461653A9" w14:textId="0364C3DD" w:rsidR="00483C78" w:rsidRPr="00750B60" w:rsidRDefault="00873996" w:rsidP="00483C78">
      <w:pPr>
        <w:pPrChange w:id="2899" w:author="芙兰朵露" w:date="2022-05-22T01:45:00Z">
          <w:pPr>
            <w:ind w:firstLineChars="200" w:firstLine="420"/>
          </w:pPr>
        </w:pPrChange>
      </w:pPr>
      <w:del w:id="2900" w:author="芙兰朵露" w:date="2022-05-22T01:45:00Z">
        <w:r>
          <w:rPr>
            <w:rFonts w:hint="eastAsia"/>
          </w:rPr>
          <w:delText>“</w:delText>
        </w:r>
      </w:del>
      <w:ins w:id="2901" w:author="芙兰朵露" w:date="2022-05-22T01:45:00Z">
        <w:r w:rsidR="00483C78" w:rsidRPr="00750B60">
          <w:rPr>
            <w:rFonts w:hint="eastAsia"/>
          </w:rPr>
          <w:t>「</w:t>
        </w:r>
      </w:ins>
      <w:r w:rsidR="00483C78" w:rsidRPr="00750B60">
        <w:rPr>
          <w:rFonts w:hint="eastAsia"/>
        </w:rPr>
        <w:t>前辈</w:t>
      </w:r>
      <w:del w:id="2902" w:author="芙兰朵露" w:date="2022-05-22T01:45:00Z">
        <w:r>
          <w:rPr>
            <w:rFonts w:hint="eastAsia"/>
          </w:rPr>
          <w:delText>要</w:delText>
        </w:r>
      </w:del>
      <w:ins w:id="2903" w:author="芙兰朵露" w:date="2022-05-22T01:45:00Z">
        <w:r w:rsidR="00010AAD" w:rsidRPr="00750B60">
          <w:rPr>
            <w:rFonts w:hint="eastAsia"/>
          </w:rPr>
          <w:t>交给</w:t>
        </w:r>
      </w:ins>
      <w:r w:rsidR="00010AAD" w:rsidRPr="00750B60">
        <w:rPr>
          <w:rFonts w:hint="eastAsia"/>
        </w:rPr>
        <w:t>我</w:t>
      </w:r>
      <w:del w:id="2904" w:author="芙兰朵露" w:date="2022-05-22T01:45:00Z">
        <w:r>
          <w:rPr>
            <w:rFonts w:hint="eastAsia"/>
          </w:rPr>
          <w:delText>做</w:delText>
        </w:r>
      </w:del>
      <w:r w:rsidR="00010AAD" w:rsidRPr="00750B60">
        <w:rPr>
          <w:rFonts w:hint="eastAsia"/>
        </w:rPr>
        <w:t>的是</w:t>
      </w:r>
      <w:r w:rsidR="00483C78" w:rsidRPr="00750B60">
        <w:rPr>
          <w:rFonts w:hint="eastAsia"/>
        </w:rPr>
        <w:t>——</w:t>
      </w:r>
      <w:del w:id="2905" w:author="芙兰朵露" w:date="2022-05-22T01:45:00Z">
        <w:r>
          <w:rPr>
            <w:rFonts w:hint="eastAsia"/>
          </w:rPr>
          <w:delText>”</w:delText>
        </w:r>
      </w:del>
      <w:ins w:id="2906" w:author="芙兰朵露" w:date="2022-05-22T01:45:00Z">
        <w:r w:rsidR="00483C78" w:rsidRPr="00750B60">
          <w:rPr>
            <w:rFonts w:hint="eastAsia"/>
          </w:rPr>
          <w:t>」</w:t>
        </w:r>
      </w:ins>
    </w:p>
    <w:p w14:paraId="61944672" w14:textId="77777777" w:rsidR="00483C78" w:rsidRPr="00750B60" w:rsidRDefault="00483C78" w:rsidP="00483C78">
      <w:pPr>
        <w:pPrChange w:id="2907" w:author="芙兰朵露" w:date="2022-05-22T01:45:00Z">
          <w:pPr>
            <w:ind w:firstLineChars="200" w:firstLine="420"/>
          </w:pPr>
        </w:pPrChange>
      </w:pPr>
      <w:proofErr w:type="gramStart"/>
      <w:r w:rsidRPr="00750B60">
        <w:rPr>
          <w:rFonts w:hint="eastAsia"/>
        </w:rPr>
        <w:t>茉茉</w:t>
      </w:r>
      <w:proofErr w:type="gramEnd"/>
      <w:r w:rsidRPr="00750B60">
        <w:rPr>
          <w:rFonts w:hint="eastAsia"/>
        </w:rPr>
        <w:t>在心里再一次确认了自己的任务。</w:t>
      </w:r>
    </w:p>
    <w:p w14:paraId="105F6B45" w14:textId="4BBAB978" w:rsidR="00483C78" w:rsidRPr="00750B60" w:rsidRDefault="00483C78" w:rsidP="00483C78">
      <w:pPr>
        <w:pPrChange w:id="2908" w:author="芙兰朵露" w:date="2022-05-22T01:45:00Z">
          <w:pPr>
            <w:ind w:firstLineChars="200" w:firstLine="420"/>
          </w:pPr>
        </w:pPrChange>
      </w:pPr>
      <w:r w:rsidRPr="00750B60">
        <w:rPr>
          <w:rFonts w:hint="eastAsia"/>
        </w:rPr>
        <w:t>耳边听到床板被倾轧发出的</w:t>
      </w:r>
      <w:proofErr w:type="gramStart"/>
      <w:r w:rsidRPr="00750B60">
        <w:rPr>
          <w:rFonts w:hint="eastAsia"/>
        </w:rPr>
        <w:t>嘎吱嘎吱</w:t>
      </w:r>
      <w:proofErr w:type="gramEnd"/>
      <w:r w:rsidRPr="00750B60">
        <w:rPr>
          <w:rFonts w:hint="eastAsia"/>
        </w:rPr>
        <w:t>声。来者完全没有掩盖自己不慌不忙的脚步声的意思</w:t>
      </w:r>
      <w:r w:rsidR="00010AAD" w:rsidRPr="00750B60">
        <w:rPr>
          <w:rFonts w:hint="eastAsia"/>
        </w:rPr>
        <w:t>。</w:t>
      </w:r>
      <w:del w:id="2909" w:author="芙兰朵露" w:date="2022-05-22T01:45:00Z">
        <w:r w:rsidR="00873996">
          <w:rPr>
            <w:rFonts w:hint="eastAsia"/>
          </w:rPr>
          <w:delText>虽然眼睛看不到外面，但是</w:delText>
        </w:r>
      </w:del>
      <w:r w:rsidRPr="00750B60">
        <w:rPr>
          <w:rFonts w:hint="eastAsia"/>
        </w:rPr>
        <w:t>单从这脚步声就知道是谁来了。</w:t>
      </w:r>
    </w:p>
    <w:p w14:paraId="37A2E01A" w14:textId="77777777" w:rsidR="00483C78" w:rsidRPr="00750B60" w:rsidRDefault="00483C78" w:rsidP="00483C78">
      <w:pPr>
        <w:pPrChange w:id="2910" w:author="芙兰朵露" w:date="2022-05-22T01:45:00Z">
          <w:pPr>
            <w:ind w:firstLineChars="200" w:firstLine="420"/>
          </w:pPr>
        </w:pPrChange>
      </w:pPr>
      <w:r w:rsidRPr="00750B60">
        <w:rPr>
          <w:rFonts w:hint="eastAsia"/>
        </w:rPr>
        <w:t>咚咚</w:t>
      </w:r>
      <w:proofErr w:type="gramStart"/>
      <w:r w:rsidRPr="00750B60">
        <w:rPr>
          <w:rFonts w:hint="eastAsia"/>
        </w:rPr>
        <w:t>咚</w:t>
      </w:r>
      <w:proofErr w:type="gramEnd"/>
      <w:r w:rsidRPr="00750B60">
        <w:rPr>
          <w:rFonts w:hint="eastAsia"/>
        </w:rPr>
        <w:t>，门外传来仅仅出于礼仪考虑的三下敲门声。</w:t>
      </w:r>
    </w:p>
    <w:p w14:paraId="7E7C1B76" w14:textId="61CE4298" w:rsidR="00483C78" w:rsidRPr="00750B60" w:rsidRDefault="00873996" w:rsidP="00483C78">
      <w:pPr>
        <w:pPrChange w:id="2911" w:author="芙兰朵露" w:date="2022-05-22T01:45:00Z">
          <w:pPr>
            <w:ind w:firstLineChars="200" w:firstLine="420"/>
          </w:pPr>
        </w:pPrChange>
      </w:pPr>
      <w:del w:id="2912" w:author="芙兰朵露" w:date="2022-05-22T01:45:00Z">
        <w:r>
          <w:rPr>
            <w:rFonts w:hint="eastAsia"/>
          </w:rPr>
          <w:delText>“</w:delText>
        </w:r>
      </w:del>
      <w:ins w:id="2913" w:author="芙兰朵露" w:date="2022-05-22T01:45:00Z">
        <w:r w:rsidR="00483C78" w:rsidRPr="00750B60">
          <w:rPr>
            <w:rFonts w:hint="eastAsia"/>
          </w:rPr>
          <w:t>「</w:t>
        </w:r>
      </w:ins>
      <w:proofErr w:type="gramStart"/>
      <w:r w:rsidR="00483C78" w:rsidRPr="00750B60">
        <w:rPr>
          <w:rFonts w:hint="eastAsia"/>
        </w:rPr>
        <w:t>茉茉</w:t>
      </w:r>
      <w:proofErr w:type="gramEnd"/>
      <w:r w:rsidR="00483C78" w:rsidRPr="00750B60">
        <w:rPr>
          <w:rFonts w:hint="eastAsia"/>
        </w:rPr>
        <w:t>，衣服传好了吗？</w:t>
      </w:r>
      <w:del w:id="2914" w:author="芙兰朵露" w:date="2022-05-22T01:45:00Z">
        <w:r>
          <w:rPr>
            <w:rFonts w:hint="eastAsia"/>
          </w:rPr>
          <w:delText>”</w:delText>
        </w:r>
      </w:del>
      <w:ins w:id="2915" w:author="芙兰朵露" w:date="2022-05-22T01:45:00Z">
        <w:r w:rsidR="00483C78" w:rsidRPr="00750B60">
          <w:rPr>
            <w:rFonts w:hint="eastAsia"/>
          </w:rPr>
          <w:t>」</w:t>
        </w:r>
      </w:ins>
    </w:p>
    <w:p w14:paraId="7A366BC9" w14:textId="159A2630" w:rsidR="00483C78" w:rsidRPr="00750B60" w:rsidRDefault="00873996" w:rsidP="00483C78">
      <w:pPr>
        <w:pPrChange w:id="2916" w:author="芙兰朵露" w:date="2022-05-22T01:45:00Z">
          <w:pPr>
            <w:ind w:firstLineChars="200" w:firstLine="420"/>
          </w:pPr>
        </w:pPrChange>
      </w:pPr>
      <w:del w:id="2917" w:author="芙兰朵露" w:date="2022-05-22T01:45:00Z">
        <w:r>
          <w:rPr>
            <w:rFonts w:hint="eastAsia"/>
          </w:rPr>
          <w:delText>“</w:delText>
        </w:r>
        <w:r>
          <w:rPr>
            <w:rFonts w:hint="eastAsia"/>
          </w:rPr>
          <w:delText>......</w:delText>
        </w:r>
      </w:del>
      <w:ins w:id="2918" w:author="芙兰朵露" w:date="2022-05-22T01:45:00Z">
        <w:r w:rsidR="00483C78" w:rsidRPr="00750B60">
          <w:rPr>
            <w:rFonts w:hint="eastAsia"/>
          </w:rPr>
          <w:t>「</w:t>
        </w:r>
        <w:r w:rsidR="00675838" w:rsidRPr="00750B60">
          <w:t>……</w:t>
        </w:r>
      </w:ins>
      <w:r w:rsidR="00483C78" w:rsidRPr="00750B60">
        <w:t>请——进</w:t>
      </w:r>
      <w:del w:id="2919" w:author="芙兰朵露" w:date="2022-05-22T01:45:00Z">
        <w:r>
          <w:rPr>
            <w:rFonts w:hint="eastAsia"/>
          </w:rPr>
          <w:delText>”</w:delText>
        </w:r>
      </w:del>
      <w:ins w:id="2920" w:author="芙兰朵露" w:date="2022-05-22T01:45:00Z">
        <w:r w:rsidR="00483C78" w:rsidRPr="00750B60">
          <w:t>」</w:t>
        </w:r>
      </w:ins>
    </w:p>
    <w:p w14:paraId="14D1E9D8" w14:textId="028E55BD" w:rsidR="00483C78" w:rsidRPr="00750B60" w:rsidRDefault="00483C78" w:rsidP="00483C78">
      <w:pPr>
        <w:pPrChange w:id="2921" w:author="芙兰朵露" w:date="2022-05-22T01:45:00Z">
          <w:pPr>
            <w:ind w:firstLineChars="200" w:firstLine="420"/>
          </w:pPr>
        </w:pPrChange>
      </w:pPr>
      <w:r w:rsidRPr="00750B60">
        <w:rPr>
          <w:rFonts w:hint="eastAsia"/>
        </w:rPr>
        <w:t>是雅修娜。</w:t>
      </w:r>
      <w:del w:id="2922" w:author="芙兰朵露" w:date="2022-05-22T01:45:00Z">
        <w:r w:rsidR="00873996">
          <w:rPr>
            <w:rFonts w:hint="eastAsia"/>
          </w:rPr>
          <w:delText>看来</w:delText>
        </w:r>
      </w:del>
      <w:proofErr w:type="gramStart"/>
      <w:ins w:id="2923" w:author="芙兰朵露" w:date="2022-05-22T01:45:00Z">
        <w:r w:rsidR="00010AAD" w:rsidRPr="00750B60">
          <w:rPr>
            <w:rFonts w:hint="eastAsia"/>
          </w:rPr>
          <w:t>茉茉</w:t>
        </w:r>
        <w:proofErr w:type="gramEnd"/>
        <w:r w:rsidR="00010AAD" w:rsidRPr="00750B60">
          <w:rPr>
            <w:rFonts w:hint="eastAsia"/>
          </w:rPr>
          <w:t>感觉很有可能</w:t>
        </w:r>
      </w:ins>
      <w:proofErr w:type="gramStart"/>
      <w:r w:rsidRPr="00750B60">
        <w:rPr>
          <w:rFonts w:hint="eastAsia"/>
        </w:rPr>
        <w:t>使用线锯</w:t>
      </w:r>
      <w:proofErr w:type="gramEnd"/>
      <w:del w:id="2924" w:author="芙兰朵露" w:date="2022-05-22T01:45:00Z">
        <w:r w:rsidR="00873996">
          <w:rPr>
            <w:rFonts w:hint="eastAsia"/>
          </w:rPr>
          <w:delText>的可能性大大增加了，果然</w:delText>
        </w:r>
      </w:del>
      <w:ins w:id="2925" w:author="芙兰朵露" w:date="2022-05-22T01:45:00Z">
        <w:r w:rsidRPr="00750B60">
          <w:rPr>
            <w:rFonts w:hint="eastAsia"/>
          </w:rPr>
          <w:t>，</w:t>
        </w:r>
        <w:r w:rsidR="00010AAD" w:rsidRPr="00750B60">
          <w:rPr>
            <w:rFonts w:hint="eastAsia"/>
          </w:rPr>
          <w:t>所以</w:t>
        </w:r>
      </w:ins>
      <w:r w:rsidRPr="00750B60">
        <w:rPr>
          <w:rFonts w:hint="eastAsia"/>
        </w:rPr>
        <w:t>还是把白手套从行李里拿出来戴在手上时刻准备着比较好。</w:t>
      </w:r>
    </w:p>
    <w:p w14:paraId="5404C5A1" w14:textId="77777777" w:rsidR="00483C78" w:rsidRPr="00750B60" w:rsidRDefault="00483C78" w:rsidP="00483C78">
      <w:pPr>
        <w:pPrChange w:id="2926" w:author="芙兰朵露" w:date="2022-05-22T01:45:00Z">
          <w:pPr>
            <w:ind w:firstLineChars="200" w:firstLine="420"/>
          </w:pPr>
        </w:pPrChange>
      </w:pPr>
      <w:r w:rsidRPr="00750B60">
        <w:rPr>
          <w:rFonts w:hint="eastAsia"/>
        </w:rPr>
        <w:t>雅修娜随着嘎吱的开门声走进房里。</w:t>
      </w:r>
      <w:proofErr w:type="gramStart"/>
      <w:r w:rsidRPr="00750B60">
        <w:rPr>
          <w:rFonts w:hint="eastAsia"/>
          <w:rPrChange w:id="2927" w:author="芙兰朵露" w:date="2022-05-22T01:45:00Z">
            <w:rPr>
              <w:rFonts w:hint="eastAsia"/>
              <w:color w:val="FF0000"/>
            </w:rPr>
          </w:rPrChange>
        </w:rPr>
        <w:t>茉茉</w:t>
      </w:r>
      <w:proofErr w:type="gramEnd"/>
      <w:r w:rsidRPr="00750B60">
        <w:rPr>
          <w:rFonts w:hint="eastAsia"/>
          <w:rPrChange w:id="2928" w:author="芙兰朵露" w:date="2022-05-22T01:45:00Z">
            <w:rPr>
              <w:rFonts w:hint="eastAsia"/>
              <w:color w:val="FF0000"/>
            </w:rPr>
          </w:rPrChange>
        </w:rPr>
        <w:t>为了向雅修娜表达遗憾</w:t>
      </w:r>
      <w:r w:rsidRPr="00750B60">
        <w:rPr>
          <w:rFonts w:hint="eastAsia"/>
        </w:rPr>
        <w:t>，用自己翡翠色的眼睛盯着她。</w:t>
      </w:r>
    </w:p>
    <w:p w14:paraId="561E9A3D" w14:textId="0E8A9BFC" w:rsidR="00483C78" w:rsidRPr="00750B60" w:rsidRDefault="00873996" w:rsidP="00483C78">
      <w:pPr>
        <w:pPrChange w:id="2929" w:author="芙兰朵露" w:date="2022-05-22T01:45:00Z">
          <w:pPr>
            <w:ind w:firstLineChars="200" w:firstLine="420"/>
          </w:pPr>
        </w:pPrChange>
      </w:pPr>
      <w:del w:id="2930" w:author="芙兰朵露" w:date="2022-05-22T01:45:00Z">
        <w:r>
          <w:rPr>
            <w:rFonts w:hint="eastAsia"/>
          </w:rPr>
          <w:delText>“</w:delText>
        </w:r>
      </w:del>
      <w:ins w:id="2931" w:author="芙兰朵露" w:date="2022-05-22T01:45:00Z">
        <w:r w:rsidR="00483C78" w:rsidRPr="00750B60">
          <w:rPr>
            <w:rFonts w:hint="eastAsia"/>
          </w:rPr>
          <w:t>「</w:t>
        </w:r>
      </w:ins>
      <w:r w:rsidR="00483C78" w:rsidRPr="00750B60">
        <w:rPr>
          <w:rFonts w:hint="eastAsia"/>
        </w:rPr>
        <w:t>你过来有什么事？</w:t>
      </w:r>
      <w:del w:id="2932" w:author="芙兰朵露" w:date="2022-05-22T01:45:00Z">
        <w:r>
          <w:rPr>
            <w:rFonts w:hint="eastAsia"/>
          </w:rPr>
          <w:delText>”</w:delText>
        </w:r>
      </w:del>
      <w:ins w:id="2933" w:author="芙兰朵露" w:date="2022-05-22T01:45:00Z">
        <w:r w:rsidR="00483C78" w:rsidRPr="00750B60">
          <w:rPr>
            <w:rFonts w:hint="eastAsia"/>
          </w:rPr>
          <w:t>」</w:t>
        </w:r>
      </w:ins>
    </w:p>
    <w:p w14:paraId="6F0FED73" w14:textId="5C589C7B" w:rsidR="00483C78" w:rsidRPr="00750B60" w:rsidRDefault="00873996" w:rsidP="00483C78">
      <w:pPr>
        <w:pPrChange w:id="2934" w:author="芙兰朵露" w:date="2022-05-22T01:45:00Z">
          <w:pPr>
            <w:ind w:firstLineChars="200" w:firstLine="420"/>
          </w:pPr>
        </w:pPrChange>
      </w:pPr>
      <w:del w:id="2935" w:author="芙兰朵露" w:date="2022-05-22T01:45:00Z">
        <w:r>
          <w:rPr>
            <w:rFonts w:hint="eastAsia"/>
          </w:rPr>
          <w:delText>“</w:delText>
        </w:r>
      </w:del>
      <w:ins w:id="2936" w:author="芙兰朵露" w:date="2022-05-22T01:45:00Z">
        <w:r w:rsidR="00483C78" w:rsidRPr="00750B60">
          <w:rPr>
            <w:rFonts w:hint="eastAsia"/>
          </w:rPr>
          <w:t>「</w:t>
        </w:r>
      </w:ins>
      <w:r w:rsidR="00483C78" w:rsidRPr="00750B60">
        <w:rPr>
          <w:rFonts w:hint="eastAsia"/>
        </w:rPr>
        <w:t>没什么。就是想和你</w:t>
      </w:r>
      <w:proofErr w:type="gramStart"/>
      <w:r w:rsidR="00483C78" w:rsidRPr="00750B60">
        <w:rPr>
          <w:rFonts w:hint="eastAsia"/>
        </w:rPr>
        <w:t>说点话</w:t>
      </w:r>
      <w:proofErr w:type="gramEnd"/>
      <w:del w:id="2937" w:author="芙兰朵露" w:date="2022-05-22T01:45:00Z">
        <w:r>
          <w:rPr>
            <w:rFonts w:hint="eastAsia"/>
          </w:rPr>
          <w:delText>。”</w:delText>
        </w:r>
      </w:del>
      <w:ins w:id="2938" w:author="芙兰朵露" w:date="2022-05-22T01:45:00Z">
        <w:r w:rsidR="00483C78" w:rsidRPr="00750B60">
          <w:rPr>
            <w:rFonts w:hint="eastAsia"/>
          </w:rPr>
          <w:t>」</w:t>
        </w:r>
      </w:ins>
    </w:p>
    <w:p w14:paraId="51154611" w14:textId="77777777" w:rsidR="00483C78" w:rsidRPr="00750B60" w:rsidRDefault="00483C78" w:rsidP="00483C78">
      <w:pPr>
        <w:pPrChange w:id="2939" w:author="芙兰朵露" w:date="2022-05-22T01:45:00Z">
          <w:pPr>
            <w:ind w:firstLineChars="200" w:firstLine="420"/>
          </w:pPr>
        </w:pPrChange>
      </w:pPr>
      <w:r w:rsidRPr="00750B60">
        <w:rPr>
          <w:rFonts w:hint="eastAsia"/>
        </w:rPr>
        <w:t>雅修娜轻飘飘地回答了</w:t>
      </w:r>
      <w:proofErr w:type="gramStart"/>
      <w:r w:rsidRPr="00750B60">
        <w:rPr>
          <w:rFonts w:hint="eastAsia"/>
        </w:rPr>
        <w:t>茉茉一</w:t>
      </w:r>
      <w:proofErr w:type="gramEnd"/>
      <w:r w:rsidRPr="00750B60">
        <w:rPr>
          <w:rFonts w:hint="eastAsia"/>
        </w:rPr>
        <w:t>边带手套一边提出的质问，然后厚着脸皮一屁股坐到了</w:t>
      </w:r>
      <w:proofErr w:type="gramStart"/>
      <w:r w:rsidRPr="00750B60">
        <w:rPr>
          <w:rFonts w:hint="eastAsia"/>
        </w:rPr>
        <w:t>茉茉</w:t>
      </w:r>
      <w:proofErr w:type="gramEnd"/>
      <w:r w:rsidRPr="00750B60">
        <w:rPr>
          <w:rFonts w:hint="eastAsia"/>
        </w:rPr>
        <w:t>床上。</w:t>
      </w:r>
    </w:p>
    <w:p w14:paraId="382DEC98" w14:textId="6F75D61A" w:rsidR="00483C78" w:rsidRPr="00750B60" w:rsidRDefault="00873996" w:rsidP="00483C78">
      <w:pPr>
        <w:pPrChange w:id="2940" w:author="芙兰朵露" w:date="2022-05-22T01:45:00Z">
          <w:pPr>
            <w:ind w:firstLineChars="200" w:firstLine="420"/>
          </w:pPr>
        </w:pPrChange>
      </w:pPr>
      <w:del w:id="2941" w:author="芙兰朵露" w:date="2022-05-22T01:45:00Z">
        <w:r>
          <w:rPr>
            <w:rFonts w:hint="eastAsia"/>
          </w:rPr>
          <w:delText>“</w:delText>
        </w:r>
      </w:del>
      <w:ins w:id="2942" w:author="芙兰朵露" w:date="2022-05-22T01:45:00Z">
        <w:r w:rsidR="00483C78" w:rsidRPr="00750B60">
          <w:rPr>
            <w:rFonts w:hint="eastAsia"/>
          </w:rPr>
          <w:t>「</w:t>
        </w:r>
      </w:ins>
      <w:r w:rsidR="00483C78" w:rsidRPr="00750B60">
        <w:rPr>
          <w:rFonts w:hint="eastAsia"/>
        </w:rPr>
        <w:t>像这里这样在修道院长大的少女们有一部分是神官们从世界各地送来的，是这样吗？</w:t>
      </w:r>
      <w:del w:id="2943" w:author="芙兰朵露" w:date="2022-05-22T01:45:00Z">
        <w:r>
          <w:rPr>
            <w:rFonts w:hint="eastAsia"/>
          </w:rPr>
          <w:delText>”</w:delText>
        </w:r>
      </w:del>
      <w:ins w:id="2944" w:author="芙兰朵露" w:date="2022-05-22T01:45:00Z">
        <w:r w:rsidR="00483C78" w:rsidRPr="00750B60">
          <w:rPr>
            <w:rFonts w:hint="eastAsia"/>
          </w:rPr>
          <w:t>」</w:t>
        </w:r>
      </w:ins>
    </w:p>
    <w:p w14:paraId="54DA44B5" w14:textId="4D3B9B0A" w:rsidR="00483C78" w:rsidRPr="00750B60" w:rsidRDefault="00873996" w:rsidP="00483C78">
      <w:pPr>
        <w:pPrChange w:id="2945" w:author="芙兰朵露" w:date="2022-05-22T01:45:00Z">
          <w:pPr>
            <w:ind w:firstLineChars="200" w:firstLine="420"/>
          </w:pPr>
        </w:pPrChange>
      </w:pPr>
      <w:del w:id="2946" w:author="芙兰朵露" w:date="2022-05-22T01:45:00Z">
        <w:r>
          <w:rPr>
            <w:rFonts w:hint="eastAsia"/>
          </w:rPr>
          <w:delText>“那</w:delText>
        </w:r>
      </w:del>
      <w:ins w:id="2947" w:author="芙兰朵露" w:date="2022-05-22T01:45:00Z">
        <w:r w:rsidR="00483C78" w:rsidRPr="00750B60">
          <w:rPr>
            <w:rFonts w:hint="eastAsia"/>
          </w:rPr>
          <w:t>「</w:t>
        </w:r>
        <w:r w:rsidR="00010AAD" w:rsidRPr="00750B60">
          <w:rPr>
            <w:rFonts w:hint="eastAsia"/>
          </w:rPr>
          <w:t>我觉得</w:t>
        </w:r>
      </w:ins>
      <w:r w:rsidR="00483C78" w:rsidRPr="00750B60">
        <w:rPr>
          <w:rFonts w:hint="eastAsia"/>
        </w:rPr>
        <w:t>你</w:t>
      </w:r>
      <w:del w:id="2948" w:author="芙兰朵露" w:date="2022-05-22T01:45:00Z">
        <w:r>
          <w:rPr>
            <w:rFonts w:hint="eastAsia"/>
          </w:rPr>
          <w:delText>可就</w:delText>
        </w:r>
      </w:del>
      <w:r w:rsidR="00483C78" w:rsidRPr="00750B60">
        <w:rPr>
          <w:rFonts w:hint="eastAsia"/>
        </w:rPr>
        <w:t>想多了。大多数神官都是在当地长大的</w:t>
      </w:r>
      <w:del w:id="2949" w:author="芙兰朵露" w:date="2022-05-22T01:45:00Z">
        <w:r>
          <w:rPr>
            <w:rFonts w:hint="eastAsia"/>
          </w:rPr>
          <w:delText>。”</w:delText>
        </w:r>
      </w:del>
      <w:ins w:id="2950" w:author="芙兰朵露" w:date="2022-05-22T01:45:00Z">
        <w:r w:rsidR="00483C78" w:rsidRPr="00750B60">
          <w:rPr>
            <w:rFonts w:hint="eastAsia"/>
          </w:rPr>
          <w:t>」</w:t>
        </w:r>
      </w:ins>
    </w:p>
    <w:p w14:paraId="548AA427" w14:textId="77777777" w:rsidR="00483C78" w:rsidRPr="00750B60" w:rsidRDefault="00483C78" w:rsidP="00483C78">
      <w:pPr>
        <w:pPrChange w:id="2951" w:author="芙兰朵露" w:date="2022-05-22T01:45:00Z">
          <w:pPr>
            <w:ind w:firstLineChars="200" w:firstLine="420"/>
          </w:pPr>
        </w:pPrChange>
      </w:pPr>
      <w:r w:rsidRPr="00750B60">
        <w:rPr>
          <w:rFonts w:hint="eastAsia"/>
        </w:rPr>
        <w:t>被特意送到圣地附近的这些修道院的孩子一般是因为具有很高</w:t>
      </w:r>
      <w:proofErr w:type="gramStart"/>
      <w:r w:rsidRPr="00750B60">
        <w:rPr>
          <w:rFonts w:hint="eastAsia"/>
        </w:rPr>
        <w:t>的魔导素养</w:t>
      </w:r>
      <w:proofErr w:type="gramEnd"/>
      <w:r w:rsidRPr="00750B60">
        <w:rPr>
          <w:rFonts w:hint="eastAsia"/>
        </w:rPr>
        <w:t>，或者其它一些特殊的理由。</w:t>
      </w:r>
    </w:p>
    <w:p w14:paraId="65C8422F" w14:textId="029A52B5" w:rsidR="00483C78" w:rsidRPr="00750B60" w:rsidRDefault="00873996" w:rsidP="00483C78">
      <w:pPr>
        <w:pPrChange w:id="2952" w:author="芙兰朵露" w:date="2022-05-22T01:45:00Z">
          <w:pPr>
            <w:ind w:firstLineChars="200" w:firstLine="420"/>
          </w:pPr>
        </w:pPrChange>
      </w:pPr>
      <w:del w:id="2953" w:author="芙兰朵露" w:date="2022-05-22T01:45:00Z">
        <w:r>
          <w:rPr>
            <w:rFonts w:hint="eastAsia"/>
          </w:rPr>
          <w:delText>“</w:delText>
        </w:r>
      </w:del>
      <w:ins w:id="2954" w:author="芙兰朵露" w:date="2022-05-22T01:45:00Z">
        <w:r w:rsidR="00483C78" w:rsidRPr="00750B60">
          <w:rPr>
            <w:rFonts w:hint="eastAsia"/>
          </w:rPr>
          <w:t>「</w:t>
        </w:r>
      </w:ins>
      <w:proofErr w:type="gramStart"/>
      <w:r w:rsidR="00483C78" w:rsidRPr="00750B60">
        <w:rPr>
          <w:rFonts w:hint="eastAsia"/>
        </w:rPr>
        <w:t>唔嗯</w:t>
      </w:r>
      <w:proofErr w:type="gramEnd"/>
      <w:del w:id="2955" w:author="芙兰朵露" w:date="2022-05-22T01:45:00Z">
        <w:r>
          <w:rPr>
            <w:rFonts w:hint="eastAsia"/>
          </w:rPr>
          <w:delText>......</w:delText>
        </w:r>
      </w:del>
      <w:ins w:id="2956" w:author="芙兰朵露" w:date="2022-05-22T01:45:00Z">
        <w:r w:rsidR="00675838" w:rsidRPr="00750B60">
          <w:t>……</w:t>
        </w:r>
      </w:ins>
      <w:proofErr w:type="gramStart"/>
      <w:r w:rsidR="00483C78" w:rsidRPr="00750B60">
        <w:t>茉茉</w:t>
      </w:r>
      <w:proofErr w:type="gramEnd"/>
      <w:r w:rsidR="00483C78" w:rsidRPr="00750B60">
        <w:t>的出身是第二身份吧？</w:t>
      </w:r>
      <w:del w:id="2957" w:author="芙兰朵露" w:date="2022-05-22T01:45:00Z">
        <w:r>
          <w:rPr>
            <w:rFonts w:hint="eastAsia"/>
          </w:rPr>
          <w:delText>”</w:delText>
        </w:r>
      </w:del>
      <w:ins w:id="2958" w:author="芙兰朵露" w:date="2022-05-22T01:45:00Z">
        <w:r w:rsidR="00483C78" w:rsidRPr="00750B60">
          <w:t>」</w:t>
        </w:r>
      </w:ins>
    </w:p>
    <w:p w14:paraId="4E9FF2FE" w14:textId="098832A1" w:rsidR="00483C78" w:rsidRPr="00750B60" w:rsidRDefault="00873996" w:rsidP="00483C78">
      <w:pPr>
        <w:pPrChange w:id="2959" w:author="芙兰朵露" w:date="2022-05-22T01:45:00Z">
          <w:pPr>
            <w:ind w:firstLineChars="200" w:firstLine="420"/>
          </w:pPr>
        </w:pPrChange>
      </w:pPr>
      <w:del w:id="2960" w:author="芙兰朵露" w:date="2022-05-22T01:45:00Z">
        <w:r>
          <w:rPr>
            <w:rFonts w:hint="eastAsia"/>
          </w:rPr>
          <w:delText>雅修娜身边突然没</w:delText>
        </w:r>
      </w:del>
      <w:proofErr w:type="gramStart"/>
      <w:ins w:id="2961" w:author="芙兰朵露" w:date="2022-05-22T01:45:00Z">
        <w:r w:rsidR="00F02DBC" w:rsidRPr="00750B60">
          <w:rPr>
            <w:rFonts w:hint="eastAsia"/>
          </w:rPr>
          <w:t>茉茉</w:t>
        </w:r>
        <w:proofErr w:type="gramEnd"/>
        <w:r w:rsidR="00F02DBC" w:rsidRPr="00750B60">
          <w:rPr>
            <w:rFonts w:hint="eastAsia"/>
          </w:rPr>
          <w:t>停下</w:t>
        </w:r>
      </w:ins>
      <w:r w:rsidR="00F02DBC" w:rsidRPr="00750B60">
        <w:rPr>
          <w:rFonts w:hint="eastAsia"/>
        </w:rPr>
        <w:t>了</w:t>
      </w:r>
      <w:del w:id="2962" w:author="芙兰朵露" w:date="2022-05-22T01:45:00Z">
        <w:r>
          <w:rPr>
            <w:rFonts w:hint="eastAsia"/>
          </w:rPr>
          <w:delText>动静</w:delText>
        </w:r>
      </w:del>
      <w:ins w:id="2963" w:author="芙兰朵露" w:date="2022-05-22T01:45:00Z">
        <w:r w:rsidR="00483C78" w:rsidRPr="00750B60">
          <w:rPr>
            <w:rFonts w:hint="eastAsia"/>
          </w:rPr>
          <w:t>动</w:t>
        </w:r>
        <w:r w:rsidR="00F02DBC" w:rsidRPr="00750B60">
          <w:rPr>
            <w:rFonts w:hint="eastAsia"/>
          </w:rPr>
          <w:t>作</w:t>
        </w:r>
      </w:ins>
      <w:r w:rsidR="00483C78" w:rsidRPr="00750B60">
        <w:rPr>
          <w:rFonts w:hint="eastAsia"/>
        </w:rPr>
        <w:t>。</w:t>
      </w:r>
    </w:p>
    <w:p w14:paraId="6939E605" w14:textId="45DA7D1C" w:rsidR="00483C78" w:rsidRPr="00750B60" w:rsidRDefault="00873996" w:rsidP="00483C78">
      <w:pPr>
        <w:pPrChange w:id="2964" w:author="芙兰朵露" w:date="2022-05-22T01:45:00Z">
          <w:pPr>
            <w:ind w:firstLineChars="200" w:firstLine="420"/>
          </w:pPr>
        </w:pPrChange>
      </w:pPr>
      <w:del w:id="2965" w:author="芙兰朵露" w:date="2022-05-22T01:45:00Z">
        <w:r>
          <w:rPr>
            <w:rFonts w:hint="eastAsia"/>
          </w:rPr>
          <w:delText>“</w:delText>
        </w:r>
        <w:r>
          <w:rPr>
            <w:rFonts w:hint="eastAsia"/>
          </w:rPr>
          <w:delText>......</w:delText>
        </w:r>
      </w:del>
      <w:ins w:id="2966" w:author="芙兰朵露" w:date="2022-05-22T01:45:00Z">
        <w:r w:rsidR="00483C78" w:rsidRPr="00750B60">
          <w:rPr>
            <w:rFonts w:hint="eastAsia"/>
          </w:rPr>
          <w:t>「</w:t>
        </w:r>
        <w:r w:rsidR="00675838" w:rsidRPr="00750B60">
          <w:t>……</w:t>
        </w:r>
      </w:ins>
      <w:r w:rsidR="00483C78" w:rsidRPr="00750B60">
        <w:t>确实是这样，但何出此言？</w:t>
      </w:r>
      <w:del w:id="2967" w:author="芙兰朵露" w:date="2022-05-22T01:45:00Z">
        <w:r>
          <w:rPr>
            <w:rFonts w:hint="eastAsia"/>
          </w:rPr>
          <w:delText>”</w:delText>
        </w:r>
      </w:del>
      <w:ins w:id="2968" w:author="芙兰朵露" w:date="2022-05-22T01:45:00Z">
        <w:r w:rsidR="00483C78" w:rsidRPr="00750B60">
          <w:t>」</w:t>
        </w:r>
      </w:ins>
    </w:p>
    <w:p w14:paraId="6D3A2F4C" w14:textId="615D4B73" w:rsidR="00483C78" w:rsidRPr="00750B60" w:rsidRDefault="00873996" w:rsidP="00483C78">
      <w:pPr>
        <w:pPrChange w:id="2969" w:author="芙兰朵露" w:date="2022-05-22T01:45:00Z">
          <w:pPr>
            <w:ind w:firstLineChars="200" w:firstLine="420"/>
          </w:pPr>
        </w:pPrChange>
      </w:pPr>
      <w:del w:id="2970" w:author="芙兰朵露" w:date="2022-05-22T01:45:00Z">
        <w:r>
          <w:rPr>
            <w:rFonts w:hint="eastAsia"/>
          </w:rPr>
          <w:delText>“</w:delText>
        </w:r>
      </w:del>
      <w:ins w:id="2971" w:author="芙兰朵露" w:date="2022-05-22T01:45:00Z">
        <w:r w:rsidR="00483C78" w:rsidRPr="00750B60">
          <w:rPr>
            <w:rFonts w:hint="eastAsia"/>
          </w:rPr>
          <w:t>「</w:t>
        </w:r>
      </w:ins>
      <w:r w:rsidR="00483C78" w:rsidRPr="00750B60">
        <w:rPr>
          <w:rFonts w:hint="eastAsia"/>
        </w:rPr>
        <w:t>看一眼就知道了。因为</w:t>
      </w:r>
      <w:proofErr w:type="gramStart"/>
      <w:r w:rsidR="00483C78" w:rsidRPr="00750B60">
        <w:rPr>
          <w:rFonts w:hint="eastAsia"/>
        </w:rPr>
        <w:t>茉茉</w:t>
      </w:r>
      <w:proofErr w:type="gramEnd"/>
      <w:r w:rsidR="00483C78" w:rsidRPr="00750B60">
        <w:rPr>
          <w:rFonts w:hint="eastAsia"/>
        </w:rPr>
        <w:t>身体的底子打得很好啊。可以看得出来在五岁之前应该都是由第二身份的父母亲自养大的</w:t>
      </w:r>
      <w:del w:id="2972" w:author="芙兰朵露" w:date="2022-05-22T01:45:00Z">
        <w:r>
          <w:rPr>
            <w:rFonts w:hint="eastAsia"/>
          </w:rPr>
          <w:delText>。”</w:delText>
        </w:r>
      </w:del>
      <w:ins w:id="2973" w:author="芙兰朵露" w:date="2022-05-22T01:45:00Z">
        <w:r w:rsidR="00483C78" w:rsidRPr="00750B60">
          <w:rPr>
            <w:rFonts w:hint="eastAsia"/>
          </w:rPr>
          <w:t>」</w:t>
        </w:r>
      </w:ins>
    </w:p>
    <w:p w14:paraId="6C355C82" w14:textId="37EB13BD" w:rsidR="00483C78" w:rsidRPr="00750B60" w:rsidRDefault="00873996" w:rsidP="00483C78">
      <w:pPr>
        <w:pPrChange w:id="2974" w:author="芙兰朵露" w:date="2022-05-22T01:45:00Z">
          <w:pPr>
            <w:ind w:firstLineChars="200" w:firstLine="420"/>
          </w:pPr>
        </w:pPrChange>
      </w:pPr>
      <w:del w:id="2975" w:author="芙兰朵露" w:date="2022-05-22T01:45:00Z">
        <w:r>
          <w:rPr>
            <w:rFonts w:hint="eastAsia"/>
          </w:rPr>
          <w:delText>“</w:delText>
        </w:r>
      </w:del>
      <w:ins w:id="2976" w:author="芙兰朵露" w:date="2022-05-22T01:45:00Z">
        <w:r w:rsidR="00483C78" w:rsidRPr="00750B60">
          <w:rPr>
            <w:rFonts w:hint="eastAsia"/>
          </w:rPr>
          <w:t>「</w:t>
        </w:r>
      </w:ins>
      <w:r w:rsidR="00483C78" w:rsidRPr="00750B60">
        <w:rPr>
          <w:rFonts w:hint="eastAsia"/>
        </w:rPr>
        <w:t>在这种方面还真是敏锐</w:t>
      </w:r>
      <w:del w:id="2977" w:author="芙兰朵露" w:date="2022-05-22T01:45:00Z">
        <w:r>
          <w:rPr>
            <w:rFonts w:hint="eastAsia"/>
          </w:rPr>
          <w:delText>。”</w:delText>
        </w:r>
      </w:del>
      <w:ins w:id="2978" w:author="芙兰朵露" w:date="2022-05-22T01:45:00Z">
        <w:r w:rsidR="00483C78" w:rsidRPr="00750B60">
          <w:rPr>
            <w:rFonts w:hint="eastAsia"/>
          </w:rPr>
          <w:t>」</w:t>
        </w:r>
      </w:ins>
    </w:p>
    <w:p w14:paraId="562AE8A0" w14:textId="77777777" w:rsidR="00483C78" w:rsidRPr="00750B60" w:rsidRDefault="00483C78" w:rsidP="00483C78">
      <w:pPr>
        <w:pPrChange w:id="2979" w:author="芙兰朵露" w:date="2022-05-22T01:45:00Z">
          <w:pPr>
            <w:ind w:firstLineChars="200" w:firstLine="420"/>
          </w:pPr>
        </w:pPrChange>
      </w:pPr>
      <w:proofErr w:type="gramStart"/>
      <w:r w:rsidRPr="00750B60">
        <w:rPr>
          <w:rFonts w:hint="eastAsia"/>
        </w:rPr>
        <w:t>茉茉</w:t>
      </w:r>
      <w:proofErr w:type="gramEnd"/>
      <w:r w:rsidRPr="00750B60">
        <w:rPr>
          <w:rFonts w:hint="eastAsia"/>
        </w:rPr>
        <w:t>因为被人这样分析感到有些不快，</w:t>
      </w:r>
      <w:proofErr w:type="gramStart"/>
      <w:r w:rsidRPr="00750B60">
        <w:rPr>
          <w:rFonts w:hint="eastAsia"/>
        </w:rPr>
        <w:t>蹩起眉毛</w:t>
      </w:r>
      <w:proofErr w:type="gramEnd"/>
      <w:r w:rsidRPr="00750B60">
        <w:rPr>
          <w:rFonts w:hint="eastAsia"/>
        </w:rPr>
        <w:t>。两人之间本就不融洽的气氛变得更加格格不入。</w:t>
      </w:r>
    </w:p>
    <w:p w14:paraId="472B36A3" w14:textId="3552FCE6" w:rsidR="00483C78" w:rsidRPr="00750B60" w:rsidRDefault="00483C78" w:rsidP="00483C78">
      <w:pPr>
        <w:pPrChange w:id="2980" w:author="芙兰朵露" w:date="2022-05-22T01:45:00Z">
          <w:pPr>
            <w:ind w:firstLineChars="200" w:firstLine="420"/>
          </w:pPr>
        </w:pPrChange>
      </w:pPr>
      <w:r w:rsidRPr="00750B60">
        <w:rPr>
          <w:rFonts w:hint="eastAsia"/>
        </w:rPr>
        <w:t>雅修娜的推测完全正确。</w:t>
      </w:r>
      <w:proofErr w:type="gramStart"/>
      <w:r w:rsidRPr="00750B60">
        <w:rPr>
          <w:rFonts w:hint="eastAsia"/>
        </w:rPr>
        <w:t>茉茉</w:t>
      </w:r>
      <w:proofErr w:type="gramEnd"/>
      <w:r w:rsidRPr="00750B60">
        <w:rPr>
          <w:rFonts w:hint="eastAsia"/>
        </w:rPr>
        <w:t>生在一个第二身份的家庭，然后发生了各种迂回曲折的事情让她变成了第一身份。</w:t>
      </w:r>
      <w:proofErr w:type="gramStart"/>
      <w:r w:rsidRPr="00750B60">
        <w:rPr>
          <w:rFonts w:hint="eastAsia"/>
        </w:rPr>
        <w:t>茉茉</w:t>
      </w:r>
      <w:proofErr w:type="gramEnd"/>
      <w:r w:rsidRPr="00750B60">
        <w:rPr>
          <w:rFonts w:hint="eastAsia"/>
        </w:rPr>
        <w:t>是一个生来就拥有</w:t>
      </w:r>
      <w:proofErr w:type="gramStart"/>
      <w:r w:rsidRPr="00750B60">
        <w:rPr>
          <w:rFonts w:hint="eastAsia"/>
        </w:rPr>
        <w:t>庞大导力的</w:t>
      </w:r>
      <w:proofErr w:type="gramEnd"/>
      <w:r w:rsidRPr="00750B60">
        <w:rPr>
          <w:rFonts w:hint="eastAsia"/>
        </w:rPr>
        <w:t>孩子。虽然拥有着很好</w:t>
      </w:r>
      <w:proofErr w:type="gramStart"/>
      <w:r w:rsidRPr="00750B60">
        <w:rPr>
          <w:rFonts w:hint="eastAsia"/>
        </w:rPr>
        <w:t>的魔导适应性</w:t>
      </w:r>
      <w:proofErr w:type="gramEnd"/>
      <w:r w:rsidRPr="00750B60">
        <w:rPr>
          <w:rFonts w:hint="eastAsia"/>
        </w:rPr>
        <w:t>，但精神状态却很不安定，</w:t>
      </w:r>
      <w:del w:id="2981" w:author="芙兰朵露" w:date="2022-05-22T01:45:00Z">
        <w:r w:rsidR="00873996">
          <w:rPr>
            <w:rFonts w:hint="eastAsia"/>
          </w:rPr>
          <w:delText>难以管教。</w:delText>
        </w:r>
      </w:del>
      <w:ins w:id="2982" w:author="芙兰朵露" w:date="2022-05-22T01:45:00Z">
        <w:r w:rsidR="007928BA" w:rsidRPr="00750B60">
          <w:rPr>
            <w:rFonts w:hint="eastAsia"/>
          </w:rPr>
          <w:t>非常棘手，</w:t>
        </w:r>
      </w:ins>
      <w:r w:rsidRPr="00750B60">
        <w:rPr>
          <w:rFonts w:hint="eastAsia"/>
        </w:rPr>
        <w:t>因此</w:t>
      </w:r>
      <w:del w:id="2983" w:author="芙兰朵露" w:date="2022-05-22T01:45:00Z">
        <w:r w:rsidR="00873996">
          <w:rPr>
            <w:rFonts w:hint="eastAsia"/>
          </w:rPr>
          <w:delText>这样的</w:delText>
        </w:r>
      </w:del>
      <w:proofErr w:type="gramStart"/>
      <w:r w:rsidRPr="00750B60">
        <w:rPr>
          <w:rFonts w:hint="eastAsia"/>
        </w:rPr>
        <w:t>茉茉</w:t>
      </w:r>
      <w:proofErr w:type="gramEnd"/>
      <w:r w:rsidRPr="00750B60">
        <w:rPr>
          <w:rFonts w:hint="eastAsia"/>
        </w:rPr>
        <w:t>来到了导师『阳炎』的修道院。</w:t>
      </w:r>
    </w:p>
    <w:p w14:paraId="5FDBF65C" w14:textId="27B9FB0A" w:rsidR="00483C78" w:rsidRPr="00750B60" w:rsidRDefault="00873996" w:rsidP="00483C78">
      <w:pPr>
        <w:pPrChange w:id="2984" w:author="芙兰朵露" w:date="2022-05-22T01:45:00Z">
          <w:pPr>
            <w:ind w:firstLineChars="200" w:firstLine="420"/>
          </w:pPr>
        </w:pPrChange>
      </w:pPr>
      <w:del w:id="2985" w:author="芙兰朵露" w:date="2022-05-22T01:45:00Z">
        <w:r>
          <w:rPr>
            <w:rFonts w:hint="eastAsia"/>
          </w:rPr>
          <w:delText>“</w:delText>
        </w:r>
      </w:del>
      <w:ins w:id="2986" w:author="芙兰朵露" w:date="2022-05-22T01:45:00Z">
        <w:r w:rsidR="00483C78" w:rsidRPr="00750B60">
          <w:rPr>
            <w:rFonts w:hint="eastAsia"/>
          </w:rPr>
          <w:t>「</w:t>
        </w:r>
      </w:ins>
      <w:r w:rsidR="00483C78" w:rsidRPr="00750B60">
        <w:rPr>
          <w:rFonts w:hint="eastAsia"/>
        </w:rPr>
        <w:t>出自第二身份又怎样？我不觉得这是重要的事情</w:t>
      </w:r>
      <w:del w:id="2987" w:author="芙兰朵露" w:date="2022-05-22T01:45:00Z">
        <w:r>
          <w:rPr>
            <w:rFonts w:hint="eastAsia"/>
          </w:rPr>
          <w:delText>。”</w:delText>
        </w:r>
      </w:del>
      <w:ins w:id="2988" w:author="芙兰朵露" w:date="2022-05-22T01:45:00Z">
        <w:r w:rsidR="00483C78" w:rsidRPr="00750B60">
          <w:rPr>
            <w:rFonts w:hint="eastAsia"/>
          </w:rPr>
          <w:t>」</w:t>
        </w:r>
      </w:ins>
    </w:p>
    <w:p w14:paraId="14871DE3" w14:textId="4F711A39" w:rsidR="00483C78" w:rsidRPr="00750B60" w:rsidRDefault="00873996" w:rsidP="00483C78">
      <w:pPr>
        <w:pPrChange w:id="2989" w:author="芙兰朵露" w:date="2022-05-22T01:45:00Z">
          <w:pPr>
            <w:ind w:firstLineChars="200" w:firstLine="420"/>
          </w:pPr>
        </w:pPrChange>
      </w:pPr>
      <w:del w:id="2990" w:author="芙兰朵露" w:date="2022-05-22T01:45:00Z">
        <w:r>
          <w:rPr>
            <w:rFonts w:hint="eastAsia"/>
          </w:rPr>
          <w:delText>“</w:delText>
        </w:r>
      </w:del>
      <w:ins w:id="2991" w:author="芙兰朵露" w:date="2022-05-22T01:45:00Z">
        <w:r w:rsidR="00483C78" w:rsidRPr="00750B60">
          <w:rPr>
            <w:rFonts w:hint="eastAsia"/>
          </w:rPr>
          <w:t>「</w:t>
        </w:r>
      </w:ins>
      <w:r w:rsidR="00483C78" w:rsidRPr="00750B60">
        <w:rPr>
          <w:rFonts w:hint="eastAsia"/>
        </w:rPr>
        <w:t>是吗？出身可是和成长同样重要的事情吧。不管是谁，都会关心、寻找自己出生的地方</w:t>
      </w:r>
      <w:del w:id="2992" w:author="芙兰朵露" w:date="2022-05-22T01:45:00Z">
        <w:r>
          <w:rPr>
            <w:rFonts w:hint="eastAsia"/>
          </w:rPr>
          <w:delText>。”</w:delText>
        </w:r>
      </w:del>
      <w:ins w:id="2993" w:author="芙兰朵露" w:date="2022-05-22T01:45:00Z">
        <w:r w:rsidR="00483C78" w:rsidRPr="00750B60">
          <w:rPr>
            <w:rFonts w:hint="eastAsia"/>
          </w:rPr>
          <w:t>」</w:t>
        </w:r>
      </w:ins>
    </w:p>
    <w:p w14:paraId="1E92479D" w14:textId="2E1539E4" w:rsidR="00483C78" w:rsidRPr="00750B60" w:rsidRDefault="007928BA" w:rsidP="00483C78">
      <w:pPr>
        <w:pPrChange w:id="2994" w:author="芙兰朵露" w:date="2022-05-22T01:45:00Z">
          <w:pPr>
            <w:ind w:firstLineChars="200" w:firstLine="420"/>
          </w:pPr>
        </w:pPrChange>
      </w:pPr>
      <w:ins w:id="2995" w:author="芙兰朵露" w:date="2022-05-22T01:45:00Z">
        <w:r w:rsidRPr="00750B60">
          <w:rPr>
            <w:rFonts w:hint="eastAsia"/>
          </w:rPr>
          <w:t>雅修娜环抱双手</w:t>
        </w:r>
      </w:ins>
      <w:r w:rsidR="00483C78" w:rsidRPr="00750B60">
        <w:rPr>
          <w:rFonts w:hint="eastAsia"/>
        </w:rPr>
        <w:t>生为第二身份</w:t>
      </w:r>
      <w:del w:id="2996" w:author="芙兰朵露" w:date="2022-05-22T01:45:00Z">
        <w:r w:rsidR="00873996">
          <w:rPr>
            <w:rFonts w:hint="eastAsia"/>
          </w:rPr>
          <w:delText>。</w:delText>
        </w:r>
      </w:del>
      <w:ins w:id="2997" w:author="芙兰朵露" w:date="2022-05-22T01:45:00Z">
        <w:r w:rsidRPr="00750B60">
          <w:rPr>
            <w:rFonts w:hint="eastAsia"/>
          </w:rPr>
          <w:t>，</w:t>
        </w:r>
      </w:ins>
      <w:r w:rsidR="00483C78" w:rsidRPr="00750B60">
        <w:rPr>
          <w:rFonts w:hint="eastAsia"/>
        </w:rPr>
        <w:t>作为一国公主出生并长大的</w:t>
      </w:r>
      <w:del w:id="2998" w:author="芙兰朵露" w:date="2022-05-22T01:45:00Z">
        <w:r w:rsidR="00873996">
          <w:rPr>
            <w:rFonts w:hint="eastAsia"/>
          </w:rPr>
          <w:delText>雅修娜环抱双手，</w:delText>
        </w:r>
      </w:del>
      <w:ins w:id="2999" w:author="芙兰朵露" w:date="2022-05-22T01:45:00Z">
        <w:r w:rsidR="00483C78" w:rsidRPr="00750B60">
          <w:rPr>
            <w:rFonts w:hint="eastAsia"/>
          </w:rPr>
          <w:t>，</w:t>
        </w:r>
        <w:r w:rsidRPr="00750B60">
          <w:rPr>
            <w:rFonts w:hint="eastAsia"/>
          </w:rPr>
          <w:t>她</w:t>
        </w:r>
      </w:ins>
      <w:r w:rsidR="00483C78" w:rsidRPr="00750B60">
        <w:rPr>
          <w:rFonts w:hint="eastAsia"/>
        </w:rPr>
        <w:t>爽朗地笑了起来</w:t>
      </w:r>
      <w:del w:id="3000" w:author="芙兰朵露" w:date="2022-05-22T01:45:00Z">
        <w:r w:rsidR="00873996">
          <w:rPr>
            <w:rFonts w:hint="eastAsia"/>
          </w:rPr>
          <w:delText>。</w:delText>
        </w:r>
      </w:del>
      <w:ins w:id="3001" w:author="芙兰朵露" w:date="2022-05-22T01:45:00Z">
        <w:r w:rsidRPr="00750B60">
          <w:rPr>
            <w:rFonts w:hint="eastAsia"/>
          </w:rPr>
          <w:t>道：</w:t>
        </w:r>
      </w:ins>
    </w:p>
    <w:p w14:paraId="6CD203B6" w14:textId="5444614E" w:rsidR="00483C78" w:rsidRPr="00750B60" w:rsidRDefault="00873996" w:rsidP="00483C78">
      <w:pPr>
        <w:pPrChange w:id="3002" w:author="芙兰朵露" w:date="2022-05-22T01:45:00Z">
          <w:pPr>
            <w:ind w:firstLineChars="200" w:firstLine="420"/>
          </w:pPr>
        </w:pPrChange>
      </w:pPr>
      <w:del w:id="3003" w:author="芙兰朵露" w:date="2022-05-22T01:45:00Z">
        <w:r>
          <w:rPr>
            <w:rFonts w:hint="eastAsia"/>
          </w:rPr>
          <w:delText>“</w:delText>
        </w:r>
      </w:del>
      <w:ins w:id="3004" w:author="芙兰朵露" w:date="2022-05-22T01:45:00Z">
        <w:r w:rsidR="00483C78" w:rsidRPr="00750B60">
          <w:rPr>
            <w:rFonts w:hint="eastAsia"/>
          </w:rPr>
          <w:t>「</w:t>
        </w:r>
      </w:ins>
      <w:r w:rsidR="00483C78" w:rsidRPr="00750B60">
        <w:rPr>
          <w:rFonts w:hint="eastAsia"/>
        </w:rPr>
        <w:t>你这样说，那我对梅诺又提起兴趣了。你知道梅诺出身自哪里吗？</w:t>
      </w:r>
      <w:del w:id="3005" w:author="芙兰朵露" w:date="2022-05-22T01:45:00Z">
        <w:r>
          <w:rPr>
            <w:rFonts w:hint="eastAsia"/>
          </w:rPr>
          <w:delText>”</w:delText>
        </w:r>
      </w:del>
      <w:ins w:id="3006" w:author="芙兰朵露" w:date="2022-05-22T01:45:00Z">
        <w:r w:rsidR="00483C78" w:rsidRPr="00750B60">
          <w:rPr>
            <w:rFonts w:hint="eastAsia"/>
          </w:rPr>
          <w:t>」</w:t>
        </w:r>
      </w:ins>
    </w:p>
    <w:p w14:paraId="4FE5475D" w14:textId="1BD81A3F" w:rsidR="00483C78" w:rsidRPr="00750B60" w:rsidRDefault="00873996" w:rsidP="00483C78">
      <w:pPr>
        <w:pPrChange w:id="3007" w:author="芙兰朵露" w:date="2022-05-22T01:45:00Z">
          <w:pPr>
            <w:ind w:firstLineChars="200" w:firstLine="420"/>
          </w:pPr>
        </w:pPrChange>
      </w:pPr>
      <w:del w:id="3008" w:author="芙兰朵露" w:date="2022-05-22T01:45:00Z">
        <w:r>
          <w:rPr>
            <w:rFonts w:hint="eastAsia"/>
          </w:rPr>
          <w:delText>“</w:delText>
        </w:r>
      </w:del>
      <w:ins w:id="3009" w:author="芙兰朵露" w:date="2022-05-22T01:45:00Z">
        <w:r w:rsidR="00483C78" w:rsidRPr="00750B60">
          <w:rPr>
            <w:rFonts w:hint="eastAsia"/>
          </w:rPr>
          <w:t>「</w:t>
        </w:r>
      </w:ins>
      <w:r w:rsidR="00483C78" w:rsidRPr="00750B60">
        <w:rPr>
          <w:rFonts w:hint="eastAsia"/>
        </w:rPr>
        <w:t>前辈以前</w:t>
      </w:r>
      <w:ins w:id="3010" w:author="芙兰朵露" w:date="2022-05-22T01:45:00Z">
        <w:r w:rsidR="007928BA" w:rsidRPr="00750B60">
          <w:rPr>
            <w:rFonts w:hint="eastAsia"/>
          </w:rPr>
          <w:t>应该</w:t>
        </w:r>
      </w:ins>
      <w:r w:rsidR="00483C78" w:rsidRPr="00750B60">
        <w:rPr>
          <w:rFonts w:hint="eastAsia"/>
        </w:rPr>
        <w:t>是第三身份</w:t>
      </w:r>
      <w:del w:id="3011" w:author="芙兰朵露" w:date="2022-05-22T01:45:00Z">
        <w:r>
          <w:rPr>
            <w:rFonts w:hint="eastAsia"/>
          </w:rPr>
          <w:delText>。”</w:delText>
        </w:r>
      </w:del>
      <w:ins w:id="3012" w:author="芙兰朵露" w:date="2022-05-22T01:45:00Z">
        <w:r w:rsidR="007928BA" w:rsidRPr="00750B60">
          <w:rPr>
            <w:rFonts w:hint="eastAsia"/>
          </w:rPr>
          <w:t>哦</w:t>
        </w:r>
        <w:r w:rsidR="00483C78" w:rsidRPr="00750B60">
          <w:rPr>
            <w:rFonts w:hint="eastAsia"/>
          </w:rPr>
          <w:t>」</w:t>
        </w:r>
      </w:ins>
    </w:p>
    <w:p w14:paraId="4C73A38D" w14:textId="77777777" w:rsidR="00743069" w:rsidRDefault="00873996">
      <w:pPr>
        <w:ind w:firstLineChars="200" w:firstLine="420"/>
        <w:rPr>
          <w:del w:id="3013" w:author="芙兰朵露" w:date="2022-05-22T01:45:00Z"/>
        </w:rPr>
      </w:pPr>
      <w:del w:id="3014" w:author="芙兰朵露" w:date="2022-05-22T01:45:00Z">
        <w:r>
          <w:rPr>
            <w:rFonts w:hint="eastAsia"/>
          </w:rPr>
          <w:delText>“是吗？！”</w:delText>
        </w:r>
      </w:del>
    </w:p>
    <w:p w14:paraId="29EFAA81" w14:textId="712D70BD" w:rsidR="00483C78" w:rsidRPr="00750B60" w:rsidRDefault="00483C78" w:rsidP="00483C78">
      <w:pPr>
        <w:rPr>
          <w:ins w:id="3015" w:author="芙兰朵露" w:date="2022-05-22T01:45:00Z"/>
        </w:rPr>
      </w:pPr>
      <w:ins w:id="3016" w:author="芙兰朵露" w:date="2022-05-22T01:45:00Z">
        <w:r w:rsidRPr="00750B60">
          <w:rPr>
            <w:rFonts w:hint="eastAsia"/>
          </w:rPr>
          <w:t>「是吗？」</w:t>
        </w:r>
      </w:ins>
    </w:p>
    <w:p w14:paraId="6A6CEA08" w14:textId="77777777" w:rsidR="00483C78" w:rsidRPr="00750B60" w:rsidRDefault="00483C78" w:rsidP="00483C78">
      <w:pPr>
        <w:pPrChange w:id="3017" w:author="芙兰朵露" w:date="2022-05-22T01:45:00Z">
          <w:pPr>
            <w:ind w:firstLineChars="200" w:firstLine="420"/>
          </w:pPr>
        </w:pPrChange>
      </w:pPr>
      <w:r w:rsidRPr="00750B60">
        <w:rPr>
          <w:rFonts w:hint="eastAsia"/>
        </w:rPr>
        <w:t>听到与自己的猜测相反的事实，雅修娜发出了一声饱含感情的惊讶。</w:t>
      </w:r>
    </w:p>
    <w:p w14:paraId="6F5B2692" w14:textId="77777777" w:rsidR="00483C78" w:rsidRPr="00750B60" w:rsidRDefault="00483C78" w:rsidP="00483C78">
      <w:pPr>
        <w:pPrChange w:id="3018" w:author="芙兰朵露" w:date="2022-05-22T01:45:00Z">
          <w:pPr>
            <w:ind w:firstLineChars="200" w:firstLine="420"/>
          </w:pPr>
        </w:pPrChange>
      </w:pPr>
      <w:r w:rsidRPr="00750B60">
        <w:rPr>
          <w:rFonts w:hint="eastAsia"/>
        </w:rPr>
        <w:t>梅诺确实是出身自第三身份。</w:t>
      </w:r>
    </w:p>
    <w:p w14:paraId="16E39DF0" w14:textId="77777777" w:rsidR="00483C78" w:rsidRPr="00750B60" w:rsidRDefault="00483C78" w:rsidP="00483C78">
      <w:pPr>
        <w:pPrChange w:id="3019" w:author="芙兰朵露" w:date="2022-05-22T01:45:00Z">
          <w:pPr>
            <w:ind w:firstLineChars="200" w:firstLine="420"/>
          </w:pPr>
        </w:pPrChange>
      </w:pPr>
      <w:proofErr w:type="gramStart"/>
      <w:r w:rsidRPr="00750B60">
        <w:rPr>
          <w:rFonts w:hint="eastAsia"/>
        </w:rPr>
        <w:t>茉茉</w:t>
      </w:r>
      <w:proofErr w:type="gramEnd"/>
      <w:r w:rsidRPr="00750B60">
        <w:rPr>
          <w:rFonts w:hint="eastAsia"/>
        </w:rPr>
        <w:t>曾经擅自调查过梅诺的出身。</w:t>
      </w:r>
    </w:p>
    <w:p w14:paraId="352EAD12" w14:textId="77777777" w:rsidR="00483C78" w:rsidRPr="00750B60" w:rsidRDefault="00483C78" w:rsidP="00483C78">
      <w:pPr>
        <w:pPrChange w:id="3020" w:author="芙兰朵露" w:date="2022-05-22T01:45:00Z">
          <w:pPr>
            <w:ind w:firstLineChars="200" w:firstLine="420"/>
          </w:pPr>
        </w:pPrChange>
      </w:pPr>
      <w:r w:rsidRPr="00750B60">
        <w:rPr>
          <w:rFonts w:hint="eastAsia"/>
        </w:rPr>
        <w:t>因为人灾而从这个世界抹去了踪迹的村落，那场灾难中唯一的幸存者就是梅诺。</w:t>
      </w:r>
    </w:p>
    <w:p w14:paraId="5AB25DCF" w14:textId="036411A7" w:rsidR="00483C78" w:rsidRPr="00750B60" w:rsidRDefault="00873996" w:rsidP="00483C78">
      <w:pPr>
        <w:pPrChange w:id="3021" w:author="芙兰朵露" w:date="2022-05-22T01:45:00Z">
          <w:pPr>
            <w:ind w:firstLineChars="200" w:firstLine="420"/>
          </w:pPr>
        </w:pPrChange>
      </w:pPr>
      <w:del w:id="3022" w:author="芙兰朵露" w:date="2022-05-22T01:45:00Z">
        <w:r>
          <w:rPr>
            <w:rFonts w:hint="eastAsia"/>
          </w:rPr>
          <w:delText>“</w:delText>
        </w:r>
      </w:del>
      <w:ins w:id="3023" w:author="芙兰朵露" w:date="2022-05-22T01:45:00Z">
        <w:r w:rsidR="00483C78" w:rsidRPr="00750B60">
          <w:rPr>
            <w:rFonts w:hint="eastAsia"/>
          </w:rPr>
          <w:t>「</w:t>
        </w:r>
      </w:ins>
      <w:r w:rsidR="00483C78" w:rsidRPr="00750B60">
        <w:rPr>
          <w:rFonts w:hint="eastAsia"/>
        </w:rPr>
        <w:t>公</w:t>
      </w:r>
      <w:proofErr w:type="gramStart"/>
      <w:r w:rsidR="00483C78" w:rsidRPr="00750B60">
        <w:rPr>
          <w:rFonts w:hint="eastAsia"/>
        </w:rPr>
        <w:t>啾</w:t>
      </w:r>
      <w:proofErr w:type="gramEnd"/>
      <w:r w:rsidR="00483C78" w:rsidRPr="00750B60">
        <w:rPr>
          <w:rFonts w:hint="eastAsia"/>
        </w:rPr>
        <w:t>大人用自己本能的直觉猜猜，前辈又是从自哪里出身的呢？</w:t>
      </w:r>
      <w:del w:id="3024" w:author="芙兰朵露" w:date="2022-05-22T01:45:00Z">
        <w:r>
          <w:rPr>
            <w:rFonts w:hint="eastAsia"/>
          </w:rPr>
          <w:delText>”</w:delText>
        </w:r>
      </w:del>
      <w:ins w:id="3025" w:author="芙兰朵露" w:date="2022-05-22T01:45:00Z">
        <w:r w:rsidR="00483C78" w:rsidRPr="00750B60">
          <w:rPr>
            <w:rFonts w:hint="eastAsia"/>
          </w:rPr>
          <w:t>」</w:t>
        </w:r>
      </w:ins>
    </w:p>
    <w:p w14:paraId="07C5B8FA" w14:textId="1D4E74A3" w:rsidR="00483C78" w:rsidRPr="00750B60" w:rsidRDefault="00873996" w:rsidP="00483C78">
      <w:pPr>
        <w:pPrChange w:id="3026" w:author="芙兰朵露" w:date="2022-05-22T01:45:00Z">
          <w:pPr>
            <w:ind w:firstLineChars="200" w:firstLine="420"/>
          </w:pPr>
        </w:pPrChange>
      </w:pPr>
      <w:del w:id="3027" w:author="芙兰朵露" w:date="2022-05-22T01:45:00Z">
        <w:r>
          <w:rPr>
            <w:rFonts w:hint="eastAsia"/>
          </w:rPr>
          <w:delText>“</w:delText>
        </w:r>
      </w:del>
      <w:ins w:id="3028" w:author="芙兰朵露" w:date="2022-05-22T01:45:00Z">
        <w:r w:rsidR="00483C78" w:rsidRPr="00750B60">
          <w:rPr>
            <w:rFonts w:hint="eastAsia"/>
          </w:rPr>
          <w:t>「</w:t>
        </w:r>
      </w:ins>
      <w:r w:rsidR="00483C78" w:rsidRPr="00750B60">
        <w:rPr>
          <w:rFonts w:hint="eastAsia"/>
        </w:rPr>
        <w:t>我倒不是因为她出身自第三身份惊讶。而是</w:t>
      </w:r>
      <w:del w:id="3029" w:author="芙兰朵露" w:date="2022-05-22T01:45:00Z">
        <w:r>
          <w:rPr>
            <w:rFonts w:hint="eastAsia"/>
          </w:rPr>
          <w:delText>，梅诺她不知</w:delText>
        </w:r>
      </w:del>
      <w:ins w:id="3030" w:author="芙兰朵露" w:date="2022-05-22T01:45:00Z">
        <w:r w:rsidR="007928BA" w:rsidRPr="00750B60">
          <w:rPr>
            <w:rFonts w:hint="eastAsia"/>
          </w:rPr>
          <w:t>不知道</w:t>
        </w:r>
      </w:ins>
      <w:r w:rsidR="00483C78" w:rsidRPr="00750B60">
        <w:rPr>
          <w:rFonts w:hint="eastAsia"/>
        </w:rPr>
        <w:t>为什么——总让我觉得像是出生就是第一身份一样</w:t>
      </w:r>
      <w:del w:id="3031" w:author="芙兰朵露" w:date="2022-05-22T01:45:00Z">
        <w:r>
          <w:rPr>
            <w:rFonts w:hint="eastAsia"/>
          </w:rPr>
          <w:delText>。”</w:delText>
        </w:r>
      </w:del>
      <w:ins w:id="3032" w:author="芙兰朵露" w:date="2022-05-22T01:45:00Z">
        <w:r w:rsidR="00483C78" w:rsidRPr="00750B60">
          <w:rPr>
            <w:rFonts w:hint="eastAsia"/>
          </w:rPr>
          <w:t>」</w:t>
        </w:r>
      </w:ins>
    </w:p>
    <w:p w14:paraId="65DD6283" w14:textId="77777777" w:rsidR="00743069" w:rsidRDefault="00873996">
      <w:pPr>
        <w:ind w:firstLineChars="200" w:firstLine="420"/>
        <w:rPr>
          <w:del w:id="3033" w:author="芙兰朵露" w:date="2022-05-22T01:45:00Z"/>
        </w:rPr>
      </w:pPr>
      <w:del w:id="3034" w:author="芙兰朵露" w:date="2022-05-22T01:45:00Z">
        <w:r>
          <w:rPr>
            <w:rFonts w:hint="eastAsia"/>
          </w:rPr>
          <w:delText>“哈？！”</w:delText>
        </w:r>
      </w:del>
    </w:p>
    <w:p w14:paraId="4755FC14" w14:textId="4D434210" w:rsidR="00483C78" w:rsidRPr="00750B60" w:rsidRDefault="00483C78" w:rsidP="00483C78">
      <w:pPr>
        <w:rPr>
          <w:ins w:id="3035" w:author="芙兰朵露" w:date="2022-05-22T01:45:00Z"/>
        </w:rPr>
      </w:pPr>
      <w:ins w:id="3036" w:author="芙兰朵露" w:date="2022-05-22T01:45:00Z">
        <w:r w:rsidRPr="00750B60">
          <w:rPr>
            <w:rFonts w:hint="eastAsia"/>
          </w:rPr>
          <w:t>「哈？」</w:t>
        </w:r>
      </w:ins>
    </w:p>
    <w:p w14:paraId="48B45A04" w14:textId="77777777" w:rsidR="00483C78" w:rsidRPr="00750B60" w:rsidRDefault="00483C78" w:rsidP="00483C78">
      <w:pPr>
        <w:pPrChange w:id="3037" w:author="芙兰朵露" w:date="2022-05-22T01:45:00Z">
          <w:pPr>
            <w:ind w:firstLineChars="200" w:firstLine="420"/>
          </w:pPr>
        </w:pPrChange>
      </w:pPr>
      <w:r w:rsidRPr="00750B60">
        <w:rPr>
          <w:rFonts w:hint="eastAsia"/>
        </w:rPr>
        <w:t>雅修娜一边挠着头一边说出了莫名其妙的东西。</w:t>
      </w:r>
    </w:p>
    <w:p w14:paraId="49EE219F" w14:textId="3BB18BD5" w:rsidR="00483C78" w:rsidRPr="00750B60" w:rsidRDefault="00483C78" w:rsidP="00483C78">
      <w:pPr>
        <w:pPrChange w:id="3038" w:author="芙兰朵露" w:date="2022-05-22T01:45:00Z">
          <w:pPr>
            <w:ind w:firstLineChars="200" w:firstLine="420"/>
          </w:pPr>
        </w:pPrChange>
      </w:pPr>
      <w:r w:rsidRPr="00750B60">
        <w:rPr>
          <w:rFonts w:hint="eastAsia"/>
        </w:rPr>
        <w:t>只有女性可以成为第一身份。在成为第一身份的神官的前一个阶段，就是修女，也只会选择女性的孤儿成为修女。她们在这个世上没有亲缘关系。当然也不会与哪个人结婚，神官</w:t>
      </w:r>
      <w:del w:id="3039" w:author="芙兰朵露" w:date="2022-05-22T01:45:00Z">
        <w:r w:rsidR="00873996">
          <w:rPr>
            <w:rFonts w:hint="eastAsia"/>
          </w:rPr>
          <w:delText>会</w:delText>
        </w:r>
      </w:del>
      <w:r w:rsidRPr="00750B60">
        <w:rPr>
          <w:rFonts w:hint="eastAsia"/>
        </w:rPr>
        <w:t>在与某个人登记结婚</w:t>
      </w:r>
      <w:del w:id="3040" w:author="芙兰朵露" w:date="2022-05-22T01:45:00Z">
        <w:r w:rsidR="00873996">
          <w:rPr>
            <w:rFonts w:hint="eastAsia"/>
          </w:rPr>
          <w:delText>的同时</w:delText>
        </w:r>
      </w:del>
      <w:ins w:id="3041" w:author="芙兰朵露" w:date="2022-05-22T01:45:00Z">
        <w:r w:rsidRPr="00750B60">
          <w:rPr>
            <w:rFonts w:hint="eastAsia"/>
          </w:rPr>
          <w:t>时</w:t>
        </w:r>
      </w:ins>
      <w:r w:rsidRPr="00750B60">
        <w:rPr>
          <w:rFonts w:hint="eastAsia"/>
        </w:rPr>
        <w:t>从第一身份中</w:t>
      </w:r>
      <w:del w:id="3042" w:author="芙兰朵露" w:date="2022-05-22T01:45:00Z">
        <w:r w:rsidR="00873996">
          <w:rPr>
            <w:rFonts w:hint="eastAsia"/>
          </w:rPr>
          <w:delText>被除名</w:delText>
        </w:r>
      </w:del>
      <w:ins w:id="3043" w:author="芙兰朵露" w:date="2022-05-22T01:45:00Z">
        <w:r w:rsidR="007928BA" w:rsidRPr="00750B60">
          <w:rPr>
            <w:rFonts w:hint="eastAsia"/>
          </w:rPr>
          <w:t>排除</w:t>
        </w:r>
      </w:ins>
      <w:r w:rsidRPr="00750B60">
        <w:rPr>
          <w:rFonts w:hint="eastAsia"/>
        </w:rPr>
        <w:t>。</w:t>
      </w:r>
    </w:p>
    <w:p w14:paraId="4F8CA641" w14:textId="77777777" w:rsidR="00483C78" w:rsidRPr="00750B60" w:rsidRDefault="00483C78" w:rsidP="00483C78">
      <w:pPr>
        <w:pPrChange w:id="3044" w:author="芙兰朵露" w:date="2022-05-22T01:45:00Z">
          <w:pPr>
            <w:ind w:firstLineChars="200" w:firstLine="420"/>
          </w:pPr>
        </w:pPrChange>
      </w:pPr>
      <w:r w:rsidRPr="00750B60">
        <w:rPr>
          <w:rFonts w:hint="eastAsia"/>
        </w:rPr>
        <w:t>她们的这一点与依靠血脉延续的第二身份，或者依靠财产</w:t>
      </w:r>
      <w:proofErr w:type="gramStart"/>
      <w:r w:rsidRPr="00750B60">
        <w:rPr>
          <w:rFonts w:hint="eastAsia"/>
        </w:rPr>
        <w:t>连系</w:t>
      </w:r>
      <w:proofErr w:type="gramEnd"/>
      <w:r w:rsidRPr="00750B60">
        <w:rPr>
          <w:rFonts w:hint="eastAsia"/>
        </w:rPr>
        <w:t>彼此的第三身份都不一样。</w:t>
      </w:r>
    </w:p>
    <w:p w14:paraId="61D2EF1E" w14:textId="254E4EEF" w:rsidR="00483C78" w:rsidRPr="00750B60" w:rsidRDefault="00483C78" w:rsidP="00483C78">
      <w:pPr>
        <w:pPrChange w:id="3045" w:author="芙兰朵露" w:date="2022-05-22T01:45:00Z">
          <w:pPr>
            <w:ind w:firstLineChars="200" w:firstLine="420"/>
          </w:pPr>
        </w:pPrChange>
      </w:pPr>
      <w:r w:rsidRPr="00750B60">
        <w:rPr>
          <w:rFonts w:hint="eastAsia"/>
        </w:rPr>
        <w:t>第一身份正因为与阶层没有利害关系，才</w:t>
      </w:r>
      <w:r w:rsidR="007928BA" w:rsidRPr="00750B60">
        <w:rPr>
          <w:rFonts w:hint="eastAsia"/>
        </w:rPr>
        <w:t>被</w:t>
      </w:r>
      <w:del w:id="3046" w:author="芙兰朵露" w:date="2022-05-22T01:45:00Z">
        <w:r w:rsidR="00873996">
          <w:rPr>
            <w:rFonts w:hint="eastAsia"/>
          </w:rPr>
          <w:delText>承认为</w:delText>
        </w:r>
      </w:del>
      <w:ins w:id="3047" w:author="芙兰朵露" w:date="2022-05-22T01:45:00Z">
        <w:r w:rsidRPr="00750B60">
          <w:rPr>
            <w:rFonts w:hint="eastAsia"/>
          </w:rPr>
          <w:t>认为</w:t>
        </w:r>
        <w:r w:rsidR="007928BA" w:rsidRPr="00750B60">
          <w:rPr>
            <w:rFonts w:hint="eastAsia"/>
          </w:rPr>
          <w:t>是</w:t>
        </w:r>
      </w:ins>
      <w:r w:rsidRPr="00750B60">
        <w:rPr>
          <w:rFonts w:hint="eastAsia"/>
        </w:rPr>
        <w:t>圣职者。</w:t>
      </w:r>
    </w:p>
    <w:p w14:paraId="742C3420" w14:textId="77777777" w:rsidR="00483C78" w:rsidRPr="00750B60" w:rsidRDefault="00483C78" w:rsidP="00483C78">
      <w:pPr>
        <w:pPrChange w:id="3048" w:author="芙兰朵露" w:date="2022-05-22T01:45:00Z">
          <w:pPr>
            <w:ind w:firstLineChars="200" w:firstLine="420"/>
          </w:pPr>
        </w:pPrChange>
      </w:pPr>
      <w:r w:rsidRPr="00750B60">
        <w:rPr>
          <w:rFonts w:hint="eastAsia"/>
        </w:rPr>
        <w:t>梅诺生来就是第一身份什么的，这种</w:t>
      </w:r>
      <w:proofErr w:type="gramStart"/>
      <w:r w:rsidRPr="00750B60">
        <w:rPr>
          <w:rFonts w:hint="eastAsia"/>
        </w:rPr>
        <w:t>话因为</w:t>
      </w:r>
      <w:proofErr w:type="gramEnd"/>
      <w:r w:rsidRPr="00750B60">
        <w:rPr>
          <w:rFonts w:hint="eastAsia"/>
        </w:rPr>
        <w:t>太过愚蠢，</w:t>
      </w:r>
      <w:proofErr w:type="gramStart"/>
      <w:r w:rsidRPr="00750B60">
        <w:rPr>
          <w:rFonts w:hint="eastAsia"/>
        </w:rPr>
        <w:t>茉茉</w:t>
      </w:r>
      <w:proofErr w:type="gramEnd"/>
      <w:r w:rsidRPr="00750B60">
        <w:rPr>
          <w:rFonts w:hint="eastAsia"/>
        </w:rPr>
        <w:t>连吐槽的话都不想说。</w:t>
      </w:r>
    </w:p>
    <w:p w14:paraId="5ED8B4D9" w14:textId="4836F786" w:rsidR="00483C78" w:rsidRPr="00750B60" w:rsidRDefault="00483C78" w:rsidP="00483C78">
      <w:pPr>
        <w:pPrChange w:id="3049" w:author="芙兰朵露" w:date="2022-05-22T01:45:00Z">
          <w:pPr>
            <w:ind w:firstLineChars="200" w:firstLine="420"/>
          </w:pPr>
        </w:pPrChange>
      </w:pPr>
      <w:r w:rsidRPr="00750B60">
        <w:rPr>
          <w:rFonts w:hint="eastAsia"/>
        </w:rPr>
        <w:t>如果说</w:t>
      </w:r>
      <w:proofErr w:type="gramStart"/>
      <w:r w:rsidRPr="00750B60">
        <w:rPr>
          <w:rFonts w:hint="eastAsia"/>
        </w:rPr>
        <w:t>茉茉</w:t>
      </w:r>
      <w:proofErr w:type="gramEnd"/>
      <w:r w:rsidRPr="00750B60">
        <w:rPr>
          <w:rFonts w:hint="eastAsia"/>
        </w:rPr>
        <w:t>是因为</w:t>
      </w:r>
      <w:proofErr w:type="gramStart"/>
      <w:r w:rsidRPr="00750B60">
        <w:rPr>
          <w:rFonts w:hint="eastAsia"/>
        </w:rPr>
        <w:t>拥有魔导天赋</w:t>
      </w:r>
      <w:proofErr w:type="gramEnd"/>
      <w:r w:rsidRPr="00750B60">
        <w:rPr>
          <w:rFonts w:hint="eastAsia"/>
        </w:rPr>
        <w:t>而被选中，那梅诺则是因为特别的原因</w:t>
      </w:r>
      <w:del w:id="3050" w:author="芙兰朵露" w:date="2022-05-22T01:45:00Z">
        <w:r w:rsidR="00873996">
          <w:rPr>
            <w:rFonts w:hint="eastAsia"/>
          </w:rPr>
          <w:delText>而被</w:delText>
        </w:r>
      </w:del>
      <w:ins w:id="3051" w:author="芙兰朵露" w:date="2022-05-22T01:45:00Z">
        <w:r w:rsidR="007928BA" w:rsidRPr="00750B60">
          <w:rPr>
            <w:rFonts w:hint="eastAsia"/>
          </w:rPr>
          <w:t>由</w:t>
        </w:r>
      </w:ins>
      <w:r w:rsidRPr="00750B60">
        <w:rPr>
          <w:rFonts w:hint="eastAsia"/>
        </w:rPr>
        <w:t>导师养大。</w:t>
      </w:r>
    </w:p>
    <w:p w14:paraId="3A9EC12C" w14:textId="7FC29B34" w:rsidR="00483C78" w:rsidRPr="00750B60" w:rsidRDefault="00483C78" w:rsidP="00483C78">
      <w:pPr>
        <w:pPrChange w:id="3052" w:author="芙兰朵露" w:date="2022-05-22T01:45:00Z">
          <w:pPr>
            <w:ind w:firstLineChars="200" w:firstLine="420"/>
          </w:pPr>
        </w:pPrChange>
      </w:pPr>
      <w:r w:rsidRPr="00750B60">
        <w:rPr>
          <w:rFonts w:hint="eastAsia"/>
        </w:rPr>
        <w:t>因为遭遇了葛里萨利嘉王国的大主教奥</w:t>
      </w:r>
      <w:proofErr w:type="gramStart"/>
      <w:r w:rsidRPr="00750B60">
        <w:rPr>
          <w:rFonts w:hint="eastAsia"/>
        </w:rPr>
        <w:t>薇</w:t>
      </w:r>
      <w:proofErr w:type="gramEnd"/>
      <w:r w:rsidRPr="00750B60">
        <w:rPr>
          <w:rFonts w:hint="eastAsia"/>
        </w:rPr>
        <w:t>尔的不良企图而产生的人灾，导致灵魂和精神都被漂白的孩子</w:t>
      </w:r>
      <w:del w:id="3053" w:author="芙兰朵露" w:date="2022-05-22T01:45:00Z">
        <w:r w:rsidR="00873996">
          <w:rPr>
            <w:rFonts w:hint="eastAsia"/>
          </w:rPr>
          <w:delText>，</w:delText>
        </w:r>
      </w:del>
      <w:ins w:id="3054" w:author="芙兰朵露" w:date="2022-05-22T01:45:00Z">
        <w:r w:rsidR="00771862" w:rsidRPr="00750B60">
          <w:rPr>
            <w:rFonts w:hint="eastAsia"/>
          </w:rPr>
          <w:t>。那人</w:t>
        </w:r>
      </w:ins>
      <w:r w:rsidRPr="00750B60">
        <w:rPr>
          <w:rFonts w:hint="eastAsia"/>
        </w:rPr>
        <w:t>就是梅诺。</w:t>
      </w:r>
    </w:p>
    <w:p w14:paraId="776594BD" w14:textId="2984D642" w:rsidR="00483C78" w:rsidRPr="00750B60" w:rsidRDefault="00483C78" w:rsidP="00483C78">
      <w:pPr>
        <w:pPrChange w:id="3055" w:author="芙兰朵露" w:date="2022-05-22T01:45:00Z">
          <w:pPr>
            <w:ind w:firstLineChars="200" w:firstLine="420"/>
          </w:pPr>
        </w:pPrChange>
      </w:pPr>
      <w:r w:rsidRPr="00750B60">
        <w:rPr>
          <w:rFonts w:hint="eastAsia"/>
        </w:rPr>
        <w:t>记忆与人格都是一片空白的时候被导师『阳炎』捡到的梅诺，似乎某种程度上说她是</w:t>
      </w:r>
      <w:del w:id="3056" w:author="芙兰朵露" w:date="2022-05-22T01:45:00Z">
        <w:r w:rsidR="00873996">
          <w:rPr>
            <w:rFonts w:hint="eastAsia"/>
          </w:rPr>
          <w:delText>“</w:delText>
        </w:r>
      </w:del>
      <w:ins w:id="3057" w:author="芙兰朵露" w:date="2022-05-22T01:45:00Z">
        <w:r w:rsidRPr="00750B60">
          <w:rPr>
            <w:rFonts w:hint="eastAsia"/>
          </w:rPr>
          <w:t>「</w:t>
        </w:r>
      </w:ins>
      <w:r w:rsidRPr="00750B60">
        <w:rPr>
          <w:rFonts w:hint="eastAsia"/>
        </w:rPr>
        <w:t>与生俱来的第一身份</w:t>
      </w:r>
      <w:del w:id="3058" w:author="芙兰朵露" w:date="2022-05-22T01:45:00Z">
        <w:r w:rsidR="00873996">
          <w:rPr>
            <w:rFonts w:hint="eastAsia"/>
          </w:rPr>
          <w:delText>”</w:delText>
        </w:r>
      </w:del>
      <w:ins w:id="3059" w:author="芙兰朵露" w:date="2022-05-22T01:45:00Z">
        <w:r w:rsidRPr="00750B60">
          <w:rPr>
            <w:rFonts w:hint="eastAsia"/>
          </w:rPr>
          <w:t>」</w:t>
        </w:r>
      </w:ins>
      <w:r w:rsidRPr="00750B60">
        <w:rPr>
          <w:rFonts w:hint="eastAsia"/>
        </w:rPr>
        <w:t>也没错。</w:t>
      </w:r>
    </w:p>
    <w:p w14:paraId="0F081C1C" w14:textId="27DAF1B2" w:rsidR="00483C78" w:rsidRPr="00750B60" w:rsidRDefault="00873996" w:rsidP="00483C78">
      <w:pPr>
        <w:pPrChange w:id="3060" w:author="芙兰朵露" w:date="2022-05-22T01:45:00Z">
          <w:pPr>
            <w:ind w:firstLineChars="200" w:firstLine="420"/>
          </w:pPr>
        </w:pPrChange>
      </w:pPr>
      <w:del w:id="3061" w:author="芙兰朵露" w:date="2022-05-22T01:45:00Z">
        <w:r>
          <w:rPr>
            <w:rFonts w:hint="eastAsia"/>
          </w:rPr>
          <w:delText>“</w:delText>
        </w:r>
        <w:r>
          <w:rPr>
            <w:rFonts w:hint="eastAsia"/>
          </w:rPr>
          <w:delText>......</w:delText>
        </w:r>
      </w:del>
      <w:ins w:id="3062" w:author="芙兰朵露" w:date="2022-05-22T01:45:00Z">
        <w:r w:rsidR="00483C78" w:rsidRPr="00750B60">
          <w:rPr>
            <w:rFonts w:hint="eastAsia"/>
          </w:rPr>
          <w:t>「</w:t>
        </w:r>
        <w:r w:rsidR="00675838" w:rsidRPr="00750B60">
          <w:t>……</w:t>
        </w:r>
      </w:ins>
      <w:r w:rsidR="00483C78" w:rsidRPr="00750B60">
        <w:t>前辈她，和其他人不一样</w:t>
      </w:r>
      <w:del w:id="3063" w:author="芙兰朵露" w:date="2022-05-22T01:45:00Z">
        <w:r>
          <w:rPr>
            <w:rFonts w:hint="eastAsia"/>
          </w:rPr>
          <w:delText>。”</w:delText>
        </w:r>
      </w:del>
      <w:ins w:id="3064" w:author="芙兰朵露" w:date="2022-05-22T01:45:00Z">
        <w:r w:rsidR="00483C78" w:rsidRPr="00750B60">
          <w:t>」</w:t>
        </w:r>
      </w:ins>
    </w:p>
    <w:p w14:paraId="452B24FB" w14:textId="1576F636" w:rsidR="00483C78" w:rsidRPr="00750B60" w:rsidRDefault="00483C78" w:rsidP="00483C78">
      <w:pPr>
        <w:pPrChange w:id="3065" w:author="芙兰朵露" w:date="2022-05-22T01:45:00Z">
          <w:pPr>
            <w:ind w:firstLineChars="200" w:firstLine="420"/>
          </w:pPr>
        </w:pPrChange>
      </w:pPr>
      <w:r w:rsidRPr="00750B60">
        <w:rPr>
          <w:rFonts w:hint="eastAsia"/>
        </w:rPr>
        <w:t>梅诺现在正在做着什么呢</w:t>
      </w:r>
      <w:del w:id="3066" w:author="芙兰朵露" w:date="2022-05-22T01:45:00Z">
        <w:r w:rsidR="00873996">
          <w:rPr>
            <w:rFonts w:hint="eastAsia"/>
          </w:rPr>
          <w:delText>？</w:delText>
        </w:r>
      </w:del>
      <w:ins w:id="3067" w:author="芙兰朵露" w:date="2022-05-22T01:45:00Z">
        <w:r w:rsidR="00771862" w:rsidRPr="00750B60">
          <w:rPr>
            <w:rFonts w:hint="eastAsia"/>
          </w:rPr>
          <w:t>。</w:t>
        </w:r>
      </w:ins>
    </w:p>
    <w:p w14:paraId="23367D9D" w14:textId="0FD0201B" w:rsidR="00483C78" w:rsidRPr="00750B60" w:rsidRDefault="00483C78" w:rsidP="00483C78">
      <w:pPr>
        <w:pPrChange w:id="3068" w:author="芙兰朵露" w:date="2022-05-22T01:45:00Z">
          <w:pPr>
            <w:ind w:firstLineChars="200" w:firstLine="420"/>
          </w:pPr>
        </w:pPrChange>
      </w:pPr>
      <w:proofErr w:type="gramStart"/>
      <w:r w:rsidRPr="00750B60">
        <w:rPr>
          <w:rFonts w:hint="eastAsia"/>
        </w:rPr>
        <w:t>茉茉</w:t>
      </w:r>
      <w:proofErr w:type="gramEnd"/>
      <w:r w:rsidRPr="00750B60">
        <w:rPr>
          <w:rFonts w:hint="eastAsia"/>
        </w:rPr>
        <w:t>在想着为了</w:t>
      </w:r>
      <w:r w:rsidR="006C7330" w:rsidRPr="00750B60">
        <w:rPr>
          <w:rFonts w:hint="eastAsia"/>
        </w:rPr>
        <w:t>时任</w:t>
      </w:r>
      <w:del w:id="3069" w:author="芙兰朵露" w:date="2022-05-22T01:45:00Z">
        <w:r w:rsidR="00873996">
          <w:rPr>
            <w:rFonts w:hint="eastAsia"/>
          </w:rPr>
          <w:delText>·</w:delText>
        </w:r>
      </w:del>
      <w:r w:rsidR="006C7330" w:rsidRPr="00750B60">
        <w:rPr>
          <w:rFonts w:hint="eastAsia"/>
        </w:rPr>
        <w:t>灯里</w:t>
      </w:r>
      <w:r w:rsidRPr="00750B60">
        <w:rPr>
          <w:rFonts w:hint="eastAsia"/>
        </w:rPr>
        <w:t>而决定反抗导师『阳炎』的梅诺。</w:t>
      </w:r>
    </w:p>
    <w:p w14:paraId="7C7DADFF" w14:textId="77777777" w:rsidR="00483C78" w:rsidRPr="00750B60" w:rsidRDefault="00483C78" w:rsidP="00483C78">
      <w:pPr>
        <w:pPrChange w:id="3070" w:author="芙兰朵露" w:date="2022-05-22T01:45:00Z">
          <w:pPr>
            <w:ind w:firstLineChars="200" w:firstLine="420"/>
          </w:pPr>
        </w:pPrChange>
      </w:pPr>
      <w:r w:rsidRPr="00750B60">
        <w:rPr>
          <w:rFonts w:hint="eastAsia"/>
        </w:rPr>
        <w:t>比谁都可靠又充满理智的梅诺，她这次带着将自己牺牲也在所不惜的觉悟展开行动。</w:t>
      </w:r>
    </w:p>
    <w:p w14:paraId="7C891827" w14:textId="5E81E5D6" w:rsidR="00483C78" w:rsidRPr="00750B60" w:rsidRDefault="00873996" w:rsidP="00483C78">
      <w:pPr>
        <w:pPrChange w:id="3071" w:author="芙兰朵露" w:date="2022-05-22T01:45:00Z">
          <w:pPr>
            <w:ind w:firstLineChars="200" w:firstLine="420"/>
          </w:pPr>
        </w:pPrChange>
      </w:pPr>
      <w:del w:id="3072" w:author="芙兰朵露" w:date="2022-05-22T01:45:00Z">
        <w:r>
          <w:rPr>
            <w:rFonts w:hint="eastAsia"/>
          </w:rPr>
          <w:delText>“</w:delText>
        </w:r>
      </w:del>
      <w:ins w:id="3073" w:author="芙兰朵露" w:date="2022-05-22T01:45:00Z">
        <w:r w:rsidR="00483C78" w:rsidRPr="00750B60">
          <w:rPr>
            <w:rFonts w:hint="eastAsia"/>
          </w:rPr>
          <w:t>「</w:t>
        </w:r>
      </w:ins>
      <w:r w:rsidR="00483C78" w:rsidRPr="00750B60">
        <w:rPr>
          <w:rFonts w:hint="eastAsia"/>
        </w:rPr>
        <w:t>我不知道你打算要做什么——但根据我的经验，人要是太紧张的话可是会崩溃的</w:t>
      </w:r>
      <w:del w:id="3074" w:author="芙兰朵露" w:date="2022-05-22T01:45:00Z">
        <w:r>
          <w:rPr>
            <w:rFonts w:hint="eastAsia"/>
          </w:rPr>
          <w:delText>”</w:delText>
        </w:r>
      </w:del>
      <w:ins w:id="3075" w:author="芙兰朵露" w:date="2022-05-22T01:45:00Z">
        <w:r w:rsidR="00483C78" w:rsidRPr="00750B60">
          <w:rPr>
            <w:rFonts w:hint="eastAsia"/>
          </w:rPr>
          <w:t>」</w:t>
        </w:r>
      </w:ins>
    </w:p>
    <w:p w14:paraId="32708E93" w14:textId="1D698F04" w:rsidR="00483C78" w:rsidRPr="00750B60" w:rsidRDefault="00873996" w:rsidP="00483C78">
      <w:pPr>
        <w:pPrChange w:id="3076" w:author="芙兰朵露" w:date="2022-05-22T01:45:00Z">
          <w:pPr>
            <w:ind w:firstLineChars="200" w:firstLine="420"/>
          </w:pPr>
        </w:pPrChange>
      </w:pPr>
      <w:del w:id="3077" w:author="芙兰朵露" w:date="2022-05-22T01:45:00Z">
        <w:r>
          <w:rPr>
            <w:rFonts w:hint="eastAsia"/>
          </w:rPr>
          <w:delText>“</w:delText>
        </w:r>
        <w:r>
          <w:rPr>
            <w:rFonts w:hint="eastAsia"/>
          </w:rPr>
          <w:delText>......</w:delText>
        </w:r>
      </w:del>
      <w:ins w:id="3078" w:author="芙兰朵露" w:date="2022-05-22T01:45:00Z">
        <w:r w:rsidR="00483C78" w:rsidRPr="00750B60">
          <w:rPr>
            <w:rFonts w:hint="eastAsia"/>
          </w:rPr>
          <w:t>「</w:t>
        </w:r>
        <w:r w:rsidR="00675838" w:rsidRPr="00750B60">
          <w:t>……</w:t>
        </w:r>
      </w:ins>
      <w:r w:rsidR="00483C78" w:rsidRPr="00750B60">
        <w:t>这种事情，你不跟我说我也知道</w:t>
      </w:r>
      <w:del w:id="3079" w:author="芙兰朵露" w:date="2022-05-22T01:45:00Z">
        <w:r>
          <w:rPr>
            <w:rFonts w:hint="eastAsia"/>
          </w:rPr>
          <w:delText>。”</w:delText>
        </w:r>
      </w:del>
      <w:ins w:id="3080" w:author="芙兰朵露" w:date="2022-05-22T01:45:00Z">
        <w:r w:rsidR="00483C78" w:rsidRPr="00750B60">
          <w:t>」</w:t>
        </w:r>
      </w:ins>
    </w:p>
    <w:p w14:paraId="231A615D" w14:textId="77777777" w:rsidR="00483C78" w:rsidRPr="00750B60" w:rsidRDefault="00483C78" w:rsidP="00483C78">
      <w:pPr>
        <w:pPrChange w:id="3081" w:author="芙兰朵露" w:date="2022-05-22T01:45:00Z">
          <w:pPr>
            <w:ind w:firstLineChars="200" w:firstLine="420"/>
          </w:pPr>
        </w:pPrChange>
      </w:pPr>
      <w:r w:rsidRPr="00750B60">
        <w:rPr>
          <w:rFonts w:hint="eastAsia"/>
        </w:rPr>
        <w:t>现在梅诺所做的事可以说是在勉强自己放弃后半生，但这或许并不是错误。</w:t>
      </w:r>
    </w:p>
    <w:p w14:paraId="4615FCF5" w14:textId="5A80C51D" w:rsidR="00483C78" w:rsidRPr="00750B60" w:rsidRDefault="00873996" w:rsidP="00483C78">
      <w:pPr>
        <w:pPrChange w:id="3082" w:author="芙兰朵露" w:date="2022-05-22T01:45:00Z">
          <w:pPr>
            <w:ind w:firstLineChars="200" w:firstLine="420"/>
          </w:pPr>
        </w:pPrChange>
      </w:pPr>
      <w:del w:id="3083" w:author="芙兰朵露" w:date="2022-05-22T01:45:00Z">
        <w:r>
          <w:rPr>
            <w:rFonts w:hint="eastAsia"/>
          </w:rPr>
          <w:delText>圣地里有着已经变成敌人</w:delText>
        </w:r>
      </w:del>
      <w:ins w:id="3084" w:author="芙兰朵露" w:date="2022-05-22T01:45:00Z">
        <w:r w:rsidR="00771862" w:rsidRPr="00750B60">
          <w:rPr>
            <w:rFonts w:hint="eastAsia"/>
          </w:rPr>
          <w:t>在</w:t>
        </w:r>
        <w:r w:rsidR="00483C78" w:rsidRPr="00750B60">
          <w:rPr>
            <w:rFonts w:hint="eastAsia"/>
          </w:rPr>
          <w:t>圣地</w:t>
        </w:r>
        <w:r w:rsidR="00771862" w:rsidRPr="00750B60">
          <w:rPr>
            <w:rFonts w:hint="eastAsia"/>
          </w:rPr>
          <w:t>中</w:t>
        </w:r>
      </w:ins>
      <w:r w:rsidR="00771862" w:rsidRPr="00750B60">
        <w:rPr>
          <w:rFonts w:hint="eastAsia"/>
        </w:rPr>
        <w:t>的</w:t>
      </w:r>
      <w:ins w:id="3085" w:author="芙兰朵露" w:date="2022-05-22T01:45:00Z">
        <w:r w:rsidR="00771862" w:rsidRPr="00750B60">
          <w:rPr>
            <w:rFonts w:hint="eastAsia"/>
          </w:rPr>
          <w:t>对手是</w:t>
        </w:r>
      </w:ins>
      <w:r w:rsidR="00483C78" w:rsidRPr="00750B60">
        <w:rPr>
          <w:rFonts w:hint="eastAsia"/>
        </w:rPr>
        <w:t>导师『阳炎』。</w:t>
      </w:r>
      <w:del w:id="3086" w:author="芙兰朵露" w:date="2022-05-22T01:45:00Z">
        <w:r>
          <w:rPr>
            <w:rFonts w:hint="eastAsia"/>
          </w:rPr>
          <w:delText>那是一个</w:delText>
        </w:r>
      </w:del>
      <w:ins w:id="3087" w:author="芙兰朵露" w:date="2022-05-22T01:45:00Z">
        <w:r w:rsidR="00771862" w:rsidRPr="00750B60">
          <w:rPr>
            <w:rFonts w:hint="eastAsia"/>
          </w:rPr>
          <w:t>己方的所有</w:t>
        </w:r>
      </w:ins>
      <w:r w:rsidR="00771862" w:rsidRPr="00750B60">
        <w:rPr>
          <w:rFonts w:hint="eastAsia"/>
        </w:rPr>
        <w:t>手段</w:t>
      </w:r>
      <w:del w:id="3088" w:author="芙兰朵露" w:date="2022-05-22T01:45:00Z">
        <w:r>
          <w:rPr>
            <w:rFonts w:hint="eastAsia"/>
          </w:rPr>
          <w:delText>数不胜数的敌人。针对</w:delText>
        </w:r>
      </w:del>
      <w:ins w:id="3089" w:author="芙兰朵露" w:date="2022-05-22T01:45:00Z">
        <w:r w:rsidR="00771862" w:rsidRPr="00750B60">
          <w:rPr>
            <w:rFonts w:hint="eastAsia"/>
          </w:rPr>
          <w:t>都已经被</w:t>
        </w:r>
      </w:ins>
      <w:r w:rsidR="00771862" w:rsidRPr="00750B60">
        <w:rPr>
          <w:rFonts w:hint="eastAsia"/>
        </w:rPr>
        <w:t>她</w:t>
      </w:r>
      <w:del w:id="3090" w:author="芙兰朵露" w:date="2022-05-22T01:45:00Z">
        <w:r>
          <w:rPr>
            <w:rFonts w:hint="eastAsia"/>
          </w:rPr>
          <w:delText>做出多少</w:delText>
        </w:r>
      </w:del>
      <w:ins w:id="3091" w:author="芙兰朵露" w:date="2022-05-22T01:45:00Z">
        <w:r w:rsidR="00771862" w:rsidRPr="00750B60">
          <w:rPr>
            <w:rFonts w:hint="eastAsia"/>
          </w:rPr>
          <w:t>知晓</w:t>
        </w:r>
        <w:r w:rsidR="00483C78" w:rsidRPr="00750B60">
          <w:rPr>
            <w:rFonts w:hint="eastAsia"/>
          </w:rPr>
          <w:t>。</w:t>
        </w:r>
        <w:r w:rsidR="005F3927" w:rsidRPr="00750B60">
          <w:rPr>
            <w:rFonts w:hint="eastAsia"/>
          </w:rPr>
          <w:t>所以不管怎么</w:t>
        </w:r>
      </w:ins>
      <w:r w:rsidR="005F3927" w:rsidRPr="00750B60">
        <w:rPr>
          <w:rFonts w:hint="eastAsia"/>
        </w:rPr>
        <w:t>警戒都不</w:t>
      </w:r>
      <w:del w:id="3092" w:author="芙兰朵露" w:date="2022-05-22T01:45:00Z">
        <w:r>
          <w:rPr>
            <w:rFonts w:hint="eastAsia"/>
          </w:rPr>
          <w:delText>显多余。与她交手</w:delText>
        </w:r>
      </w:del>
      <w:ins w:id="3093" w:author="芙兰朵露" w:date="2022-05-22T01:45:00Z">
        <w:r w:rsidR="005F3927" w:rsidRPr="00750B60">
          <w:rPr>
            <w:rFonts w:hint="eastAsia"/>
          </w:rPr>
          <w:t>为过</w:t>
        </w:r>
        <w:r w:rsidR="00483C78" w:rsidRPr="00750B60">
          <w:rPr>
            <w:rFonts w:hint="eastAsia"/>
          </w:rPr>
          <w:t>。</w:t>
        </w:r>
      </w:ins>
      <w:r w:rsidR="005F3927" w:rsidRPr="00750B60">
        <w:rPr>
          <w:rFonts w:hint="eastAsia"/>
        </w:rPr>
        <w:t>不</w:t>
      </w:r>
      <w:del w:id="3094" w:author="芙兰朵露" w:date="2022-05-22T01:45:00Z">
        <w:r>
          <w:rPr>
            <w:rFonts w:hint="eastAsia"/>
          </w:rPr>
          <w:delText>打起十二分精神</w:delText>
        </w:r>
      </w:del>
      <w:ins w:id="3095" w:author="芙兰朵露" w:date="2022-05-22T01:45:00Z">
        <w:r w:rsidR="005F3927" w:rsidRPr="00750B60">
          <w:rPr>
            <w:rFonts w:hint="eastAsia"/>
          </w:rPr>
          <w:t>拼上全力</w:t>
        </w:r>
      </w:ins>
      <w:r w:rsidR="005F3927" w:rsidRPr="00750B60">
        <w:rPr>
          <w:rFonts w:hint="eastAsia"/>
        </w:rPr>
        <w:t>的话，</w:t>
      </w:r>
      <w:del w:id="3096" w:author="芙兰朵露" w:date="2022-05-22T01:45:00Z">
        <w:r>
          <w:rPr>
            <w:rFonts w:hint="eastAsia"/>
          </w:rPr>
          <w:delText>恐怕还没反应过来就会被杀死</w:delText>
        </w:r>
      </w:del>
      <w:ins w:id="3097" w:author="芙兰朵露" w:date="2022-05-22T01:45:00Z">
        <w:r w:rsidR="005F3927" w:rsidRPr="00750B60">
          <w:rPr>
            <w:rFonts w:hint="eastAsia"/>
          </w:rPr>
          <w:t>那什么都做不成，只有死路一条</w:t>
        </w:r>
      </w:ins>
      <w:r w:rsidR="00483C78" w:rsidRPr="00750B60">
        <w:rPr>
          <w:rFonts w:hint="eastAsia"/>
        </w:rPr>
        <w:t>。</w:t>
      </w:r>
    </w:p>
    <w:p w14:paraId="54962A7B" w14:textId="77777777" w:rsidR="00483C78" w:rsidRPr="00750B60" w:rsidRDefault="00483C78" w:rsidP="00483C78">
      <w:pPr>
        <w:pPrChange w:id="3098" w:author="芙兰朵露" w:date="2022-05-22T01:45:00Z">
          <w:pPr>
            <w:ind w:firstLineChars="200" w:firstLine="420"/>
          </w:pPr>
        </w:pPrChange>
      </w:pPr>
      <w:r w:rsidRPr="00750B60">
        <w:rPr>
          <w:rFonts w:hint="eastAsia"/>
        </w:rPr>
        <w:t>既然这样，</w:t>
      </w:r>
      <w:proofErr w:type="gramStart"/>
      <w:r w:rsidRPr="00750B60">
        <w:rPr>
          <w:rFonts w:hint="eastAsia"/>
        </w:rPr>
        <w:t>茉茉</w:t>
      </w:r>
      <w:proofErr w:type="gramEnd"/>
      <w:r w:rsidRPr="00750B60">
        <w:rPr>
          <w:rFonts w:hint="eastAsia"/>
        </w:rPr>
        <w:t>要做的事情就只有一个。</w:t>
      </w:r>
    </w:p>
    <w:p w14:paraId="1FE8849B" w14:textId="1DA4B9C2" w:rsidR="00483C78" w:rsidRPr="00750B60" w:rsidRDefault="00873996" w:rsidP="00483C78">
      <w:pPr>
        <w:pPrChange w:id="3099" w:author="芙兰朵露" w:date="2022-05-22T01:45:00Z">
          <w:pPr>
            <w:ind w:firstLineChars="200" w:firstLine="420"/>
          </w:pPr>
        </w:pPrChange>
      </w:pPr>
      <w:del w:id="3100" w:author="芙兰朵露" w:date="2022-05-22T01:45:00Z">
        <w:r>
          <w:rPr>
            <w:rFonts w:hint="eastAsia"/>
          </w:rPr>
          <w:delText>“</w:delText>
        </w:r>
      </w:del>
      <w:ins w:id="3101" w:author="芙兰朵露" w:date="2022-05-22T01:45:00Z">
        <w:r w:rsidR="00483C78" w:rsidRPr="00750B60">
          <w:rPr>
            <w:rFonts w:hint="eastAsia"/>
          </w:rPr>
          <w:t>「</w:t>
        </w:r>
      </w:ins>
      <w:r w:rsidR="00483C78" w:rsidRPr="00750B60">
        <w:rPr>
          <w:rFonts w:hint="eastAsia"/>
        </w:rPr>
        <w:t>我要成为前辈的支柱，为了前辈什么事情都做就是我的任务</w:t>
      </w:r>
      <w:del w:id="3102" w:author="芙兰朵露" w:date="2022-05-22T01:45:00Z">
        <w:r>
          <w:rPr>
            <w:rFonts w:hint="eastAsia"/>
          </w:rPr>
          <w:delText>。”</w:delText>
        </w:r>
      </w:del>
      <w:ins w:id="3103" w:author="芙兰朵露" w:date="2022-05-22T01:45:00Z">
        <w:r w:rsidR="00483C78" w:rsidRPr="00750B60">
          <w:rPr>
            <w:rFonts w:hint="eastAsia"/>
          </w:rPr>
          <w:t>」</w:t>
        </w:r>
      </w:ins>
    </w:p>
    <w:p w14:paraId="3633F292" w14:textId="77777777" w:rsidR="00483C78" w:rsidRPr="00750B60" w:rsidRDefault="00483C78" w:rsidP="00483C78">
      <w:pPr>
        <w:pPrChange w:id="3104" w:author="芙兰朵露" w:date="2022-05-22T01:45:00Z">
          <w:pPr>
            <w:ind w:firstLineChars="200" w:firstLine="420"/>
          </w:pPr>
        </w:pPrChange>
      </w:pPr>
      <w:r w:rsidRPr="00750B60">
        <w:rPr>
          <w:rFonts w:hint="eastAsia"/>
        </w:rPr>
        <w:t>雅修娜的表情变得温柔：</w:t>
      </w:r>
    </w:p>
    <w:p w14:paraId="01ED90BA" w14:textId="58695523" w:rsidR="00483C78" w:rsidRPr="00750B60" w:rsidRDefault="00873996" w:rsidP="00483C78">
      <w:pPr>
        <w:pPrChange w:id="3105" w:author="芙兰朵露" w:date="2022-05-22T01:45:00Z">
          <w:pPr>
            <w:ind w:firstLineChars="200" w:firstLine="420"/>
          </w:pPr>
        </w:pPrChange>
      </w:pPr>
      <w:del w:id="3106" w:author="芙兰朵露" w:date="2022-05-22T01:45:00Z">
        <w:r>
          <w:rPr>
            <w:rFonts w:hint="eastAsia"/>
          </w:rPr>
          <w:delText>“</w:delText>
        </w:r>
      </w:del>
      <w:ins w:id="3107" w:author="芙兰朵露" w:date="2022-05-22T01:45:00Z">
        <w:r w:rsidR="00483C78" w:rsidRPr="00750B60">
          <w:rPr>
            <w:rFonts w:hint="eastAsia"/>
          </w:rPr>
          <w:t>「</w:t>
        </w:r>
      </w:ins>
      <w:r w:rsidR="00483C78" w:rsidRPr="00750B60">
        <w:rPr>
          <w:rFonts w:hint="eastAsia"/>
        </w:rPr>
        <w:t>梅诺她，</w:t>
      </w:r>
      <w:del w:id="3108" w:author="芙兰朵露" w:date="2022-05-22T01:45:00Z">
        <w:r>
          <w:rPr>
            <w:rFonts w:hint="eastAsia"/>
          </w:rPr>
          <w:delText>真是</w:delText>
        </w:r>
      </w:del>
      <w:r w:rsidR="00483C78" w:rsidRPr="00750B60">
        <w:rPr>
          <w:rFonts w:hint="eastAsia"/>
        </w:rPr>
        <w:t>被人爱着呢</w:t>
      </w:r>
      <w:del w:id="3109" w:author="芙兰朵露" w:date="2022-05-22T01:45:00Z">
        <w:r>
          <w:rPr>
            <w:rFonts w:hint="eastAsia"/>
          </w:rPr>
          <w:delText>。”</w:delText>
        </w:r>
      </w:del>
      <w:ins w:id="3110" w:author="芙兰朵露" w:date="2022-05-22T01:45:00Z">
        <w:r w:rsidR="00483C78" w:rsidRPr="00750B60">
          <w:rPr>
            <w:rFonts w:hint="eastAsia"/>
          </w:rPr>
          <w:t>」</w:t>
        </w:r>
      </w:ins>
    </w:p>
    <w:p w14:paraId="11D5E034" w14:textId="38DF1816" w:rsidR="00483C78" w:rsidRPr="00750B60" w:rsidRDefault="00873996" w:rsidP="00483C78">
      <w:pPr>
        <w:pPrChange w:id="3111" w:author="芙兰朵露" w:date="2022-05-22T01:45:00Z">
          <w:pPr>
            <w:ind w:firstLineChars="200" w:firstLine="420"/>
          </w:pPr>
        </w:pPrChange>
      </w:pPr>
      <w:del w:id="3112" w:author="芙兰朵露" w:date="2022-05-22T01:45:00Z">
        <w:r>
          <w:rPr>
            <w:rFonts w:hint="eastAsia"/>
          </w:rPr>
          <w:delText>“</w:delText>
        </w:r>
      </w:del>
      <w:ins w:id="3113" w:author="芙兰朵露" w:date="2022-05-22T01:45:00Z">
        <w:r w:rsidR="00483C78" w:rsidRPr="00750B60">
          <w:rPr>
            <w:rFonts w:hint="eastAsia"/>
          </w:rPr>
          <w:t>「</w:t>
        </w:r>
      </w:ins>
      <w:r w:rsidR="00483C78" w:rsidRPr="00750B60">
        <w:rPr>
          <w:rFonts w:hint="eastAsia"/>
        </w:rPr>
        <w:t>因为她和公</w:t>
      </w:r>
      <w:proofErr w:type="gramStart"/>
      <w:r w:rsidR="00483C78" w:rsidRPr="00750B60">
        <w:rPr>
          <w:rFonts w:hint="eastAsia"/>
        </w:rPr>
        <w:t>啾</w:t>
      </w:r>
      <w:proofErr w:type="gramEnd"/>
      <w:r w:rsidR="00483C78" w:rsidRPr="00750B60">
        <w:rPr>
          <w:rFonts w:hint="eastAsia"/>
        </w:rPr>
        <w:t>大人不一样</w:t>
      </w:r>
      <w:del w:id="3114" w:author="芙兰朵露" w:date="2022-05-22T01:45:00Z">
        <w:r>
          <w:rPr>
            <w:rFonts w:hint="eastAsia"/>
          </w:rPr>
          <w:delText>。”</w:delText>
        </w:r>
      </w:del>
      <w:ins w:id="3115" w:author="芙兰朵露" w:date="2022-05-22T01:45:00Z">
        <w:r w:rsidR="00483C78" w:rsidRPr="00750B60">
          <w:rPr>
            <w:rFonts w:hint="eastAsia"/>
          </w:rPr>
          <w:t>」</w:t>
        </w:r>
      </w:ins>
    </w:p>
    <w:p w14:paraId="5506D9F2" w14:textId="61ABE3AD" w:rsidR="00483C78" w:rsidRPr="00750B60" w:rsidRDefault="00483C78" w:rsidP="00483C78">
      <w:pPr>
        <w:pPrChange w:id="3116" w:author="芙兰朵露" w:date="2022-05-22T01:45:00Z">
          <w:pPr>
            <w:ind w:firstLineChars="200" w:firstLine="420"/>
          </w:pPr>
        </w:pPrChange>
      </w:pPr>
      <w:r w:rsidRPr="00750B60">
        <w:rPr>
          <w:rFonts w:hint="eastAsia"/>
        </w:rPr>
        <w:t>我们能为那个</w:t>
      </w:r>
      <w:proofErr w:type="gramStart"/>
      <w:r w:rsidRPr="00750B60">
        <w:rPr>
          <w:rFonts w:hint="eastAsia"/>
        </w:rPr>
        <w:t>异世界</w:t>
      </w:r>
      <w:proofErr w:type="gramEnd"/>
      <w:r w:rsidRPr="00750B60">
        <w:rPr>
          <w:rFonts w:hint="eastAsia"/>
        </w:rPr>
        <w:t>人做点什么</w:t>
      </w:r>
      <w:del w:id="3117" w:author="芙兰朵露" w:date="2022-05-22T01:45:00Z">
        <w:r w:rsidR="00873996">
          <w:rPr>
            <w:rFonts w:hint="eastAsia"/>
          </w:rPr>
          <w:delText>吗？</w:delText>
        </w:r>
      </w:del>
      <w:ins w:id="3118" w:author="芙兰朵露" w:date="2022-05-22T01:45:00Z">
        <w:r w:rsidR="005F3927" w:rsidRPr="00750B60">
          <w:rPr>
            <w:rFonts w:hint="eastAsia"/>
          </w:rPr>
          <w:t>呢。</w:t>
        </w:r>
      </w:ins>
    </w:p>
    <w:p w14:paraId="02E40C75" w14:textId="2CEB3D96" w:rsidR="00483C78" w:rsidRPr="00750B60" w:rsidRDefault="00483C78" w:rsidP="00483C78">
      <w:pPr>
        <w:pPrChange w:id="3119" w:author="芙兰朵露" w:date="2022-05-22T01:45:00Z">
          <w:pPr>
            <w:ind w:firstLineChars="200" w:firstLine="420"/>
          </w:pPr>
        </w:pPrChange>
      </w:pPr>
      <w:r w:rsidRPr="00750B60">
        <w:rPr>
          <w:rFonts w:hint="eastAsia"/>
        </w:rPr>
        <w:t>看着太阳西沉的田园景象，</w:t>
      </w:r>
      <w:proofErr w:type="gramStart"/>
      <w:r w:rsidRPr="00750B60">
        <w:rPr>
          <w:rFonts w:hint="eastAsia"/>
        </w:rPr>
        <w:t>茉茉</w:t>
      </w:r>
      <w:proofErr w:type="gramEnd"/>
      <w:del w:id="3120" w:author="芙兰朵露" w:date="2022-05-22T01:45:00Z">
        <w:r w:rsidR="00873996">
          <w:rPr>
            <w:rFonts w:hint="eastAsia"/>
          </w:rPr>
          <w:delText>的脑海</w:delText>
        </w:r>
      </w:del>
      <w:ins w:id="3121" w:author="芙兰朵露" w:date="2022-05-22T01:45:00Z">
        <w:r w:rsidR="005F3927" w:rsidRPr="00750B60">
          <w:rPr>
            <w:rFonts w:hint="eastAsia"/>
          </w:rPr>
          <w:t>在脑</w:t>
        </w:r>
      </w:ins>
      <w:r w:rsidR="005F3927" w:rsidRPr="00750B60">
        <w:rPr>
          <w:rFonts w:hint="eastAsia"/>
        </w:rPr>
        <w:t>中</w:t>
      </w:r>
      <w:del w:id="3122" w:author="芙兰朵露" w:date="2022-05-22T01:45:00Z">
        <w:r w:rsidR="00873996">
          <w:rPr>
            <w:rFonts w:hint="eastAsia"/>
          </w:rPr>
          <w:delText>浮起了这样的想法</w:delText>
        </w:r>
      </w:del>
      <w:ins w:id="3123" w:author="芙兰朵露" w:date="2022-05-22T01:45:00Z">
        <w:r w:rsidR="005F3927" w:rsidRPr="00750B60">
          <w:rPr>
            <w:rFonts w:hint="eastAsia"/>
          </w:rPr>
          <w:t>思考</w:t>
        </w:r>
      </w:ins>
      <w:r w:rsidRPr="00750B60">
        <w:rPr>
          <w:rFonts w:hint="eastAsia"/>
        </w:rPr>
        <w:t>。</w:t>
      </w:r>
    </w:p>
    <w:p w14:paraId="01BE9B6E" w14:textId="1D926FEF" w:rsidR="00483C78" w:rsidRPr="00750B60" w:rsidRDefault="00483C78" w:rsidP="00483C78">
      <w:pPr>
        <w:pPrChange w:id="3124" w:author="芙兰朵露" w:date="2022-05-22T01:45:00Z">
          <w:pPr>
            <w:ind w:firstLineChars="200" w:firstLine="420"/>
          </w:pPr>
        </w:pPrChange>
      </w:pPr>
    </w:p>
    <w:p w14:paraId="15DCE0E5" w14:textId="77777777" w:rsidR="00771862" w:rsidRPr="00750B60" w:rsidRDefault="00771862" w:rsidP="00483C78">
      <w:pPr>
        <w:rPr>
          <w:ins w:id="3125" w:author="芙兰朵露" w:date="2022-05-22T01:45:00Z"/>
        </w:rPr>
      </w:pPr>
    </w:p>
    <w:p w14:paraId="5798A73A" w14:textId="57A66893" w:rsidR="00F7097C" w:rsidRPr="00750B60" w:rsidRDefault="00483C78" w:rsidP="00483C78">
      <w:pPr>
        <w:pPrChange w:id="3126" w:author="芙兰朵露" w:date="2022-05-22T01:45:00Z">
          <w:pPr>
            <w:ind w:firstLineChars="200" w:firstLine="420"/>
          </w:pPr>
        </w:pPrChange>
      </w:pPr>
      <w:r w:rsidRPr="00750B60">
        <w:rPr>
          <w:rFonts w:hint="eastAsia"/>
        </w:rPr>
        <w:t>黄昏时刻的灯光穿过天窗洒落到</w:t>
      </w:r>
      <w:del w:id="3127" w:author="芙兰朵露" w:date="2022-05-22T01:45:00Z">
        <w:r w:rsidR="00873996">
          <w:rPr>
            <w:rFonts w:hint="eastAsia"/>
          </w:rPr>
          <w:delText>纯白的</w:delText>
        </w:r>
      </w:del>
      <w:r w:rsidRPr="00750B60">
        <w:rPr>
          <w:rFonts w:hint="eastAsia"/>
        </w:rPr>
        <w:t>月台上。与大圣堂里神奇的车站旁断开的铁路相连的龙门上出现了阵阵波纹。</w:t>
      </w:r>
    </w:p>
    <w:p w14:paraId="069A4DEC" w14:textId="34AAE37C" w:rsidR="00483C78" w:rsidRPr="00750B60" w:rsidRDefault="00873996" w:rsidP="00483C78">
      <w:pPr>
        <w:pPrChange w:id="3128" w:author="芙兰朵露" w:date="2022-05-22T01:45:00Z">
          <w:pPr>
            <w:ind w:firstLineChars="200" w:firstLine="420"/>
          </w:pPr>
        </w:pPrChange>
      </w:pPr>
      <w:del w:id="3129" w:author="芙兰朵露" w:date="2022-05-22T01:45:00Z">
        <w:r>
          <w:rPr>
            <w:rFonts w:hint="eastAsia"/>
          </w:rPr>
          <w:delText>平面的光之门</w:delText>
        </w:r>
      </w:del>
      <w:ins w:id="3130" w:author="芙兰朵露" w:date="2022-05-22T01:45:00Z">
        <w:r w:rsidR="00F7097C" w:rsidRPr="00750B60">
          <w:rPr>
            <w:rFonts w:hint="eastAsia"/>
          </w:rPr>
          <w:t>从</w:t>
        </w:r>
      </w:ins>
      <w:r w:rsidR="00483C78" w:rsidRPr="00750B60">
        <w:rPr>
          <w:rFonts w:hint="eastAsia"/>
        </w:rPr>
        <w:t>散发出金色</w:t>
      </w:r>
      <w:del w:id="3131" w:author="芙兰朵露" w:date="2022-05-22T01:45:00Z">
        <w:r>
          <w:rPr>
            <w:rFonts w:hint="eastAsia"/>
          </w:rPr>
          <w:delText>的</w:delText>
        </w:r>
      </w:del>
      <w:proofErr w:type="gramStart"/>
      <w:r w:rsidR="00483C78" w:rsidRPr="00750B60">
        <w:rPr>
          <w:rFonts w:hint="eastAsia"/>
        </w:rPr>
        <w:t>导力光芒</w:t>
      </w:r>
      <w:proofErr w:type="gramEnd"/>
      <w:del w:id="3132" w:author="芙兰朵露" w:date="2022-05-22T01:45:00Z">
        <w:r>
          <w:rPr>
            <w:rFonts w:hint="eastAsia"/>
          </w:rPr>
          <w:delText>，从中</w:delText>
        </w:r>
      </w:del>
      <w:ins w:id="3133" w:author="芙兰朵露" w:date="2022-05-22T01:45:00Z">
        <w:r w:rsidR="00F7097C" w:rsidRPr="00750B60">
          <w:rPr>
            <w:rFonts w:hint="eastAsia"/>
          </w:rPr>
          <w:t>的二</w:t>
        </w:r>
        <w:proofErr w:type="gramStart"/>
        <w:r w:rsidR="00F7097C" w:rsidRPr="00750B60">
          <w:rPr>
            <w:rFonts w:hint="eastAsia"/>
          </w:rPr>
          <w:t>维光门</w:t>
        </w:r>
      </w:ins>
      <w:proofErr w:type="gramEnd"/>
      <w:r w:rsidR="00F7097C" w:rsidRPr="00750B60">
        <w:rPr>
          <w:rFonts w:hint="eastAsia"/>
        </w:rPr>
        <w:t>出现的是</w:t>
      </w:r>
      <w:ins w:id="3134" w:author="芙兰朵露" w:date="2022-05-22T01:45:00Z">
        <w:r w:rsidR="00F7097C" w:rsidRPr="00750B60">
          <w:rPr>
            <w:rFonts w:hint="eastAsia"/>
          </w:rPr>
          <w:t>一辆</w:t>
        </w:r>
      </w:ins>
      <w:r w:rsidR="00483C78" w:rsidRPr="00750B60">
        <w:rPr>
          <w:rFonts w:hint="eastAsia"/>
        </w:rPr>
        <w:t>由五节车厢串联而成的一条列车。列车缓缓地顺着铁轨滑到月台前停下，</w:t>
      </w:r>
      <w:del w:id="3135" w:author="芙兰朵露" w:date="2022-05-22T01:45:00Z">
        <w:r>
          <w:rPr>
            <w:rFonts w:hint="eastAsia"/>
          </w:rPr>
          <w:delText>然后客舱</w:delText>
        </w:r>
      </w:del>
      <w:ins w:id="3136" w:author="芙兰朵露" w:date="2022-05-22T01:45:00Z">
        <w:r w:rsidR="00483C78" w:rsidRPr="00750B60">
          <w:rPr>
            <w:rFonts w:hint="eastAsia"/>
          </w:rPr>
          <w:t>客</w:t>
        </w:r>
        <w:r w:rsidR="005F3927" w:rsidRPr="00750B60">
          <w:rPr>
            <w:rFonts w:hint="eastAsia"/>
          </w:rPr>
          <w:t>车车厢</w:t>
        </w:r>
      </w:ins>
      <w:r w:rsidR="00483C78" w:rsidRPr="00750B60">
        <w:rPr>
          <w:rFonts w:hint="eastAsia"/>
        </w:rPr>
        <w:t>的门</w:t>
      </w:r>
      <w:del w:id="3137" w:author="芙兰朵露" w:date="2022-05-22T01:45:00Z">
        <w:r>
          <w:rPr>
            <w:rFonts w:hint="eastAsia"/>
          </w:rPr>
          <w:delText>慢慢</w:delText>
        </w:r>
      </w:del>
      <w:r w:rsidR="00483C78" w:rsidRPr="00750B60">
        <w:rPr>
          <w:rFonts w:hint="eastAsia"/>
        </w:rPr>
        <w:t>打开。</w:t>
      </w:r>
    </w:p>
    <w:p w14:paraId="68ABFF23" w14:textId="6A7A6753" w:rsidR="00483C78" w:rsidRPr="00750B60" w:rsidRDefault="00483C78" w:rsidP="00483C78">
      <w:pPr>
        <w:pPrChange w:id="3138" w:author="芙兰朵露" w:date="2022-05-22T01:45:00Z">
          <w:pPr>
            <w:ind w:firstLineChars="200" w:firstLine="420"/>
          </w:pPr>
        </w:pPrChange>
      </w:pPr>
      <w:r w:rsidRPr="00750B60">
        <w:rPr>
          <w:rFonts w:hint="eastAsia"/>
        </w:rPr>
        <w:t>可以使用这种五节车厢的特殊列车的人屈指可数。</w:t>
      </w:r>
      <w:del w:id="3139" w:author="芙兰朵露" w:date="2022-05-22T01:45:00Z">
        <w:r w:rsidR="00873996">
          <w:rPr>
            <w:rFonts w:hint="eastAsia"/>
          </w:rPr>
          <w:delText>从这趟只在持有</w:delText>
        </w:r>
      </w:del>
      <w:ins w:id="3140" w:author="芙兰朵露" w:date="2022-05-22T01:45:00Z">
        <w:r w:rsidR="00F7097C" w:rsidRPr="00750B60">
          <w:rPr>
            <w:rFonts w:hint="eastAsia"/>
          </w:rPr>
          <w:t>特殊列车</w:t>
        </w:r>
        <w:r w:rsidRPr="00750B60">
          <w:rPr>
            <w:rFonts w:hint="eastAsia"/>
          </w:rPr>
          <w:t>只</w:t>
        </w:r>
        <w:r w:rsidR="00F7097C" w:rsidRPr="00750B60">
          <w:rPr>
            <w:rFonts w:hint="eastAsia"/>
          </w:rPr>
          <w:t>有获得进入</w:t>
        </w:r>
      </w:ins>
      <w:r w:rsidRPr="00750B60">
        <w:rPr>
          <w:rFonts w:hint="eastAsia"/>
        </w:rPr>
        <w:t>大圣堂</w:t>
      </w:r>
      <w:del w:id="3141" w:author="芙兰朵露" w:date="2022-05-22T01:45:00Z">
        <w:r w:rsidR="00873996">
          <w:rPr>
            <w:rFonts w:hint="eastAsia"/>
          </w:rPr>
          <w:delText>进入</w:delText>
        </w:r>
      </w:del>
      <w:r w:rsidRPr="00750B60">
        <w:rPr>
          <w:rFonts w:hint="eastAsia"/>
        </w:rPr>
        <w:t>权限的人</w:t>
      </w:r>
      <w:del w:id="3142" w:author="芙兰朵露" w:date="2022-05-22T01:45:00Z">
        <w:r w:rsidR="00873996">
          <w:rPr>
            <w:rFonts w:hint="eastAsia"/>
          </w:rPr>
          <w:delText>在</w:delText>
        </w:r>
      </w:del>
      <w:r w:rsidR="00F7097C" w:rsidRPr="00750B60">
        <w:rPr>
          <w:rFonts w:hint="eastAsia"/>
        </w:rPr>
        <w:t>进行</w:t>
      </w:r>
      <w:del w:id="3143" w:author="芙兰朵露" w:date="2022-05-22T01:45:00Z">
        <w:r w:rsidR="00873996">
          <w:rPr>
            <w:rFonts w:hint="eastAsia"/>
          </w:rPr>
          <w:delText>了特别要求时</w:delText>
        </w:r>
      </w:del>
      <w:ins w:id="3144" w:author="芙兰朵露" w:date="2022-05-22T01:45:00Z">
        <w:r w:rsidR="00F7097C" w:rsidRPr="00750B60">
          <w:rPr>
            <w:rFonts w:hint="eastAsia"/>
          </w:rPr>
          <w:t>申请</w:t>
        </w:r>
      </w:ins>
      <w:r w:rsidR="00F7097C" w:rsidRPr="00750B60">
        <w:rPr>
          <w:rFonts w:hint="eastAsia"/>
        </w:rPr>
        <w:t>才会</w:t>
      </w:r>
      <w:del w:id="3145" w:author="芙兰朵露" w:date="2022-05-22T01:45:00Z">
        <w:r w:rsidR="00873996">
          <w:rPr>
            <w:rFonts w:hint="eastAsia"/>
          </w:rPr>
          <w:delText>运行的特殊</w:delText>
        </w:r>
      </w:del>
      <w:ins w:id="3146" w:author="芙兰朵露" w:date="2022-05-22T01:45:00Z">
        <w:r w:rsidR="00F7097C" w:rsidRPr="00750B60">
          <w:rPr>
            <w:rFonts w:hint="eastAsia"/>
          </w:rPr>
          <w:t>陨星，而在这辆</w:t>
        </w:r>
      </w:ins>
      <w:r w:rsidR="00F7097C" w:rsidRPr="00750B60">
        <w:rPr>
          <w:rFonts w:hint="eastAsia"/>
        </w:rPr>
        <w:t>列车上下来的</w:t>
      </w:r>
      <w:del w:id="3147" w:author="芙兰朵露" w:date="2022-05-22T01:45:00Z">
        <w:r w:rsidR="00873996">
          <w:rPr>
            <w:rFonts w:hint="eastAsia"/>
          </w:rPr>
          <w:delText>人</w:delText>
        </w:r>
      </w:del>
      <w:r w:rsidRPr="00750B60">
        <w:rPr>
          <w:rFonts w:hint="eastAsia"/>
        </w:rPr>
        <w:t>，是一名</w:t>
      </w:r>
      <w:del w:id="3148" w:author="芙兰朵露" w:date="2022-05-22T01:45:00Z">
        <w:r w:rsidR="00873996">
          <w:rPr>
            <w:rFonts w:hint="eastAsia"/>
          </w:rPr>
          <w:delText>大约二十五岁</w:delText>
        </w:r>
      </w:del>
      <w:ins w:id="3149" w:author="芙兰朵露" w:date="2022-05-22T01:45:00Z">
        <w:r w:rsidRPr="00750B60">
          <w:rPr>
            <w:rFonts w:hint="eastAsia"/>
          </w:rPr>
          <w:t>约</w:t>
        </w:r>
        <w:r w:rsidR="00F7097C" w:rsidRPr="00750B60">
          <w:rPr>
            <w:rFonts w:hint="eastAsia"/>
          </w:rPr>
          <w:t>五十过半、</w:t>
        </w:r>
      </w:ins>
      <w:r w:rsidRPr="00750B60">
        <w:rPr>
          <w:rFonts w:hint="eastAsia"/>
        </w:rPr>
        <w:t>身穿正装的男人。</w:t>
      </w:r>
      <w:ins w:id="3150" w:author="芙兰朵露" w:date="2022-05-22T01:45:00Z">
        <w:r w:rsidR="00513FC8" w:rsidRPr="00750B60">
          <w:rPr>
            <w:rFonts w:hint="eastAsia"/>
          </w:rPr>
          <w:t>不知是否</w:t>
        </w:r>
      </w:ins>
      <w:r w:rsidRPr="00750B60">
        <w:rPr>
          <w:rFonts w:hint="eastAsia"/>
        </w:rPr>
        <w:t>手里的手杖和头上的圆顶礼帽</w:t>
      </w:r>
      <w:ins w:id="3151" w:author="芙兰朵露" w:date="2022-05-22T01:45:00Z">
        <w:r w:rsidR="00513FC8" w:rsidRPr="00750B60">
          <w:rPr>
            <w:rFonts w:hint="eastAsia"/>
          </w:rPr>
          <w:t>的缘故</w:t>
        </w:r>
      </w:ins>
      <w:r w:rsidRPr="00750B60">
        <w:rPr>
          <w:rFonts w:hint="eastAsia"/>
        </w:rPr>
        <w:t>，让</w:t>
      </w:r>
      <w:del w:id="3152" w:author="芙兰朵露" w:date="2022-05-22T01:45:00Z">
        <w:r w:rsidR="00873996">
          <w:rPr>
            <w:rFonts w:hint="eastAsia"/>
          </w:rPr>
          <w:delText>身穿</w:delText>
        </w:r>
      </w:del>
      <w:ins w:id="3153" w:author="芙兰朵露" w:date="2022-05-22T01:45:00Z">
        <w:r w:rsidR="00F7097C" w:rsidRPr="00750B60">
          <w:rPr>
            <w:rFonts w:hint="eastAsia"/>
          </w:rPr>
          <w:t>其</w:t>
        </w:r>
        <w:r w:rsidR="00513FC8" w:rsidRPr="00750B60">
          <w:rPr>
            <w:rFonts w:hint="eastAsia"/>
          </w:rPr>
          <w:t>身着打扮</w:t>
        </w:r>
      </w:ins>
      <w:r w:rsidRPr="00750B60">
        <w:rPr>
          <w:rFonts w:hint="eastAsia"/>
        </w:rPr>
        <w:t>极具高级感</w:t>
      </w:r>
      <w:del w:id="3154" w:author="芙兰朵露" w:date="2022-05-22T01:45:00Z">
        <w:r w:rsidR="00873996">
          <w:rPr>
            <w:rFonts w:hint="eastAsia"/>
          </w:rPr>
          <w:delText>，一条缝隙都没</w:delText>
        </w:r>
        <w:r w:rsidR="00873996">
          <w:rPr>
            <w:rFonts w:hint="eastAsia"/>
          </w:rPr>
          <w:delText>有的衣服</w:delText>
        </w:r>
      </w:del>
      <w:r w:rsidR="00513FC8" w:rsidRPr="00750B60">
        <w:rPr>
          <w:rFonts w:hint="eastAsia"/>
        </w:rPr>
        <w:t>的他</w:t>
      </w:r>
      <w:del w:id="3155" w:author="芙兰朵露" w:date="2022-05-22T01:45:00Z">
        <w:r w:rsidR="00873996">
          <w:rPr>
            <w:rFonts w:hint="eastAsia"/>
          </w:rPr>
          <w:delText>多了一些神秘</w:delText>
        </w:r>
      </w:del>
      <w:ins w:id="3156" w:author="芙兰朵露" w:date="2022-05-22T01:45:00Z">
        <w:r w:rsidR="00513FC8" w:rsidRPr="00750B60">
          <w:rPr>
            <w:rFonts w:hint="eastAsia"/>
          </w:rPr>
          <w:t>反而给人一种蹊跷</w:t>
        </w:r>
      </w:ins>
      <w:r w:rsidRPr="00750B60">
        <w:rPr>
          <w:rFonts w:hint="eastAsia"/>
        </w:rPr>
        <w:t>的感觉。</w:t>
      </w:r>
    </w:p>
    <w:p w14:paraId="2967D666" w14:textId="74DAC373" w:rsidR="00483C78" w:rsidRPr="00750B60" w:rsidRDefault="00483C78" w:rsidP="00483C78">
      <w:pPr>
        <w:pPrChange w:id="3157" w:author="芙兰朵露" w:date="2022-05-22T01:45:00Z">
          <w:pPr>
            <w:ind w:firstLineChars="200" w:firstLine="420"/>
          </w:pPr>
        </w:pPrChange>
      </w:pPr>
      <w:r w:rsidRPr="00750B60">
        <w:rPr>
          <w:rFonts w:hint="eastAsia"/>
        </w:rPr>
        <w:t>『盟主』</w:t>
      </w:r>
      <w:del w:id="3158" w:author="芙兰朵露" w:date="2022-05-22T01:45:00Z">
        <w:r w:rsidR="00873996">
          <w:rPr>
            <w:rFonts w:hint="eastAsia"/>
          </w:rPr>
          <w:delText>卡嘉尔玛•达耳塔罗斯</w:delText>
        </w:r>
      </w:del>
      <w:ins w:id="3159" w:author="芙兰朵露" w:date="2022-05-22T01:45:00Z">
        <w:r w:rsidRPr="00750B60">
          <w:rPr>
            <w:rFonts w:hint="eastAsia"/>
          </w:rPr>
          <w:t>卡嘉尔玛</w:t>
        </w:r>
        <w:r w:rsidR="00F7097C" w:rsidRPr="00750B60">
          <w:rPr>
            <w:rFonts w:hint="eastAsia"/>
          </w:rPr>
          <w:t>·</w:t>
        </w:r>
        <w:r w:rsidRPr="00750B60">
          <w:rPr>
            <w:rFonts w:hint="eastAsia"/>
          </w:rPr>
          <w:t>达耳塔罗斯</w:t>
        </w:r>
      </w:ins>
    </w:p>
    <w:p w14:paraId="0F98D1E9" w14:textId="77777777" w:rsidR="00483C78" w:rsidRPr="00750B60" w:rsidRDefault="00483C78" w:rsidP="00483C78">
      <w:pPr>
        <w:pPrChange w:id="3160" w:author="芙兰朵露" w:date="2022-05-22T01:45:00Z">
          <w:pPr>
            <w:ind w:firstLineChars="200" w:firstLine="420"/>
          </w:pPr>
        </w:pPrChange>
      </w:pPr>
      <w:r w:rsidRPr="00750B60">
        <w:rPr>
          <w:rFonts w:hint="eastAsia"/>
        </w:rPr>
        <w:t>他是对现行的三层身份制度提出异议，让自己的名字响彻大陆的男人。常驻在值班室里的眼镜神</w:t>
      </w:r>
      <w:proofErr w:type="gramStart"/>
      <w:r w:rsidRPr="00750B60">
        <w:rPr>
          <w:rFonts w:hint="eastAsia"/>
        </w:rPr>
        <w:t>官走出</w:t>
      </w:r>
      <w:proofErr w:type="gramEnd"/>
      <w:r w:rsidRPr="00750B60">
        <w:rPr>
          <w:rFonts w:hint="eastAsia"/>
        </w:rPr>
        <w:t>来迎接这位大陆的罪人。</w:t>
      </w:r>
    </w:p>
    <w:p w14:paraId="74B99CBA" w14:textId="2FC40347" w:rsidR="00483C78" w:rsidRPr="00750B60" w:rsidRDefault="00873996" w:rsidP="00483C78">
      <w:pPr>
        <w:pPrChange w:id="3161" w:author="芙兰朵露" w:date="2022-05-22T01:45:00Z">
          <w:pPr>
            <w:ind w:firstLineChars="200" w:firstLine="420"/>
          </w:pPr>
        </w:pPrChange>
      </w:pPr>
      <w:del w:id="3162" w:author="芙兰朵露" w:date="2022-05-22T01:45:00Z">
        <w:r>
          <w:rPr>
            <w:rFonts w:hint="eastAsia"/>
          </w:rPr>
          <w:delText>“</w:delText>
        </w:r>
      </w:del>
      <w:ins w:id="3163" w:author="芙兰朵露" w:date="2022-05-22T01:45:00Z">
        <w:r w:rsidR="00483C78" w:rsidRPr="00750B60">
          <w:rPr>
            <w:rFonts w:hint="eastAsia"/>
          </w:rPr>
          <w:t>「</w:t>
        </w:r>
      </w:ins>
      <w:r w:rsidR="00483C78" w:rsidRPr="00750B60">
        <w:rPr>
          <w:rFonts w:hint="eastAsia"/>
        </w:rPr>
        <w:t>欢迎光临，卡嘉尔玛大人</w:t>
      </w:r>
      <w:del w:id="3164" w:author="芙兰朵露" w:date="2022-05-22T01:45:00Z">
        <w:r>
          <w:rPr>
            <w:rFonts w:hint="eastAsia"/>
          </w:rPr>
          <w:delText>。”</w:delText>
        </w:r>
      </w:del>
      <w:ins w:id="3165" w:author="芙兰朵露" w:date="2022-05-22T01:45:00Z">
        <w:r w:rsidR="00483C78" w:rsidRPr="00750B60">
          <w:rPr>
            <w:rFonts w:hint="eastAsia"/>
          </w:rPr>
          <w:t>」</w:t>
        </w:r>
      </w:ins>
    </w:p>
    <w:p w14:paraId="0FBE778C" w14:textId="43C8CD4D" w:rsidR="00483C78" w:rsidRPr="00750B60" w:rsidRDefault="00873996" w:rsidP="00483C78">
      <w:pPr>
        <w:pPrChange w:id="3166" w:author="芙兰朵露" w:date="2022-05-22T01:45:00Z">
          <w:pPr>
            <w:ind w:firstLineChars="200" w:firstLine="420"/>
          </w:pPr>
        </w:pPrChange>
      </w:pPr>
      <w:del w:id="3167" w:author="芙兰朵露" w:date="2022-05-22T01:45:00Z">
        <w:r>
          <w:rPr>
            <w:rFonts w:eastAsia="宋体" w:hint="eastAsia"/>
          </w:rPr>
          <w:delText>“</w:delText>
        </w:r>
      </w:del>
      <w:ins w:id="3168" w:author="芙兰朵露" w:date="2022-05-22T01:45:00Z">
        <w:r w:rsidR="00483C78" w:rsidRPr="00750B60">
          <w:rPr>
            <w:rFonts w:hint="eastAsia"/>
          </w:rPr>
          <w:t>「</w:t>
        </w:r>
      </w:ins>
      <w:r w:rsidR="00483C78" w:rsidRPr="00750B60">
        <w:rPr>
          <w:rFonts w:hint="eastAsia"/>
        </w:rPr>
        <w:t>这里真是好久没来了啊。真是一点都不想再来一次</w:t>
      </w:r>
      <w:del w:id="3169" w:author="芙兰朵露" w:date="2022-05-22T01:45:00Z">
        <w:r>
          <w:rPr>
            <w:rFonts w:eastAsia="宋体" w:hint="eastAsia"/>
          </w:rPr>
          <w:delText>......</w:delText>
        </w:r>
      </w:del>
      <w:ins w:id="3170" w:author="芙兰朵露" w:date="2022-05-22T01:45:00Z">
        <w:r w:rsidR="00675838" w:rsidRPr="00750B60">
          <w:t>……</w:t>
        </w:r>
      </w:ins>
      <w:r w:rsidR="00483C78" w:rsidRPr="00750B60">
        <w:t>车站的管理者都已经换了</w:t>
      </w:r>
      <w:del w:id="3171" w:author="芙兰朵露" w:date="2022-05-22T01:45:00Z">
        <w:r>
          <w:rPr>
            <w:rFonts w:eastAsia="宋体" w:hint="eastAsia"/>
          </w:rPr>
          <w:delText>。”</w:delText>
        </w:r>
      </w:del>
      <w:ins w:id="3172" w:author="芙兰朵露" w:date="2022-05-22T01:45:00Z">
        <w:r w:rsidR="00513FC8" w:rsidRPr="00750B60">
          <w:rPr>
            <w:rFonts w:hint="eastAsia"/>
          </w:rPr>
          <w:t>呢</w:t>
        </w:r>
        <w:r w:rsidR="00483C78" w:rsidRPr="00750B60">
          <w:t>」</w:t>
        </w:r>
      </w:ins>
    </w:p>
    <w:p w14:paraId="18FCDF99" w14:textId="7F8E5973" w:rsidR="00483C78" w:rsidRPr="00750B60" w:rsidRDefault="00873996" w:rsidP="00483C78">
      <w:pPr>
        <w:pPrChange w:id="3173" w:author="芙兰朵露" w:date="2022-05-22T01:45:00Z">
          <w:pPr>
            <w:ind w:firstLineChars="200" w:firstLine="420"/>
          </w:pPr>
        </w:pPrChange>
      </w:pPr>
      <w:del w:id="3174" w:author="芙兰朵露" w:date="2022-05-22T01:45:00Z">
        <w:r>
          <w:rPr>
            <w:rFonts w:eastAsia="宋体" w:hint="eastAsia"/>
          </w:rPr>
          <w:delText>“</w:delText>
        </w:r>
      </w:del>
      <w:ins w:id="3175" w:author="芙兰朵露" w:date="2022-05-22T01:45:00Z">
        <w:r w:rsidR="00483C78" w:rsidRPr="00750B60">
          <w:rPr>
            <w:rFonts w:hint="eastAsia"/>
          </w:rPr>
          <w:t>「</w:t>
        </w:r>
      </w:ins>
      <w:r w:rsidR="00483C78" w:rsidRPr="00750B60">
        <w:rPr>
          <w:rFonts w:hint="eastAsia"/>
        </w:rPr>
        <w:t>是的，我就是</w:t>
      </w:r>
      <w:del w:id="3176" w:author="芙兰朵露" w:date="2022-05-22T01:45:00Z">
        <w:r>
          <w:rPr>
            <w:rFonts w:eastAsia="宋体" w:hint="eastAsia"/>
          </w:rPr>
          <w:delText>从前代</w:delText>
        </w:r>
      </w:del>
      <w:ins w:id="3177" w:author="芙兰朵露" w:date="2022-05-22T01:45:00Z">
        <w:r w:rsidR="00483C78" w:rsidRPr="00750B60">
          <w:rPr>
            <w:rFonts w:hint="eastAsia"/>
          </w:rPr>
          <w:t>从</w:t>
        </w:r>
        <w:r w:rsidR="00513FC8" w:rsidRPr="00750B60">
          <w:rPr>
            <w:rFonts w:hint="eastAsia"/>
          </w:rPr>
          <w:t>上一位</w:t>
        </w:r>
      </w:ins>
      <w:r w:rsidR="00483C78" w:rsidRPr="00750B60">
        <w:rPr>
          <w:rFonts w:hint="eastAsia"/>
        </w:rPr>
        <w:t>手中</w:t>
      </w:r>
      <w:del w:id="3178" w:author="芙兰朵露" w:date="2022-05-22T01:45:00Z">
        <w:r>
          <w:rPr>
            <w:rFonts w:eastAsia="宋体" w:hint="eastAsia"/>
          </w:rPr>
          <w:delText>接过</w:delText>
        </w:r>
      </w:del>
      <w:ins w:id="3179" w:author="芙兰朵露" w:date="2022-05-22T01:45:00Z">
        <w:r w:rsidR="00513FC8" w:rsidRPr="00750B60">
          <w:rPr>
            <w:rFonts w:hint="eastAsia"/>
          </w:rPr>
          <w:t>交接</w:t>
        </w:r>
      </w:ins>
      <w:r w:rsidR="00483C78" w:rsidRPr="00750B60">
        <w:rPr>
          <w:rFonts w:hint="eastAsia"/>
        </w:rPr>
        <w:t>车站的芙兹雅德。之后还请多指教。您这次似乎还带了其他人一同前来</w:t>
      </w:r>
      <w:del w:id="3180" w:author="芙兰朵露" w:date="2022-05-22T01:45:00Z">
        <w:r>
          <w:rPr>
            <w:rFonts w:eastAsia="宋体" w:hint="eastAsia"/>
          </w:rPr>
          <w:delText>。”</w:delText>
        </w:r>
      </w:del>
      <w:ins w:id="3181" w:author="芙兰朵露" w:date="2022-05-22T01:45:00Z">
        <w:r w:rsidR="00483C78" w:rsidRPr="00750B60">
          <w:rPr>
            <w:rFonts w:hint="eastAsia"/>
          </w:rPr>
          <w:t>」</w:t>
        </w:r>
      </w:ins>
    </w:p>
    <w:p w14:paraId="381AAABA" w14:textId="15019A9C" w:rsidR="00483C78" w:rsidRPr="00750B60" w:rsidRDefault="00873996" w:rsidP="00483C78">
      <w:pPr>
        <w:pPrChange w:id="3182" w:author="芙兰朵露" w:date="2022-05-22T01:45:00Z">
          <w:pPr>
            <w:ind w:firstLineChars="200" w:firstLine="420"/>
          </w:pPr>
        </w:pPrChange>
      </w:pPr>
      <w:del w:id="3183" w:author="芙兰朵露" w:date="2022-05-22T01:45:00Z">
        <w:r>
          <w:rPr>
            <w:rFonts w:eastAsia="宋体" w:hint="eastAsia"/>
          </w:rPr>
          <w:delText>“</w:delText>
        </w:r>
      </w:del>
      <w:ins w:id="3184" w:author="芙兰朵露" w:date="2022-05-22T01:45:00Z">
        <w:r w:rsidR="00483C78" w:rsidRPr="00750B60">
          <w:rPr>
            <w:rFonts w:hint="eastAsia"/>
          </w:rPr>
          <w:t>「</w:t>
        </w:r>
      </w:ins>
      <w:r w:rsidR="00483C78" w:rsidRPr="00750B60">
        <w:rPr>
          <w:rFonts w:hint="eastAsia"/>
        </w:rPr>
        <w:t>啊啊，是的。是我引以为傲的女儿。她总是缠着我要我带她来这里</w:t>
      </w:r>
      <w:del w:id="3185" w:author="芙兰朵露" w:date="2022-05-22T01:45:00Z">
        <w:r>
          <w:rPr>
            <w:rFonts w:eastAsia="宋体" w:hint="eastAsia"/>
          </w:rPr>
          <w:delText>。”</w:delText>
        </w:r>
      </w:del>
      <w:ins w:id="3186" w:author="芙兰朵露" w:date="2022-05-22T01:45:00Z">
        <w:r w:rsidR="00483C78" w:rsidRPr="00750B60">
          <w:rPr>
            <w:rFonts w:hint="eastAsia"/>
          </w:rPr>
          <w:t>」</w:t>
        </w:r>
      </w:ins>
    </w:p>
    <w:p w14:paraId="7214799C" w14:textId="77777777" w:rsidR="00483C78" w:rsidRPr="00750B60" w:rsidRDefault="00483C78" w:rsidP="00483C78">
      <w:pPr>
        <w:pPrChange w:id="3187" w:author="芙兰朵露" w:date="2022-05-22T01:45:00Z">
          <w:pPr>
            <w:ind w:firstLineChars="200" w:firstLine="420"/>
          </w:pPr>
        </w:pPrChange>
      </w:pPr>
      <w:r w:rsidRPr="00750B60">
        <w:rPr>
          <w:rFonts w:hint="eastAsia"/>
        </w:rPr>
        <w:t>二人交谈的时候，一位身穿和服的少女静静地从车上走下。带着</w:t>
      </w:r>
      <w:proofErr w:type="gramStart"/>
      <w:r w:rsidRPr="00750B60">
        <w:rPr>
          <w:rFonts w:hint="eastAsia"/>
        </w:rPr>
        <w:t>微笑看</w:t>
      </w:r>
      <w:proofErr w:type="gramEnd"/>
      <w:r w:rsidRPr="00750B60">
        <w:rPr>
          <w:rFonts w:hint="eastAsia"/>
        </w:rPr>
        <w:t>向芙兹雅德。</w:t>
      </w:r>
    </w:p>
    <w:p w14:paraId="168A3FEC" w14:textId="66028700" w:rsidR="00483C78" w:rsidRPr="00750B60" w:rsidRDefault="00873996" w:rsidP="00483C78">
      <w:pPr>
        <w:pPrChange w:id="3188" w:author="芙兰朵露" w:date="2022-05-22T01:45:00Z">
          <w:pPr>
            <w:ind w:firstLineChars="200" w:firstLine="420"/>
          </w:pPr>
        </w:pPrChange>
      </w:pPr>
      <w:del w:id="3189" w:author="芙兰朵露" w:date="2022-05-22T01:45:00Z">
        <w:r>
          <w:rPr>
            <w:rFonts w:eastAsia="宋体" w:hint="eastAsia"/>
          </w:rPr>
          <w:delText>“</w:delText>
        </w:r>
      </w:del>
      <w:ins w:id="3190" w:author="芙兰朵露" w:date="2022-05-22T01:45:00Z">
        <w:r w:rsidR="00483C78" w:rsidRPr="00750B60">
          <w:rPr>
            <w:rFonts w:hint="eastAsia"/>
          </w:rPr>
          <w:t>「</w:t>
        </w:r>
      </w:ins>
      <w:r w:rsidR="00483C78" w:rsidRPr="00750B60">
        <w:rPr>
          <w:rFonts w:hint="eastAsia"/>
        </w:rPr>
        <w:t>欢迎来到大圣堂。请问阁下尊姓大名</w:t>
      </w:r>
      <w:del w:id="3191" w:author="芙兰朵露" w:date="2022-05-22T01:45:00Z">
        <w:r>
          <w:rPr>
            <w:rFonts w:eastAsia="宋体" w:hint="eastAsia"/>
          </w:rPr>
          <w:delText>。”</w:delText>
        </w:r>
      </w:del>
      <w:ins w:id="3192" w:author="芙兰朵露" w:date="2022-05-22T01:45:00Z">
        <w:r w:rsidR="00483C78" w:rsidRPr="00750B60">
          <w:rPr>
            <w:rFonts w:hint="eastAsia"/>
          </w:rPr>
          <w:t>」</w:t>
        </w:r>
      </w:ins>
    </w:p>
    <w:p w14:paraId="50C30A17" w14:textId="77777777" w:rsidR="00483C78" w:rsidRPr="00750B60" w:rsidRDefault="00483C78" w:rsidP="00483C78">
      <w:pPr>
        <w:pPrChange w:id="3193" w:author="芙兰朵露" w:date="2022-05-22T01:45:00Z">
          <w:pPr>
            <w:ind w:firstLineChars="200" w:firstLine="420"/>
          </w:pPr>
        </w:pPrChange>
      </w:pPr>
      <w:r w:rsidRPr="00750B60">
        <w:rPr>
          <w:rFonts w:hint="eastAsia"/>
        </w:rPr>
        <w:t>进入大圣堂的人都要逐一确认身份。对于这样的例行公事，少女没有露出任何厌烦的样子，文静</w:t>
      </w:r>
      <w:proofErr w:type="gramStart"/>
      <w:r w:rsidRPr="00750B60">
        <w:rPr>
          <w:rFonts w:hint="eastAsia"/>
        </w:rPr>
        <w:t>地带着</w:t>
      </w:r>
      <w:proofErr w:type="gramEnd"/>
      <w:r w:rsidRPr="00750B60">
        <w:rPr>
          <w:rFonts w:hint="eastAsia"/>
        </w:rPr>
        <w:t>微笑回答。</w:t>
      </w:r>
    </w:p>
    <w:p w14:paraId="6566E786" w14:textId="075E4AA4" w:rsidR="00483C78" w:rsidRPr="00750B60" w:rsidRDefault="00873996" w:rsidP="00483C78">
      <w:pPr>
        <w:pPrChange w:id="3194" w:author="芙兰朵露" w:date="2022-05-22T01:45:00Z">
          <w:pPr>
            <w:ind w:firstLineChars="200" w:firstLine="420"/>
          </w:pPr>
        </w:pPrChange>
      </w:pPr>
      <w:del w:id="3195" w:author="芙兰朵露" w:date="2022-05-22T01:45:00Z">
        <w:r>
          <w:rPr>
            <w:rFonts w:eastAsia="宋体" w:hint="eastAsia"/>
          </w:rPr>
          <w:delText>“</w:delText>
        </w:r>
      </w:del>
      <w:ins w:id="3196" w:author="芙兰朵露" w:date="2022-05-22T01:45:00Z">
        <w:r w:rsidR="00483C78" w:rsidRPr="00750B60">
          <w:rPr>
            <w:rFonts w:hint="eastAsia"/>
          </w:rPr>
          <w:t>「</w:t>
        </w:r>
      </w:ins>
      <w:r w:rsidR="00483C78" w:rsidRPr="00750B60">
        <w:rPr>
          <w:rFonts w:hint="eastAsia"/>
        </w:rPr>
        <w:t>小女子不才，名</w:t>
      </w:r>
      <w:proofErr w:type="gramStart"/>
      <w:r w:rsidR="00483C78" w:rsidRPr="00750B60">
        <w:rPr>
          <w:rFonts w:hint="eastAsia"/>
        </w:rPr>
        <w:t>玛</w:t>
      </w:r>
      <w:proofErr w:type="gramEnd"/>
      <w:r w:rsidR="00483C78" w:rsidRPr="00750B60">
        <w:rPr>
          <w:rFonts w:hint="eastAsia"/>
        </w:rPr>
        <w:t>农，</w:t>
      </w:r>
      <w:proofErr w:type="gramStart"/>
      <w:r w:rsidR="00483C78" w:rsidRPr="00750B60">
        <w:rPr>
          <w:rFonts w:hint="eastAsia"/>
        </w:rPr>
        <w:t>姓利贝尔</w:t>
      </w:r>
      <w:proofErr w:type="gramEnd"/>
      <w:del w:id="3197" w:author="芙兰朵露" w:date="2022-05-22T01:45:00Z">
        <w:r>
          <w:rPr>
            <w:rFonts w:eastAsia="宋体" w:hint="eastAsia"/>
          </w:rPr>
          <w:delText>”</w:delText>
        </w:r>
      </w:del>
      <w:ins w:id="3198" w:author="芙兰朵露" w:date="2022-05-22T01:45:00Z">
        <w:r w:rsidR="00483C78" w:rsidRPr="00750B60">
          <w:rPr>
            <w:rFonts w:hint="eastAsia"/>
          </w:rPr>
          <w:t>」</w:t>
        </w:r>
      </w:ins>
    </w:p>
    <w:p w14:paraId="37CCF159" w14:textId="124F25D7" w:rsidR="00483C78" w:rsidRPr="00750B60" w:rsidRDefault="00873996" w:rsidP="00483C78">
      <w:pPr>
        <w:pPrChange w:id="3199" w:author="芙兰朵露" w:date="2022-05-22T01:45:00Z">
          <w:pPr>
            <w:ind w:firstLineChars="200" w:firstLine="420"/>
          </w:pPr>
        </w:pPrChange>
      </w:pPr>
      <w:del w:id="3200" w:author="芙兰朵露" w:date="2022-05-22T01:45:00Z">
        <w:r>
          <w:rPr>
            <w:rFonts w:eastAsia="宋体" w:hint="eastAsia"/>
          </w:rPr>
          <w:delText>“</w:delText>
        </w:r>
      </w:del>
      <w:ins w:id="3201" w:author="芙兰朵露" w:date="2022-05-22T01:45:00Z">
        <w:r w:rsidR="00483C78" w:rsidRPr="00750B60">
          <w:rPr>
            <w:rFonts w:hint="eastAsia"/>
          </w:rPr>
          <w:t>「</w:t>
        </w:r>
      </w:ins>
      <w:r w:rsidR="00483C78" w:rsidRPr="00750B60">
        <w:rPr>
          <w:rFonts w:hint="eastAsia"/>
        </w:rPr>
        <w:t>卡嘉尔玛大人和</w:t>
      </w:r>
      <w:proofErr w:type="gramStart"/>
      <w:r w:rsidR="00483C78" w:rsidRPr="00750B60">
        <w:rPr>
          <w:rFonts w:hint="eastAsia"/>
        </w:rPr>
        <w:t>玛</w:t>
      </w:r>
      <w:proofErr w:type="gramEnd"/>
      <w:r w:rsidR="00483C78" w:rsidRPr="00750B60">
        <w:rPr>
          <w:rFonts w:hint="eastAsia"/>
        </w:rPr>
        <w:t>农女士。我记下了。请走中间</w:t>
      </w:r>
      <w:del w:id="3202" w:author="芙兰朵露" w:date="2022-05-22T01:45:00Z">
        <w:r>
          <w:rPr>
            <w:rFonts w:eastAsia="宋体" w:hint="eastAsia"/>
          </w:rPr>
          <w:delText>——</w:delText>
        </w:r>
      </w:del>
      <w:ins w:id="3203" w:author="芙兰朵露" w:date="2022-05-22T01:45:00Z">
        <w:r w:rsidR="00483C78" w:rsidRPr="00750B60">
          <w:rPr>
            <w:rFonts w:hint="eastAsia"/>
          </w:rPr>
          <w:t>—</w:t>
        </w:r>
      </w:ins>
      <w:r w:rsidR="00483C78" w:rsidRPr="00750B60">
        <w:rPr>
          <w:rFonts w:hint="eastAsia"/>
        </w:rPr>
        <w:t>。北塔目前正在因一些我不能知道的事项被占用，请二位暂时住在南塔</w:t>
      </w:r>
      <w:del w:id="3204" w:author="芙兰朵露" w:date="2022-05-22T01:45:00Z">
        <w:r>
          <w:rPr>
            <w:rFonts w:eastAsia="宋体" w:hint="eastAsia"/>
          </w:rPr>
          <w:delText>。”</w:delText>
        </w:r>
      </w:del>
      <w:ins w:id="3205" w:author="芙兰朵露" w:date="2022-05-22T01:45:00Z">
        <w:r w:rsidR="00483C78" w:rsidRPr="00750B60">
          <w:rPr>
            <w:rFonts w:hint="eastAsia"/>
          </w:rPr>
          <w:t>」</w:t>
        </w:r>
      </w:ins>
    </w:p>
    <w:p w14:paraId="4C53ABDD" w14:textId="0FA3281B" w:rsidR="00483C78" w:rsidRPr="00750B60" w:rsidRDefault="00873996" w:rsidP="00483C78">
      <w:pPr>
        <w:pPrChange w:id="3206" w:author="芙兰朵露" w:date="2022-05-22T01:45:00Z">
          <w:pPr>
            <w:ind w:firstLineChars="200" w:firstLine="420"/>
          </w:pPr>
        </w:pPrChange>
      </w:pPr>
      <w:del w:id="3207" w:author="芙兰朵露" w:date="2022-05-22T01:45:00Z">
        <w:r>
          <w:rPr>
            <w:rFonts w:eastAsia="宋体" w:hint="eastAsia"/>
          </w:rPr>
          <w:delText>“</w:delText>
        </w:r>
      </w:del>
      <w:ins w:id="3208" w:author="芙兰朵露" w:date="2022-05-22T01:45:00Z">
        <w:r w:rsidR="00483C78" w:rsidRPr="00750B60">
          <w:rPr>
            <w:rFonts w:hint="eastAsia"/>
          </w:rPr>
          <w:t>「</w:t>
        </w:r>
      </w:ins>
      <w:r w:rsidR="00483C78" w:rsidRPr="00750B60">
        <w:rPr>
          <w:rFonts w:hint="eastAsia"/>
        </w:rPr>
        <w:t>好的，知道了。只是——</w:t>
      </w:r>
      <w:del w:id="3209" w:author="芙兰朵露" w:date="2022-05-22T01:45:00Z">
        <w:r>
          <w:rPr>
            <w:rFonts w:eastAsia="宋体" w:hint="eastAsia"/>
          </w:rPr>
          <w:delText>”</w:delText>
        </w:r>
      </w:del>
      <w:ins w:id="3210" w:author="芙兰朵露" w:date="2022-05-22T01:45:00Z">
        <w:r w:rsidR="00483C78" w:rsidRPr="00750B60">
          <w:rPr>
            <w:rFonts w:hint="eastAsia"/>
          </w:rPr>
          <w:t>」</w:t>
        </w:r>
      </w:ins>
    </w:p>
    <w:p w14:paraId="40F51088" w14:textId="7FC4FD37" w:rsidR="00483C78" w:rsidRPr="00750B60" w:rsidRDefault="00483C78" w:rsidP="00483C78">
      <w:pPr>
        <w:pPrChange w:id="3211" w:author="芙兰朵露" w:date="2022-05-22T01:45:00Z">
          <w:pPr>
            <w:ind w:firstLineChars="200" w:firstLine="420"/>
          </w:pPr>
        </w:pPrChange>
      </w:pPr>
      <w:r w:rsidRPr="00750B60">
        <w:rPr>
          <w:rFonts w:hint="eastAsia"/>
        </w:rPr>
        <w:t>听完芙兹雅德的指引的</w:t>
      </w:r>
      <w:proofErr w:type="gramStart"/>
      <w:r w:rsidRPr="00750B60">
        <w:rPr>
          <w:rFonts w:hint="eastAsia"/>
        </w:rPr>
        <w:t>玛</w:t>
      </w:r>
      <w:proofErr w:type="gramEnd"/>
      <w:r w:rsidRPr="00750B60">
        <w:rPr>
          <w:rFonts w:hint="eastAsia"/>
        </w:rPr>
        <w:t>农</w:t>
      </w:r>
      <w:del w:id="3212" w:author="芙兰朵露" w:date="2022-05-22T01:45:00Z">
        <w:r w:rsidR="00873996">
          <w:rPr>
            <w:rFonts w:eastAsia="宋体" w:hint="eastAsia"/>
          </w:rPr>
          <w:delText>再一次带着浓厚的</w:delText>
        </w:r>
      </w:del>
      <w:ins w:id="3213" w:author="芙兰朵露" w:date="2022-05-22T01:45:00Z">
        <w:r w:rsidR="00513FC8" w:rsidRPr="00750B60">
          <w:rPr>
            <w:rFonts w:hint="eastAsia"/>
          </w:rPr>
          <w:t>饶有</w:t>
        </w:r>
      </w:ins>
      <w:r w:rsidR="00513FC8" w:rsidRPr="00750B60">
        <w:rPr>
          <w:rFonts w:hint="eastAsia"/>
        </w:rPr>
        <w:t>兴趣</w:t>
      </w:r>
      <w:ins w:id="3214" w:author="芙兰朵露" w:date="2022-05-22T01:45:00Z">
        <w:r w:rsidR="00513FC8" w:rsidRPr="00750B60">
          <w:rPr>
            <w:rFonts w:hint="eastAsia"/>
          </w:rPr>
          <w:t>地回头</w:t>
        </w:r>
      </w:ins>
      <w:r w:rsidRPr="00750B60">
        <w:rPr>
          <w:rFonts w:hint="eastAsia"/>
        </w:rPr>
        <w:t>看了看将自己送到此地的火车</w:t>
      </w:r>
      <w:del w:id="3215" w:author="芙兰朵露" w:date="2022-05-22T01:45:00Z">
        <w:r w:rsidR="00873996">
          <w:rPr>
            <w:rFonts w:eastAsia="宋体" w:hint="eastAsia"/>
          </w:rPr>
          <w:delText>，才扭头跟上</w:delText>
        </w:r>
      </w:del>
      <w:r w:rsidR="00513FC8" w:rsidRPr="00750B60">
        <w:rPr>
          <w:rFonts w:hint="eastAsia"/>
        </w:rPr>
        <w:t>。</w:t>
      </w:r>
    </w:p>
    <w:p w14:paraId="148803AE" w14:textId="43332C2B" w:rsidR="00483C78" w:rsidRPr="00750B60" w:rsidRDefault="00483C78" w:rsidP="00483C78">
      <w:pPr>
        <w:pPrChange w:id="3216" w:author="芙兰朵露" w:date="2022-05-22T01:45:00Z">
          <w:pPr>
            <w:ind w:firstLineChars="200" w:firstLine="420"/>
          </w:pPr>
        </w:pPrChange>
      </w:pPr>
      <w:r w:rsidRPr="00750B60">
        <w:rPr>
          <w:rFonts w:hint="eastAsia"/>
        </w:rPr>
        <w:t>普通</w:t>
      </w:r>
      <w:proofErr w:type="gramStart"/>
      <w:r w:rsidRPr="00750B60">
        <w:rPr>
          <w:rFonts w:hint="eastAsia"/>
        </w:rPr>
        <w:t>的导力列车</w:t>
      </w:r>
      <w:proofErr w:type="gramEnd"/>
      <w:r w:rsidRPr="00750B60">
        <w:rPr>
          <w:rFonts w:hint="eastAsia"/>
        </w:rPr>
        <w:t>都是沿着地脉铺设线路，将地脉中</w:t>
      </w:r>
      <w:proofErr w:type="gramStart"/>
      <w:r w:rsidRPr="00750B60">
        <w:rPr>
          <w:rFonts w:hint="eastAsia"/>
        </w:rPr>
        <w:t>的导力引出</w:t>
      </w:r>
      <w:proofErr w:type="gramEnd"/>
      <w:del w:id="3217" w:author="芙兰朵露" w:date="2022-05-22T01:45:00Z">
        <w:r w:rsidR="00873996">
          <w:rPr>
            <w:rFonts w:eastAsia="宋体" w:hint="eastAsia"/>
          </w:rPr>
          <w:delText>作为燃料</w:delText>
        </w:r>
      </w:del>
      <w:r w:rsidRPr="00750B60">
        <w:rPr>
          <w:rFonts w:hint="eastAsia"/>
        </w:rPr>
        <w:t>，再使用列车上安装的</w:t>
      </w:r>
      <w:proofErr w:type="gramStart"/>
      <w:r w:rsidRPr="00750B60">
        <w:rPr>
          <w:rFonts w:hint="eastAsia"/>
        </w:rPr>
        <w:t>导力机关</w:t>
      </w:r>
      <w:proofErr w:type="gramEnd"/>
      <w:r w:rsidRPr="00750B60">
        <w:rPr>
          <w:rFonts w:hint="eastAsia"/>
        </w:rPr>
        <w:t>驱动车轮转动。</w:t>
      </w:r>
    </w:p>
    <w:p w14:paraId="4101EE9F" w14:textId="1D323ABA" w:rsidR="00483C78" w:rsidRPr="00750B60" w:rsidRDefault="00483C78" w:rsidP="00483C78">
      <w:pPr>
        <w:pPrChange w:id="3218" w:author="芙兰朵露" w:date="2022-05-22T01:45:00Z">
          <w:pPr>
            <w:ind w:firstLineChars="200" w:firstLine="420"/>
          </w:pPr>
        </w:pPrChange>
      </w:pPr>
      <w:r w:rsidRPr="00750B60">
        <w:rPr>
          <w:rFonts w:hint="eastAsia"/>
        </w:rPr>
        <w:t>但是这条列车却并不是完全依靠在地面上铺设的线路行驶。在行驶途中，列车会将自身变成</w:t>
      </w:r>
      <w:proofErr w:type="gramStart"/>
      <w:r w:rsidRPr="00750B60">
        <w:rPr>
          <w:rFonts w:hint="eastAsia"/>
        </w:rPr>
        <w:t>导力体</w:t>
      </w:r>
      <w:proofErr w:type="gramEnd"/>
      <w:r w:rsidRPr="00750B60">
        <w:rPr>
          <w:rFonts w:hint="eastAsia"/>
        </w:rPr>
        <w:t>沉入地下，借用龙脉在地下</w:t>
      </w:r>
      <w:del w:id="3219" w:author="芙兰朵露" w:date="2022-05-22T01:45:00Z">
        <w:r w:rsidR="00873996">
          <w:rPr>
            <w:rFonts w:eastAsia="宋体" w:hint="eastAsia"/>
          </w:rPr>
          <w:delText>航行</w:delText>
        </w:r>
      </w:del>
      <w:ins w:id="3220" w:author="芙兰朵露" w:date="2022-05-22T01:45:00Z">
        <w:r w:rsidR="008E5216" w:rsidRPr="00750B60">
          <w:rPr>
            <w:rFonts w:hint="eastAsia"/>
          </w:rPr>
          <w:t>潜航</w:t>
        </w:r>
      </w:ins>
      <w:r w:rsidRPr="00750B60">
        <w:rPr>
          <w:rFonts w:hint="eastAsia"/>
        </w:rPr>
        <w:t>。这对于已经习惯了旅行的她来说，也是一种新奇的体验。</w:t>
      </w:r>
    </w:p>
    <w:p w14:paraId="022C1D63" w14:textId="6D918E6F" w:rsidR="00483C78" w:rsidRPr="00750B60" w:rsidRDefault="00873996" w:rsidP="00483C78">
      <w:pPr>
        <w:pPrChange w:id="3221" w:author="芙兰朵露" w:date="2022-05-22T01:45:00Z">
          <w:pPr>
            <w:ind w:firstLineChars="200" w:firstLine="420"/>
          </w:pPr>
        </w:pPrChange>
      </w:pPr>
      <w:del w:id="3222" w:author="芙兰朵露" w:date="2022-05-22T01:45:00Z">
        <w:r>
          <w:rPr>
            <w:rFonts w:eastAsia="宋体" w:hint="eastAsia"/>
          </w:rPr>
          <w:delText>“你是</w:delText>
        </w:r>
      </w:del>
      <w:ins w:id="3223" w:author="芙兰朵露" w:date="2022-05-22T01:45:00Z">
        <w:r w:rsidR="00483C78" w:rsidRPr="00750B60">
          <w:rPr>
            <w:rFonts w:hint="eastAsia"/>
          </w:rPr>
          <w:t>「</w:t>
        </w:r>
      </w:ins>
      <w:r w:rsidR="00483C78" w:rsidRPr="00750B60">
        <w:rPr>
          <w:rFonts w:hint="eastAsia"/>
        </w:rPr>
        <w:t>第一次</w:t>
      </w:r>
      <w:del w:id="3224" w:author="芙兰朵露" w:date="2022-05-22T01:45:00Z">
        <w:r>
          <w:rPr>
            <w:rFonts w:eastAsia="宋体" w:hint="eastAsia"/>
          </w:rPr>
          <w:delText>坐上这种</w:delText>
        </w:r>
      </w:del>
      <w:ins w:id="3225" w:author="芙兰朵露" w:date="2022-05-22T01:45:00Z">
        <w:r w:rsidR="008E5216" w:rsidRPr="00750B60">
          <w:rPr>
            <w:rFonts w:hint="eastAsia"/>
          </w:rPr>
          <w:t>这个，真是</w:t>
        </w:r>
      </w:ins>
      <w:r w:rsidR="00483C78" w:rsidRPr="00750B60">
        <w:rPr>
          <w:rFonts w:hint="eastAsia"/>
        </w:rPr>
        <w:t>神奇的列车</w:t>
      </w:r>
      <w:del w:id="3226" w:author="芙兰朵露" w:date="2022-05-22T01:45:00Z">
        <w:r>
          <w:rPr>
            <w:rFonts w:eastAsia="宋体" w:hint="eastAsia"/>
          </w:rPr>
          <w:delText>吧”</w:delText>
        </w:r>
      </w:del>
      <w:ins w:id="3227" w:author="芙兰朵露" w:date="2022-05-22T01:45:00Z">
        <w:r w:rsidR="00513FC8" w:rsidRPr="00750B60">
          <w:rPr>
            <w:rFonts w:hint="eastAsia"/>
          </w:rPr>
          <w:t>呢</w:t>
        </w:r>
        <w:r w:rsidR="00483C78" w:rsidRPr="00750B60">
          <w:rPr>
            <w:rFonts w:hint="eastAsia"/>
          </w:rPr>
          <w:t>」</w:t>
        </w:r>
      </w:ins>
    </w:p>
    <w:p w14:paraId="71700759" w14:textId="45AE573A" w:rsidR="00483C78" w:rsidRPr="00750B60" w:rsidRDefault="00873996" w:rsidP="00483C78">
      <w:pPr>
        <w:pPrChange w:id="3228" w:author="芙兰朵露" w:date="2022-05-22T01:45:00Z">
          <w:pPr>
            <w:ind w:firstLineChars="200" w:firstLine="420"/>
          </w:pPr>
        </w:pPrChange>
      </w:pPr>
      <w:del w:id="3229" w:author="芙兰朵露" w:date="2022-05-22T01:45:00Z">
        <w:r>
          <w:rPr>
            <w:rFonts w:eastAsia="宋体" w:hint="eastAsia"/>
          </w:rPr>
          <w:delText>“</w:delText>
        </w:r>
      </w:del>
      <w:ins w:id="3230" w:author="芙兰朵露" w:date="2022-05-22T01:45:00Z">
        <w:r w:rsidR="00483C78" w:rsidRPr="00750B60">
          <w:rPr>
            <w:rFonts w:hint="eastAsia"/>
          </w:rPr>
          <w:t>「</w:t>
        </w:r>
        <w:r w:rsidR="00513FC8" w:rsidRPr="00750B60">
          <w:rPr>
            <w:rFonts w:hint="eastAsia"/>
          </w:rPr>
          <w:t>你是说</w:t>
        </w:r>
      </w:ins>
      <w:r w:rsidR="00483C78" w:rsidRPr="00750B60">
        <w:rPr>
          <w:rFonts w:hint="eastAsia"/>
        </w:rPr>
        <w:t>这个列车吗？</w:t>
      </w:r>
      <w:del w:id="3231" w:author="芙兰朵露" w:date="2022-05-22T01:45:00Z">
        <w:r>
          <w:rPr>
            <w:rFonts w:eastAsia="宋体" w:hint="eastAsia"/>
          </w:rPr>
          <w:delText>”</w:delText>
        </w:r>
      </w:del>
      <w:ins w:id="3232" w:author="芙兰朵露" w:date="2022-05-22T01:45:00Z">
        <w:r w:rsidR="00483C78" w:rsidRPr="00750B60">
          <w:rPr>
            <w:rFonts w:hint="eastAsia"/>
          </w:rPr>
          <w:t>」</w:t>
        </w:r>
      </w:ins>
    </w:p>
    <w:p w14:paraId="71D6DDDD" w14:textId="4C552862" w:rsidR="00483C78" w:rsidRPr="00750B60" w:rsidRDefault="00483C78" w:rsidP="00483C78">
      <w:pPr>
        <w:pPrChange w:id="3233" w:author="芙兰朵露" w:date="2022-05-22T01:45:00Z">
          <w:pPr>
            <w:ind w:firstLineChars="200" w:firstLine="420"/>
          </w:pPr>
        </w:pPrChange>
      </w:pPr>
      <w:r w:rsidRPr="00750B60">
        <w:rPr>
          <w:rFonts w:hint="eastAsia"/>
        </w:rPr>
        <w:t>看到</w:t>
      </w:r>
      <w:proofErr w:type="gramStart"/>
      <w:r w:rsidRPr="00750B60">
        <w:rPr>
          <w:rFonts w:hint="eastAsia"/>
        </w:rPr>
        <w:t>玛</w:t>
      </w:r>
      <w:proofErr w:type="gramEnd"/>
      <w:r w:rsidRPr="00750B60">
        <w:rPr>
          <w:rFonts w:hint="eastAsia"/>
        </w:rPr>
        <w:t>农对眼前停着的列车显得十分好奇，芙兹雅德的眼镜</w:t>
      </w:r>
      <w:del w:id="3234" w:author="芙兰朵露" w:date="2022-05-22T01:45:00Z">
        <w:r w:rsidR="00873996">
          <w:rPr>
            <w:rFonts w:eastAsia="宋体" w:hint="eastAsia"/>
          </w:rPr>
          <w:delText>似乎</w:delText>
        </w:r>
      </w:del>
      <w:r w:rsidRPr="00750B60">
        <w:rPr>
          <w:rFonts w:hint="eastAsia"/>
        </w:rPr>
        <w:t>闪起了光。</w:t>
      </w:r>
    </w:p>
    <w:p w14:paraId="5B0A53DB" w14:textId="187A83D7" w:rsidR="00483C78" w:rsidRPr="00750B60" w:rsidRDefault="00873996" w:rsidP="00483C78">
      <w:pPr>
        <w:pPrChange w:id="3235" w:author="芙兰朵露" w:date="2022-05-22T01:45:00Z">
          <w:pPr>
            <w:ind w:firstLineChars="200" w:firstLine="420"/>
          </w:pPr>
        </w:pPrChange>
      </w:pPr>
      <w:del w:id="3236" w:author="芙兰朵露" w:date="2022-05-22T01:45:00Z">
        <w:r>
          <w:rPr>
            <w:rFonts w:eastAsia="宋体" w:hint="eastAsia"/>
          </w:rPr>
          <w:delText>“</w:delText>
        </w:r>
      </w:del>
      <w:ins w:id="3237" w:author="芙兰朵露" w:date="2022-05-22T01:45:00Z">
        <w:r w:rsidR="00483C78" w:rsidRPr="00750B60">
          <w:rPr>
            <w:rFonts w:hint="eastAsia"/>
          </w:rPr>
          <w:t>「</w:t>
        </w:r>
      </w:ins>
      <w:r w:rsidR="00483C78" w:rsidRPr="00750B60">
        <w:rPr>
          <w:rFonts w:hint="eastAsia"/>
        </w:rPr>
        <w:t>这条列车的</w:t>
      </w:r>
      <w:del w:id="3238" w:author="芙兰朵露" w:date="2022-05-22T01:45:00Z">
        <w:r>
          <w:rPr>
            <w:rFonts w:eastAsia="宋体" w:hint="eastAsia"/>
          </w:rPr>
          <w:delText>内饰</w:delText>
        </w:r>
      </w:del>
      <w:ins w:id="3239" w:author="芙兰朵露" w:date="2022-05-22T01:45:00Z">
        <w:r w:rsidR="008E5216" w:rsidRPr="00750B60">
          <w:rPr>
            <w:rFonts w:hint="eastAsia"/>
          </w:rPr>
          <w:t>内部装潢虽然</w:t>
        </w:r>
      </w:ins>
      <w:r w:rsidR="00483C78" w:rsidRPr="00750B60">
        <w:rPr>
          <w:rFonts w:hint="eastAsia"/>
        </w:rPr>
        <w:t>看起来</w:t>
      </w:r>
      <w:del w:id="3240" w:author="芙兰朵露" w:date="2022-05-22T01:45:00Z">
        <w:r>
          <w:rPr>
            <w:rFonts w:eastAsia="宋体" w:hint="eastAsia"/>
          </w:rPr>
          <w:delText>虽然</w:delText>
        </w:r>
      </w:del>
      <w:r w:rsidR="00483C78" w:rsidRPr="00750B60">
        <w:rPr>
          <w:rFonts w:hint="eastAsia"/>
        </w:rPr>
        <w:t>十分现代，但它是使用古代文明时期的遗失技术制造的列车。在运行时可以变为</w:t>
      </w:r>
      <w:proofErr w:type="gramStart"/>
      <w:r w:rsidR="00483C78" w:rsidRPr="00750B60">
        <w:rPr>
          <w:rFonts w:hint="eastAsia"/>
        </w:rPr>
        <w:t>导力体</w:t>
      </w:r>
      <w:proofErr w:type="gramEnd"/>
      <w:r w:rsidR="00483C78" w:rsidRPr="00750B60">
        <w:rPr>
          <w:rFonts w:hint="eastAsia"/>
        </w:rPr>
        <w:t>潜入龙脉，是拥有进行高速移动的优秀性能的古代遗物！目前这样</w:t>
      </w:r>
      <w:proofErr w:type="gramStart"/>
      <w:r w:rsidR="00483C78" w:rsidRPr="00750B60">
        <w:rPr>
          <w:rFonts w:hint="eastAsia"/>
        </w:rPr>
        <w:t>的导力列车</w:t>
      </w:r>
      <w:proofErr w:type="gramEnd"/>
      <w:r w:rsidR="00483C78" w:rsidRPr="00750B60">
        <w:rPr>
          <w:rFonts w:hint="eastAsia"/>
        </w:rPr>
        <w:t>全大陆也仅有这一辆</w:t>
      </w:r>
      <w:del w:id="3241" w:author="芙兰朵露" w:date="2022-05-22T01:45:00Z">
        <w:r>
          <w:rPr>
            <w:rFonts w:eastAsia="宋体" w:hint="eastAsia"/>
          </w:rPr>
          <w:delText>。”</w:delText>
        </w:r>
      </w:del>
      <w:ins w:id="3242" w:author="芙兰朵露" w:date="2022-05-22T01:45:00Z">
        <w:r w:rsidR="00483C78" w:rsidRPr="00750B60">
          <w:rPr>
            <w:rFonts w:hint="eastAsia"/>
          </w:rPr>
          <w:t>」</w:t>
        </w:r>
      </w:ins>
    </w:p>
    <w:p w14:paraId="363FDA0B" w14:textId="1149313F" w:rsidR="00483C78" w:rsidRPr="00750B60" w:rsidRDefault="00873996" w:rsidP="00483C78">
      <w:pPr>
        <w:pPrChange w:id="3243" w:author="芙兰朵露" w:date="2022-05-22T01:45:00Z">
          <w:pPr>
            <w:ind w:firstLineChars="200" w:firstLine="420"/>
          </w:pPr>
        </w:pPrChange>
      </w:pPr>
      <w:del w:id="3244" w:author="芙兰朵露" w:date="2022-05-22T01:45:00Z">
        <w:r>
          <w:rPr>
            <w:rFonts w:eastAsia="宋体" w:hint="eastAsia"/>
          </w:rPr>
          <w:delText>“</w:delText>
        </w:r>
      </w:del>
      <w:ins w:id="3245" w:author="芙兰朵露" w:date="2022-05-22T01:45:00Z">
        <w:r w:rsidR="00483C78" w:rsidRPr="00750B60">
          <w:rPr>
            <w:rFonts w:hint="eastAsia"/>
          </w:rPr>
          <w:t>「</w:t>
        </w:r>
      </w:ins>
      <w:r w:rsidR="00483C78" w:rsidRPr="00750B60">
        <w:rPr>
          <w:rFonts w:hint="eastAsia"/>
        </w:rPr>
        <w:t>原来是古代遗物</w:t>
      </w:r>
      <w:del w:id="3246" w:author="芙兰朵露" w:date="2022-05-22T01:45:00Z">
        <w:r>
          <w:rPr>
            <w:rFonts w:eastAsia="宋体" w:hint="eastAsia"/>
          </w:rPr>
          <w:delText>......</w:delText>
        </w:r>
        <w:r>
          <w:rPr>
            <w:rFonts w:eastAsia="宋体" w:hint="eastAsia"/>
          </w:rPr>
          <w:delText>确实，也不可能是其它的东西。”</w:delText>
        </w:r>
      </w:del>
      <w:ins w:id="3247" w:author="芙兰朵露" w:date="2022-05-22T01:45:00Z">
        <w:r w:rsidR="00675838" w:rsidRPr="00750B60">
          <w:t>……</w:t>
        </w:r>
        <w:proofErr w:type="gramStart"/>
        <w:r w:rsidR="008E5216" w:rsidRPr="00750B60">
          <w:rPr>
            <w:rFonts w:hint="eastAsia"/>
          </w:rPr>
          <w:t>难怪和</w:t>
        </w:r>
        <w:proofErr w:type="gramEnd"/>
        <w:r w:rsidR="008E5216" w:rsidRPr="00750B60">
          <w:rPr>
            <w:rFonts w:hint="eastAsia"/>
          </w:rPr>
          <w:t>其他的不一样</w:t>
        </w:r>
        <w:r w:rsidR="00483C78" w:rsidRPr="00750B60">
          <w:t>」</w:t>
        </w:r>
      </w:ins>
    </w:p>
    <w:p w14:paraId="4A9C9789" w14:textId="67F3F981" w:rsidR="00483C78" w:rsidRPr="00750B60" w:rsidRDefault="00483C78" w:rsidP="00483C78">
      <w:pPr>
        <w:pPrChange w:id="3248" w:author="芙兰朵露" w:date="2022-05-22T01:45:00Z">
          <w:pPr>
            <w:ind w:firstLineChars="200" w:firstLine="420"/>
          </w:pPr>
        </w:pPrChange>
      </w:pPr>
      <w:r w:rsidRPr="00750B60">
        <w:rPr>
          <w:rFonts w:hint="eastAsia"/>
        </w:rPr>
        <w:t>在人类文明巅峰时期被制造出来的物品</w:t>
      </w:r>
      <w:del w:id="3249" w:author="芙兰朵露" w:date="2022-05-22T01:45:00Z">
        <w:r w:rsidR="00873996">
          <w:rPr>
            <w:rFonts w:eastAsia="宋体" w:hint="eastAsia"/>
          </w:rPr>
          <w:delText>，</w:delText>
        </w:r>
      </w:del>
      <w:ins w:id="3250" w:author="芙兰朵露" w:date="2022-05-22T01:45:00Z">
        <w:r w:rsidR="008E5216" w:rsidRPr="00750B60">
          <w:rPr>
            <w:rFonts w:hint="eastAsia"/>
          </w:rPr>
          <w:t>——</w:t>
        </w:r>
      </w:ins>
      <w:r w:rsidRPr="00750B60">
        <w:rPr>
          <w:rFonts w:hint="eastAsia"/>
        </w:rPr>
        <w:t>古代遗物。小型的物品的话，倒是偶尔会听说有被发掘出来，像这种到现代都还可以运行的交通工具什么的完全是闻所未闻的</w:t>
      </w:r>
      <w:del w:id="3251" w:author="芙兰朵露" w:date="2022-05-22T01:45:00Z">
        <w:r w:rsidR="00873996">
          <w:rPr>
            <w:rFonts w:eastAsia="宋体" w:hint="eastAsia"/>
          </w:rPr>
          <w:delText>贵重物品</w:delText>
        </w:r>
      </w:del>
      <w:ins w:id="3252" w:author="芙兰朵露" w:date="2022-05-22T01:45:00Z">
        <w:r w:rsidR="008E5216" w:rsidRPr="00750B60">
          <w:rPr>
            <w:rFonts w:hint="eastAsia"/>
          </w:rPr>
          <w:t>稀罕物</w:t>
        </w:r>
      </w:ins>
      <w:r w:rsidRPr="00750B60">
        <w:rPr>
          <w:rFonts w:hint="eastAsia"/>
        </w:rPr>
        <w:t>。</w:t>
      </w:r>
    </w:p>
    <w:p w14:paraId="746E3DCE" w14:textId="75720AF1" w:rsidR="00483C78" w:rsidRPr="00750B60" w:rsidRDefault="00873996" w:rsidP="00483C78">
      <w:pPr>
        <w:pPrChange w:id="3253" w:author="芙兰朵露" w:date="2022-05-22T01:45:00Z">
          <w:pPr>
            <w:ind w:firstLineChars="200" w:firstLine="420"/>
          </w:pPr>
        </w:pPrChange>
      </w:pPr>
      <w:del w:id="3254" w:author="芙兰朵露" w:date="2022-05-22T01:45:00Z">
        <w:r>
          <w:rPr>
            <w:rFonts w:eastAsia="宋体" w:hint="eastAsia"/>
          </w:rPr>
          <w:delText>听到</w:delText>
        </w:r>
      </w:del>
      <w:ins w:id="3255" w:author="芙兰朵露" w:date="2022-05-22T01:45:00Z">
        <w:r w:rsidR="00E6208C" w:rsidRPr="00750B60">
          <w:rPr>
            <w:rFonts w:hint="eastAsia"/>
          </w:rPr>
          <w:t>因为是</w:t>
        </w:r>
      </w:ins>
      <w:r w:rsidR="00483C78" w:rsidRPr="00750B60">
        <w:rPr>
          <w:rFonts w:hint="eastAsia"/>
        </w:rPr>
        <w:t>芙兹雅德</w:t>
      </w:r>
      <w:del w:id="3256" w:author="芙兰朵露" w:date="2022-05-22T01:45:00Z">
        <w:r>
          <w:rPr>
            <w:rFonts w:eastAsia="宋体" w:hint="eastAsia"/>
          </w:rPr>
          <w:delText>对于自己</w:delText>
        </w:r>
      </w:del>
      <w:r w:rsidR="00483C78" w:rsidRPr="00750B60">
        <w:rPr>
          <w:rFonts w:hint="eastAsia"/>
        </w:rPr>
        <w:t>擅长</w:t>
      </w:r>
      <w:ins w:id="3257" w:author="芙兰朵露" w:date="2022-05-22T01:45:00Z">
        <w:r w:rsidR="00E6208C" w:rsidRPr="00750B60">
          <w:rPr>
            <w:rFonts w:hint="eastAsia"/>
          </w:rPr>
          <w:t>的</w:t>
        </w:r>
      </w:ins>
      <w:r w:rsidR="00483C78" w:rsidRPr="00750B60">
        <w:rPr>
          <w:rFonts w:hint="eastAsia"/>
        </w:rPr>
        <w:t>领域</w:t>
      </w:r>
      <w:ins w:id="3258" w:author="芙兰朵露" w:date="2022-05-22T01:45:00Z">
        <w:r w:rsidR="00E6208C" w:rsidRPr="00750B60">
          <w:rPr>
            <w:rFonts w:hint="eastAsia"/>
          </w:rPr>
          <w:t>，所以</w:t>
        </w:r>
      </w:ins>
      <w:r w:rsidR="00483C78" w:rsidRPr="00750B60">
        <w:rPr>
          <w:rFonts w:hint="eastAsia"/>
        </w:rPr>
        <w:t>口若悬河</w:t>
      </w:r>
      <w:del w:id="3259" w:author="芙兰朵露" w:date="2022-05-22T01:45:00Z">
        <w:r>
          <w:rPr>
            <w:rFonts w:eastAsia="宋体" w:hint="eastAsia"/>
          </w:rPr>
          <w:delText>的</w:delText>
        </w:r>
      </w:del>
      <w:ins w:id="3260" w:author="芙兰朵露" w:date="2022-05-22T01:45:00Z">
        <w:r w:rsidR="00E6208C" w:rsidRPr="00750B60">
          <w:rPr>
            <w:rFonts w:hint="eastAsia"/>
          </w:rPr>
          <w:t>地</w:t>
        </w:r>
      </w:ins>
      <w:r w:rsidR="00483C78" w:rsidRPr="00750B60">
        <w:rPr>
          <w:rFonts w:hint="eastAsia"/>
        </w:rPr>
        <w:t>讲解，</w:t>
      </w:r>
      <w:proofErr w:type="gramStart"/>
      <w:r w:rsidR="00483C78" w:rsidRPr="00750B60">
        <w:rPr>
          <w:rFonts w:hint="eastAsia"/>
        </w:rPr>
        <w:t>玛</w:t>
      </w:r>
      <w:proofErr w:type="gramEnd"/>
      <w:r w:rsidR="00483C78" w:rsidRPr="00750B60">
        <w:rPr>
          <w:rFonts w:hint="eastAsia"/>
        </w:rPr>
        <w:t>农</w:t>
      </w:r>
      <w:r w:rsidR="00E6208C" w:rsidRPr="00750B60">
        <w:rPr>
          <w:rFonts w:hint="eastAsia"/>
        </w:rPr>
        <w:t>也</w:t>
      </w:r>
      <w:del w:id="3261" w:author="芙兰朵露" w:date="2022-05-22T01:45:00Z">
        <w:r>
          <w:rPr>
            <w:rFonts w:eastAsia="宋体" w:hint="eastAsia"/>
          </w:rPr>
          <w:delText>被勾起了</w:delText>
        </w:r>
      </w:del>
      <w:ins w:id="3262" w:author="芙兰朵露" w:date="2022-05-22T01:45:00Z">
        <w:r w:rsidR="00E6208C" w:rsidRPr="00750B60">
          <w:rPr>
            <w:rFonts w:hint="eastAsia"/>
          </w:rPr>
          <w:t>饶有</w:t>
        </w:r>
      </w:ins>
      <w:r w:rsidR="00E6208C" w:rsidRPr="00750B60">
        <w:rPr>
          <w:rFonts w:hint="eastAsia"/>
        </w:rPr>
        <w:t>兴趣</w:t>
      </w:r>
      <w:ins w:id="3263" w:author="芙兰朵露" w:date="2022-05-22T01:45:00Z">
        <w:r w:rsidR="00E6208C" w:rsidRPr="00750B60">
          <w:rPr>
            <w:rFonts w:hint="eastAsia"/>
          </w:rPr>
          <w:t>地回应道</w:t>
        </w:r>
      </w:ins>
      <w:r w:rsidR="00483C78" w:rsidRPr="00750B60">
        <w:rPr>
          <w:rFonts w:hint="eastAsia"/>
        </w:rPr>
        <w:t>：</w:t>
      </w:r>
    </w:p>
    <w:p w14:paraId="4445FC46" w14:textId="389C5308" w:rsidR="00483C78" w:rsidRPr="00750B60" w:rsidRDefault="00873996" w:rsidP="00483C78">
      <w:pPr>
        <w:pPrChange w:id="3264" w:author="芙兰朵露" w:date="2022-05-22T01:45:00Z">
          <w:pPr>
            <w:ind w:firstLineChars="200" w:firstLine="420"/>
          </w:pPr>
        </w:pPrChange>
      </w:pPr>
      <w:del w:id="3265" w:author="芙兰朵露" w:date="2022-05-22T01:45:00Z">
        <w:r>
          <w:rPr>
            <w:rFonts w:eastAsia="宋体" w:hint="eastAsia"/>
          </w:rPr>
          <w:delText>“</w:delText>
        </w:r>
      </w:del>
      <w:ins w:id="3266" w:author="芙兰朵露" w:date="2022-05-22T01:45:00Z">
        <w:r w:rsidR="00483C78" w:rsidRPr="00750B60">
          <w:rPr>
            <w:rFonts w:hint="eastAsia"/>
          </w:rPr>
          <w:t>「</w:t>
        </w:r>
      </w:ins>
      <w:r w:rsidR="00483C78" w:rsidRPr="00750B60">
        <w:rPr>
          <w:rFonts w:hint="eastAsia"/>
        </w:rPr>
        <w:t>变成</w:t>
      </w:r>
      <w:proofErr w:type="gramStart"/>
      <w:r w:rsidR="00483C78" w:rsidRPr="00750B60">
        <w:rPr>
          <w:rFonts w:hint="eastAsia"/>
        </w:rPr>
        <w:t>导力体</w:t>
      </w:r>
      <w:proofErr w:type="gramEnd"/>
      <w:r w:rsidR="00483C78" w:rsidRPr="00750B60">
        <w:rPr>
          <w:rFonts w:hint="eastAsia"/>
        </w:rPr>
        <w:t>后就可以使用龙脉轨道将速度提高</w:t>
      </w:r>
      <w:del w:id="3267" w:author="芙兰朵露" w:date="2022-05-22T01:45:00Z">
        <w:r>
          <w:rPr>
            <w:rFonts w:eastAsia="宋体" w:hint="eastAsia"/>
          </w:rPr>
          <w:delText>......</w:delText>
        </w:r>
      </w:del>
      <w:ins w:id="3268" w:author="芙兰朵露" w:date="2022-05-22T01:45:00Z">
        <w:r w:rsidR="00675838" w:rsidRPr="00750B60">
          <w:t>……</w:t>
        </w:r>
      </w:ins>
      <w:r w:rsidR="00483C78" w:rsidRPr="00750B60">
        <w:t>将变成</w:t>
      </w:r>
      <w:proofErr w:type="gramStart"/>
      <w:r w:rsidR="00483C78" w:rsidRPr="00750B60">
        <w:t>导力体</w:t>
      </w:r>
      <w:proofErr w:type="gramEnd"/>
      <w:r w:rsidR="00483C78" w:rsidRPr="00750B60">
        <w:t>的车重新组合的就是那边的光壁。那么在再构造或者在列车运行的时候列车是如何保护其中乘客的呢？</w:t>
      </w:r>
      <w:del w:id="3269" w:author="芙兰朵露" w:date="2022-05-22T01:45:00Z">
        <w:r>
          <w:rPr>
            <w:rFonts w:eastAsia="宋体" w:hint="eastAsia"/>
          </w:rPr>
          <w:delText>”</w:delText>
        </w:r>
      </w:del>
      <w:ins w:id="3270" w:author="芙兰朵露" w:date="2022-05-22T01:45:00Z">
        <w:r w:rsidR="00483C78" w:rsidRPr="00750B60">
          <w:t>」</w:t>
        </w:r>
      </w:ins>
    </w:p>
    <w:p w14:paraId="4BEBEDC2" w14:textId="4E66342E" w:rsidR="00483C78" w:rsidRPr="00750B60" w:rsidRDefault="00873996" w:rsidP="00483C78">
      <w:pPr>
        <w:pPrChange w:id="3271" w:author="芙兰朵露" w:date="2022-05-22T01:45:00Z">
          <w:pPr>
            <w:ind w:firstLineChars="200" w:firstLine="420"/>
          </w:pPr>
        </w:pPrChange>
      </w:pPr>
      <w:del w:id="3272" w:author="芙兰朵露" w:date="2022-05-22T01:45:00Z">
        <w:r>
          <w:rPr>
            <w:rFonts w:eastAsia="宋体" w:hint="eastAsia"/>
          </w:rPr>
          <w:delText>“</w:delText>
        </w:r>
      </w:del>
      <w:ins w:id="3273" w:author="芙兰朵露" w:date="2022-05-22T01:45:00Z">
        <w:r w:rsidR="00483C78" w:rsidRPr="00750B60">
          <w:rPr>
            <w:rFonts w:hint="eastAsia"/>
          </w:rPr>
          <w:t>「</w:t>
        </w:r>
      </w:ins>
      <w:r w:rsidR="00483C78" w:rsidRPr="00750B60">
        <w:rPr>
          <w:rFonts w:hint="eastAsia"/>
        </w:rPr>
        <w:t>将其中的内部结构全部分析透彻对现在</w:t>
      </w:r>
      <w:proofErr w:type="gramStart"/>
      <w:r w:rsidR="00483C78" w:rsidRPr="00750B60">
        <w:rPr>
          <w:rFonts w:hint="eastAsia"/>
        </w:rPr>
        <w:t>的魔导技术</w:t>
      </w:r>
      <w:proofErr w:type="gramEnd"/>
      <w:r w:rsidR="00483C78" w:rsidRPr="00750B60">
        <w:rPr>
          <w:rFonts w:hint="eastAsia"/>
        </w:rPr>
        <w:t>来说还是太过困难了</w:t>
      </w:r>
      <w:del w:id="3274" w:author="芙兰朵露" w:date="2022-05-22T01:45:00Z">
        <w:r>
          <w:rPr>
            <w:rFonts w:eastAsia="宋体" w:hint="eastAsia"/>
          </w:rPr>
          <w:delText>。”</w:delText>
        </w:r>
      </w:del>
      <w:ins w:id="3275" w:author="芙兰朵露" w:date="2022-05-22T01:45:00Z">
        <w:r w:rsidR="00483C78" w:rsidRPr="00750B60">
          <w:rPr>
            <w:rFonts w:hint="eastAsia"/>
          </w:rPr>
          <w:t>」</w:t>
        </w:r>
      </w:ins>
    </w:p>
    <w:p w14:paraId="41EC998F" w14:textId="77777777" w:rsidR="00743069" w:rsidRDefault="00873996">
      <w:pPr>
        <w:ind w:firstLineChars="200" w:firstLine="420"/>
        <w:rPr>
          <w:del w:id="3276" w:author="芙兰朵露" w:date="2022-05-22T01:45:00Z"/>
          <w:rFonts w:eastAsia="宋体"/>
        </w:rPr>
      </w:pPr>
      <w:del w:id="3277" w:author="芙兰朵露" w:date="2022-05-22T01:45:00Z">
        <w:r>
          <w:rPr>
            <w:rFonts w:eastAsia="宋体" w:hint="eastAsia"/>
          </w:rPr>
          <w:delText>玛农对列车的兴趣又高涨了几分，卡嘉尔玛看着眼前开始仔仔细细考察列车的少女，脸上浮现了些许哭笑不得。</w:delText>
        </w:r>
      </w:del>
    </w:p>
    <w:p w14:paraId="350D0DA2" w14:textId="2CCBDC6A" w:rsidR="00483C78" w:rsidRPr="00750B60" w:rsidRDefault="00873996" w:rsidP="00483C78">
      <w:pPr>
        <w:rPr>
          <w:ins w:id="3278" w:author="芙兰朵露" w:date="2022-05-22T01:45:00Z"/>
        </w:rPr>
      </w:pPr>
      <w:del w:id="3279" w:author="芙兰朵露" w:date="2022-05-22T01:45:00Z">
        <w:r>
          <w:rPr>
            <w:rFonts w:eastAsia="宋体" w:hint="eastAsia"/>
          </w:rPr>
          <w:delText>伴随着</w:delText>
        </w:r>
      </w:del>
      <w:ins w:id="3280" w:author="芙兰朵露" w:date="2022-05-22T01:45:00Z">
        <w:r w:rsidR="00E6208C" w:rsidRPr="00750B60">
          <w:rPr>
            <w:rFonts w:hint="eastAsia"/>
          </w:rPr>
          <w:t>也许是引起了她</w:t>
        </w:r>
        <w:r w:rsidR="00483C78" w:rsidRPr="00750B60">
          <w:rPr>
            <w:rFonts w:hint="eastAsia"/>
          </w:rPr>
          <w:t>的兴趣，</w:t>
        </w:r>
        <w:r w:rsidR="00E6208C" w:rsidRPr="00750B60">
          <w:rPr>
            <w:rFonts w:hint="eastAsia"/>
          </w:rPr>
          <w:t>少女嘟嘟囔囔地开始探讨其成因，让</w:t>
        </w:r>
        <w:r w:rsidR="00483C78" w:rsidRPr="00750B60">
          <w:rPr>
            <w:rFonts w:hint="eastAsia"/>
          </w:rPr>
          <w:t>卡嘉尔玛</w:t>
        </w:r>
        <w:r w:rsidR="00E6208C" w:rsidRPr="00750B60">
          <w:rPr>
            <w:rFonts w:hint="eastAsia"/>
          </w:rPr>
          <w:t>苦笑道</w:t>
        </w:r>
        <w:r w:rsidR="00483C78" w:rsidRPr="00750B60">
          <w:rPr>
            <w:rFonts w:hint="eastAsia"/>
          </w:rPr>
          <w:t>。</w:t>
        </w:r>
      </w:ins>
    </w:p>
    <w:p w14:paraId="50D0D7BE" w14:textId="093BF807" w:rsidR="00483C78" w:rsidRPr="00750B60" w:rsidRDefault="00483C78" w:rsidP="00483C78">
      <w:pPr>
        <w:pPrChange w:id="3281" w:author="芙兰朵露" w:date="2022-05-22T01:45:00Z">
          <w:pPr>
            <w:ind w:firstLineChars="200" w:firstLine="420"/>
          </w:pPr>
        </w:pPrChange>
      </w:pPr>
      <w:r w:rsidRPr="00750B60">
        <w:rPr>
          <w:rFonts w:hint="eastAsia"/>
        </w:rPr>
        <w:t>芙兹雅德</w:t>
      </w:r>
      <w:del w:id="3282" w:author="芙兰朵露" w:date="2022-05-22T01:45:00Z">
        <w:r w:rsidR="00873996">
          <w:rPr>
            <w:rFonts w:eastAsia="宋体" w:hint="eastAsia"/>
          </w:rPr>
          <w:delText>愉快的花语，</w:delText>
        </w:r>
      </w:del>
      <w:ins w:id="3283" w:author="芙兰朵露" w:date="2022-05-22T01:45:00Z">
        <w:r w:rsidR="00E6208C" w:rsidRPr="00750B60">
          <w:rPr>
            <w:rFonts w:hint="eastAsia"/>
          </w:rPr>
          <w:t>开心地</w:t>
        </w:r>
      </w:ins>
      <w:r w:rsidR="00E6208C" w:rsidRPr="00750B60">
        <w:rPr>
          <w:rFonts w:hint="eastAsia"/>
        </w:rPr>
        <w:t>讲解</w:t>
      </w:r>
      <w:del w:id="3284" w:author="芙兰朵露" w:date="2022-05-22T01:45:00Z">
        <w:r w:rsidR="00873996">
          <w:rPr>
            <w:rFonts w:eastAsia="宋体" w:hint="eastAsia"/>
          </w:rPr>
          <w:delText>还没有结束</w:delText>
        </w:r>
      </w:del>
      <w:ins w:id="3285" w:author="芙兰朵露" w:date="2022-05-22T01:45:00Z">
        <w:r w:rsidR="00E6208C" w:rsidRPr="00750B60">
          <w:rPr>
            <w:rFonts w:hint="eastAsia"/>
          </w:rPr>
          <w:t>道</w:t>
        </w:r>
      </w:ins>
      <w:r w:rsidRPr="00750B60">
        <w:rPr>
          <w:rFonts w:hint="eastAsia"/>
        </w:rPr>
        <w:t>：</w:t>
      </w:r>
    </w:p>
    <w:p w14:paraId="76F17055" w14:textId="05B4A0C5" w:rsidR="00483C78" w:rsidRPr="00750B60" w:rsidRDefault="00873996" w:rsidP="00483C78">
      <w:pPr>
        <w:pPrChange w:id="3286" w:author="芙兰朵露" w:date="2022-05-22T01:45:00Z">
          <w:pPr>
            <w:ind w:firstLineChars="200" w:firstLine="420"/>
          </w:pPr>
        </w:pPrChange>
      </w:pPr>
      <w:del w:id="3287" w:author="芙兰朵露" w:date="2022-05-22T01:45:00Z">
        <w:r>
          <w:rPr>
            <w:rFonts w:eastAsia="宋体" w:hint="eastAsia"/>
          </w:rPr>
          <w:delText>“</w:delText>
        </w:r>
      </w:del>
      <w:ins w:id="3288" w:author="芙兰朵露" w:date="2022-05-22T01:45:00Z">
        <w:r w:rsidR="00483C78" w:rsidRPr="00750B60">
          <w:rPr>
            <w:rFonts w:hint="eastAsia"/>
          </w:rPr>
          <w:t>「</w:t>
        </w:r>
      </w:ins>
      <w:r w:rsidR="00483C78" w:rsidRPr="00750B60">
        <w:rPr>
          <w:rFonts w:hint="eastAsia"/>
        </w:rPr>
        <w:t>包含『龍門』在内，这是一整套优秀的设计。据说现在被我们使用的这些蕴含了</w:t>
      </w:r>
      <w:proofErr w:type="gramStart"/>
      <w:r w:rsidR="00483C78" w:rsidRPr="00750B60">
        <w:rPr>
          <w:rFonts w:hint="eastAsia"/>
        </w:rPr>
        <w:t>巨大导力的</w:t>
      </w:r>
      <w:proofErr w:type="gramEnd"/>
      <w:r w:rsidR="00483C78" w:rsidRPr="00750B60">
        <w:rPr>
          <w:rFonts w:hint="eastAsia"/>
        </w:rPr>
        <w:t>地脉，在古代文明时期只是为了运行像这样的列车而使用</w:t>
      </w:r>
      <w:proofErr w:type="gramStart"/>
      <w:r w:rsidR="00483C78" w:rsidRPr="00750B60">
        <w:rPr>
          <w:rFonts w:hint="eastAsia"/>
        </w:rPr>
        <w:t>导力制造</w:t>
      </w:r>
      <w:proofErr w:type="gramEnd"/>
      <w:r w:rsidR="00483C78" w:rsidRPr="00750B60">
        <w:rPr>
          <w:rFonts w:hint="eastAsia"/>
        </w:rPr>
        <w:t>的『线路』。这样想象一下，那可真是宏伟壮观的场面呢</w:t>
      </w:r>
      <w:del w:id="3289" w:author="芙兰朵露" w:date="2022-05-22T01:45:00Z">
        <w:r>
          <w:rPr>
            <w:rFonts w:eastAsia="宋体" w:hint="eastAsia"/>
          </w:rPr>
          <w:delText>”</w:delText>
        </w:r>
      </w:del>
      <w:ins w:id="3290" w:author="芙兰朵露" w:date="2022-05-22T01:45:00Z">
        <w:r w:rsidR="00483C78" w:rsidRPr="00750B60">
          <w:rPr>
            <w:rFonts w:hint="eastAsia"/>
          </w:rPr>
          <w:t>」</w:t>
        </w:r>
      </w:ins>
    </w:p>
    <w:p w14:paraId="276F64B1" w14:textId="377D3F5D" w:rsidR="00483C78" w:rsidRPr="00750B60" w:rsidRDefault="00873996" w:rsidP="00483C78">
      <w:pPr>
        <w:pPrChange w:id="3291" w:author="芙兰朵露" w:date="2022-05-22T01:45:00Z">
          <w:pPr>
            <w:ind w:firstLineChars="200" w:firstLine="420"/>
          </w:pPr>
        </w:pPrChange>
      </w:pPr>
      <w:del w:id="3292" w:author="芙兰朵露" w:date="2022-05-22T01:45:00Z">
        <w:r>
          <w:rPr>
            <w:rFonts w:eastAsia="宋体" w:hint="eastAsia"/>
          </w:rPr>
          <w:delText>“这样的事</w:delText>
        </w:r>
        <w:r>
          <w:rPr>
            <w:rFonts w:eastAsia="宋体" w:hint="eastAsia"/>
          </w:rPr>
          <w:delText>......</w:delText>
        </w:r>
      </w:del>
      <w:ins w:id="3293" w:author="芙兰朵露" w:date="2022-05-22T01:45:00Z">
        <w:r w:rsidR="00483C78" w:rsidRPr="00750B60">
          <w:rPr>
            <w:rFonts w:hint="eastAsia"/>
          </w:rPr>
          <w:t>「这</w:t>
        </w:r>
        <w:r w:rsidR="00675838" w:rsidRPr="00750B60">
          <w:t>……</w:t>
        </w:r>
      </w:ins>
      <w:r w:rsidR="00483C78" w:rsidRPr="00750B60">
        <w:t>还是初次听说。小女子的学识还是</w:t>
      </w:r>
      <w:del w:id="3294" w:author="芙兰朵露" w:date="2022-05-22T01:45:00Z">
        <w:r>
          <w:rPr>
            <w:rFonts w:eastAsia="宋体" w:hint="eastAsia"/>
          </w:rPr>
          <w:delText>积累</w:delText>
        </w:r>
      </w:del>
      <w:r w:rsidR="00483C78" w:rsidRPr="00750B60">
        <w:t>不足</w:t>
      </w:r>
      <w:del w:id="3295" w:author="芙兰朵露" w:date="2022-05-22T01:45:00Z">
        <w:r>
          <w:rPr>
            <w:rFonts w:eastAsia="宋体" w:hint="eastAsia"/>
          </w:rPr>
          <w:delText>。”</w:delText>
        </w:r>
      </w:del>
      <w:ins w:id="3296" w:author="芙兰朵露" w:date="2022-05-22T01:45:00Z">
        <w:r w:rsidR="00483C78" w:rsidRPr="00750B60">
          <w:t>」</w:t>
        </w:r>
      </w:ins>
    </w:p>
    <w:p w14:paraId="77769EDB" w14:textId="5AF4928C" w:rsidR="00483C78" w:rsidRPr="00750B60" w:rsidRDefault="00E6208C" w:rsidP="00483C78">
      <w:pPr>
        <w:pPrChange w:id="3297" w:author="芙兰朵露" w:date="2022-05-22T01:45:00Z">
          <w:pPr>
            <w:ind w:firstLineChars="200" w:firstLine="420"/>
          </w:pPr>
        </w:pPrChange>
      </w:pPr>
      <w:proofErr w:type="gramStart"/>
      <w:ins w:id="3298" w:author="芙兰朵露" w:date="2022-05-22T01:45:00Z">
        <w:r w:rsidRPr="00750B60">
          <w:rPr>
            <w:rFonts w:hint="eastAsia"/>
          </w:rPr>
          <w:t>玛农</w:t>
        </w:r>
      </w:ins>
      <w:r w:rsidR="00483C78" w:rsidRPr="00750B60">
        <w:rPr>
          <w:rFonts w:hint="eastAsia"/>
        </w:rPr>
        <w:t>一边</w:t>
      </w:r>
      <w:proofErr w:type="gramEnd"/>
      <w:r w:rsidR="00483C78" w:rsidRPr="00750B60">
        <w:rPr>
          <w:rFonts w:hint="eastAsia"/>
        </w:rPr>
        <w:t>在心中感受曾经古代</w:t>
      </w:r>
      <w:ins w:id="3299" w:author="芙兰朵露" w:date="2022-05-22T01:45:00Z">
        <w:r w:rsidR="000A3C5E" w:rsidRPr="00750B60">
          <w:rPr>
            <w:rFonts w:hint="eastAsia"/>
          </w:rPr>
          <w:t>发达</w:t>
        </w:r>
      </w:ins>
      <w:r w:rsidR="00483C78" w:rsidRPr="00750B60">
        <w:rPr>
          <w:rFonts w:hint="eastAsia"/>
        </w:rPr>
        <w:t>文明的</w:t>
      </w:r>
      <w:del w:id="3300" w:author="芙兰朵露" w:date="2022-05-22T01:45:00Z">
        <w:r w:rsidR="00873996">
          <w:rPr>
            <w:rFonts w:eastAsia="宋体" w:hint="eastAsia"/>
          </w:rPr>
          <w:delText>辉煌</w:delText>
        </w:r>
      </w:del>
      <w:ins w:id="3301" w:author="芙兰朵露" w:date="2022-05-22T01:45:00Z">
        <w:r w:rsidR="000A3C5E" w:rsidRPr="00750B60">
          <w:rPr>
            <w:rFonts w:hint="eastAsia"/>
          </w:rPr>
          <w:t>一部分</w:t>
        </w:r>
      </w:ins>
      <w:r w:rsidR="00483C78" w:rsidRPr="00750B60">
        <w:rPr>
          <w:rFonts w:hint="eastAsia"/>
        </w:rPr>
        <w:t>，三人也到达了大圣堂南塔中的一个房间。</w:t>
      </w:r>
    </w:p>
    <w:p w14:paraId="1CB93F7B" w14:textId="670A448C" w:rsidR="00483C78" w:rsidRPr="00750B60" w:rsidRDefault="00873996" w:rsidP="00483C78">
      <w:pPr>
        <w:pPrChange w:id="3302" w:author="芙兰朵露" w:date="2022-05-22T01:45:00Z">
          <w:pPr>
            <w:ind w:firstLineChars="200" w:firstLine="420"/>
          </w:pPr>
        </w:pPrChange>
      </w:pPr>
      <w:del w:id="3303" w:author="芙兰朵露" w:date="2022-05-22T01:45:00Z">
        <w:r>
          <w:rPr>
            <w:rFonts w:eastAsia="宋体" w:hint="eastAsia"/>
          </w:rPr>
          <w:delText>“</w:delText>
        </w:r>
      </w:del>
      <w:ins w:id="3304" w:author="芙兰朵露" w:date="2022-05-22T01:45:00Z">
        <w:r w:rsidR="00483C78" w:rsidRPr="00750B60">
          <w:rPr>
            <w:rFonts w:hint="eastAsia"/>
          </w:rPr>
          <w:t>「</w:t>
        </w:r>
      </w:ins>
      <w:r w:rsidR="00483C78" w:rsidRPr="00750B60">
        <w:rPr>
          <w:rFonts w:hint="eastAsia"/>
        </w:rPr>
        <w:t>那么，在准备回去或者需要离开大圣堂的时候，请随意吩咐</w:t>
      </w:r>
      <w:del w:id="3305" w:author="芙兰朵露" w:date="2022-05-22T01:45:00Z">
        <w:r>
          <w:rPr>
            <w:rFonts w:eastAsia="宋体" w:hint="eastAsia"/>
          </w:rPr>
          <w:delText>。”</w:delText>
        </w:r>
      </w:del>
      <w:ins w:id="3306" w:author="芙兰朵露" w:date="2022-05-22T01:45:00Z">
        <w:r w:rsidR="00483C78" w:rsidRPr="00750B60">
          <w:rPr>
            <w:rFonts w:hint="eastAsia"/>
          </w:rPr>
          <w:t>」</w:t>
        </w:r>
      </w:ins>
    </w:p>
    <w:p w14:paraId="09C51858" w14:textId="77777777" w:rsidR="00483C78" w:rsidRPr="00750B60" w:rsidRDefault="00483C78" w:rsidP="00483C78">
      <w:pPr>
        <w:pPrChange w:id="3307" w:author="芙兰朵露" w:date="2022-05-22T01:45:00Z">
          <w:pPr>
            <w:ind w:firstLineChars="200" w:firstLine="420"/>
          </w:pPr>
        </w:pPrChange>
      </w:pPr>
      <w:r w:rsidRPr="00750B60">
        <w:rPr>
          <w:rFonts w:hint="eastAsia"/>
        </w:rPr>
        <w:t>完成了接待的芙兹雅德准备返回自己在值班室的工作处。</w:t>
      </w:r>
    </w:p>
    <w:p w14:paraId="6943A675" w14:textId="77777777" w:rsidR="00483C78" w:rsidRPr="00750B60" w:rsidRDefault="00483C78" w:rsidP="00483C78">
      <w:pPr>
        <w:pPrChange w:id="3308" w:author="芙兰朵露" w:date="2022-05-22T01:45:00Z">
          <w:pPr>
            <w:ind w:firstLineChars="200" w:firstLine="420"/>
          </w:pPr>
        </w:pPrChange>
      </w:pPr>
      <w:r w:rsidRPr="00750B60">
        <w:rPr>
          <w:rFonts w:hint="eastAsia"/>
        </w:rPr>
        <w:t>目送着她离去之后，两个人坐到了被放在屋里的皮革制椅子上。</w:t>
      </w:r>
    </w:p>
    <w:p w14:paraId="6355C313" w14:textId="34E7B8C9" w:rsidR="00483C78" w:rsidRPr="00750B60" w:rsidRDefault="00873996" w:rsidP="00483C78">
      <w:pPr>
        <w:pPrChange w:id="3309" w:author="芙兰朵露" w:date="2022-05-22T01:45:00Z">
          <w:pPr>
            <w:ind w:firstLineChars="200" w:firstLine="420"/>
          </w:pPr>
        </w:pPrChange>
      </w:pPr>
      <w:del w:id="3310" w:author="芙兰朵露" w:date="2022-05-22T01:45:00Z">
        <w:r>
          <w:rPr>
            <w:rFonts w:eastAsia="宋体" w:hint="eastAsia"/>
          </w:rPr>
          <w:delText>“</w:delText>
        </w:r>
      </w:del>
      <w:ins w:id="3311" w:author="芙兰朵露" w:date="2022-05-22T01:45:00Z">
        <w:r w:rsidR="00483C78" w:rsidRPr="00750B60">
          <w:rPr>
            <w:rFonts w:hint="eastAsia"/>
          </w:rPr>
          <w:t>「</w:t>
        </w:r>
      </w:ins>
      <w:r w:rsidR="00483C78" w:rsidRPr="00750B60">
        <w:rPr>
          <w:rFonts w:hint="eastAsia"/>
        </w:rPr>
        <w:t>【使徒】可以在这里随意居住。这里的东西你也可以随意使用</w:t>
      </w:r>
      <w:del w:id="3312" w:author="芙兰朵露" w:date="2022-05-22T01:45:00Z">
        <w:r>
          <w:rPr>
            <w:rFonts w:eastAsia="宋体" w:hint="eastAsia"/>
          </w:rPr>
          <w:delText>。”</w:delText>
        </w:r>
      </w:del>
      <w:ins w:id="3313" w:author="芙兰朵露" w:date="2022-05-22T01:45:00Z">
        <w:r w:rsidR="00483C78" w:rsidRPr="00750B60">
          <w:rPr>
            <w:rFonts w:hint="eastAsia"/>
          </w:rPr>
          <w:t>」</w:t>
        </w:r>
      </w:ins>
    </w:p>
    <w:p w14:paraId="6C29914F" w14:textId="3C30FE53" w:rsidR="00483C78" w:rsidRPr="00750B60" w:rsidRDefault="00873996" w:rsidP="00483C78">
      <w:pPr>
        <w:pPrChange w:id="3314" w:author="芙兰朵露" w:date="2022-05-22T01:45:00Z">
          <w:pPr>
            <w:ind w:firstLineChars="200" w:firstLine="420"/>
          </w:pPr>
        </w:pPrChange>
      </w:pPr>
      <w:del w:id="3315" w:author="芙兰朵露" w:date="2022-05-22T01:45:00Z">
        <w:r>
          <w:rPr>
            <w:rFonts w:eastAsia="宋体" w:hint="eastAsia"/>
          </w:rPr>
          <w:delText>“</w:delText>
        </w:r>
      </w:del>
      <w:ins w:id="3316" w:author="芙兰朵露" w:date="2022-05-22T01:45:00Z">
        <w:r w:rsidR="00483C78" w:rsidRPr="00750B60">
          <w:rPr>
            <w:rFonts w:hint="eastAsia"/>
          </w:rPr>
          <w:t>「</w:t>
        </w:r>
      </w:ins>
      <w:r w:rsidR="00483C78" w:rsidRPr="00750B60">
        <w:rPr>
          <w:rFonts w:hint="eastAsia"/>
        </w:rPr>
        <w:t>非常感谢卡嘉尔玛大人。您真是帮了大忙</w:t>
      </w:r>
      <w:del w:id="3317" w:author="芙兰朵露" w:date="2022-05-22T01:45:00Z">
        <w:r>
          <w:rPr>
            <w:rFonts w:eastAsia="宋体" w:hint="eastAsia"/>
          </w:rPr>
          <w:delText>。”</w:delText>
        </w:r>
      </w:del>
      <w:ins w:id="3318" w:author="芙兰朵露" w:date="2022-05-22T01:45:00Z">
        <w:r w:rsidR="00483C78" w:rsidRPr="00750B60">
          <w:rPr>
            <w:rFonts w:hint="eastAsia"/>
          </w:rPr>
          <w:t>」</w:t>
        </w:r>
      </w:ins>
    </w:p>
    <w:p w14:paraId="11B862A3" w14:textId="77777777" w:rsidR="00483C78" w:rsidRPr="00750B60" w:rsidRDefault="00483C78" w:rsidP="00483C78">
      <w:pPr>
        <w:pPrChange w:id="3319" w:author="芙兰朵露" w:date="2022-05-22T01:45:00Z">
          <w:pPr>
            <w:ind w:firstLineChars="200" w:firstLine="420"/>
          </w:pPr>
        </w:pPrChange>
      </w:pPr>
      <w:proofErr w:type="gramStart"/>
      <w:r w:rsidRPr="00750B60">
        <w:rPr>
          <w:rFonts w:hint="eastAsia"/>
        </w:rPr>
        <w:t>玛</w:t>
      </w:r>
      <w:proofErr w:type="gramEnd"/>
      <w:r w:rsidRPr="00750B60">
        <w:rPr>
          <w:rFonts w:hint="eastAsia"/>
        </w:rPr>
        <w:t>农礼貌地低下头。对于</w:t>
      </w:r>
      <w:proofErr w:type="gramStart"/>
      <w:r w:rsidRPr="00750B60">
        <w:rPr>
          <w:rFonts w:hint="eastAsia"/>
        </w:rPr>
        <w:t>玛农这</w:t>
      </w:r>
      <w:proofErr w:type="gramEnd"/>
      <w:r w:rsidRPr="00750B60">
        <w:rPr>
          <w:rFonts w:hint="eastAsia"/>
        </w:rPr>
        <w:t>一反常态的乖巧，不知为何卡嘉尔玛脸上浮起了不满的表情。</w:t>
      </w:r>
    </w:p>
    <w:p w14:paraId="69ACC015" w14:textId="1D406984" w:rsidR="00483C78" w:rsidRPr="00750B60" w:rsidRDefault="00873996" w:rsidP="00483C78">
      <w:pPr>
        <w:pPrChange w:id="3320" w:author="芙兰朵露" w:date="2022-05-22T01:45:00Z">
          <w:pPr>
            <w:ind w:firstLineChars="200" w:firstLine="420"/>
          </w:pPr>
        </w:pPrChange>
      </w:pPr>
      <w:del w:id="3321" w:author="芙兰朵露" w:date="2022-05-22T01:45:00Z">
        <w:r>
          <w:rPr>
            <w:rFonts w:eastAsia="宋体" w:hint="eastAsia"/>
          </w:rPr>
          <w:delText>“</w:delText>
        </w:r>
      </w:del>
      <w:ins w:id="3322" w:author="芙兰朵露" w:date="2022-05-22T01:45:00Z">
        <w:r w:rsidR="00483C78" w:rsidRPr="00750B60">
          <w:rPr>
            <w:rFonts w:hint="eastAsia"/>
          </w:rPr>
          <w:t>「</w:t>
        </w:r>
      </w:ins>
      <w:r w:rsidR="00483C78" w:rsidRPr="00750B60">
        <w:rPr>
          <w:rFonts w:hint="eastAsia"/>
        </w:rPr>
        <w:t>周围已经没有其它人。你也差不多行了。</w:t>
      </w:r>
      <w:ins w:id="3323" w:author="芙兰朵露" w:date="2022-05-22T01:45:00Z">
        <w:r w:rsidR="00750B60" w:rsidRPr="00750B60">
          <w:rPr>
            <w:rFonts w:hint="eastAsia"/>
          </w:rPr>
          <w:t>给</w:t>
        </w:r>
      </w:ins>
      <w:r w:rsidR="00750B60" w:rsidRPr="00750B60">
        <w:rPr>
          <w:rFonts w:hint="eastAsia"/>
        </w:rPr>
        <w:t>我</w:t>
      </w:r>
      <w:del w:id="3324" w:author="芙兰朵露" w:date="2022-05-22T01:45:00Z">
        <w:r>
          <w:rPr>
            <w:rFonts w:eastAsia="宋体" w:hint="eastAsia"/>
          </w:rPr>
          <w:delText>不想一直看着那</w:delText>
        </w:r>
      </w:del>
      <w:ins w:id="3325" w:author="芙兰朵露" w:date="2022-05-22T01:45:00Z">
        <w:r w:rsidR="00750B60" w:rsidRPr="00750B60">
          <w:rPr>
            <w:rFonts w:hint="eastAsia"/>
          </w:rPr>
          <w:t>换一</w:t>
        </w:r>
      </w:ins>
      <w:r w:rsidR="00750B60" w:rsidRPr="00750B60">
        <w:rPr>
          <w:rFonts w:hint="eastAsia"/>
        </w:rPr>
        <w:t>张脸</w:t>
      </w:r>
      <w:del w:id="3326" w:author="芙兰朵露" w:date="2022-05-22T01:45:00Z">
        <w:r>
          <w:rPr>
            <w:rFonts w:eastAsia="宋体" w:hint="eastAsia"/>
          </w:rPr>
          <w:delText>。”</w:delText>
        </w:r>
      </w:del>
      <w:ins w:id="3327" w:author="芙兰朵露" w:date="2022-05-22T01:45:00Z">
        <w:r w:rsidR="00483C78" w:rsidRPr="00750B60">
          <w:rPr>
            <w:rFonts w:hint="eastAsia"/>
          </w:rPr>
          <w:t>」</w:t>
        </w:r>
      </w:ins>
    </w:p>
    <w:p w14:paraId="2351E0AA" w14:textId="7CD95D4A" w:rsidR="00483C78" w:rsidRPr="00750B60" w:rsidRDefault="00873996" w:rsidP="00483C78">
      <w:pPr>
        <w:pPrChange w:id="3328" w:author="芙兰朵露" w:date="2022-05-22T01:45:00Z">
          <w:pPr>
            <w:ind w:firstLineChars="200" w:firstLine="420"/>
          </w:pPr>
        </w:pPrChange>
      </w:pPr>
      <w:del w:id="3329" w:author="芙兰朵露" w:date="2022-05-22T01:45:00Z">
        <w:r>
          <w:rPr>
            <w:rFonts w:eastAsia="宋体" w:hint="eastAsia"/>
          </w:rPr>
          <w:delText>把脸给我</w:delText>
        </w:r>
      </w:del>
      <w:ins w:id="3330" w:author="芙兰朵露" w:date="2022-05-22T01:45:00Z">
        <w:r w:rsidR="00483C78" w:rsidRPr="00750B60">
          <w:rPr>
            <w:rFonts w:hint="eastAsia"/>
          </w:rPr>
          <w:t>听到</w:t>
        </w:r>
        <w:r w:rsidR="00750B60" w:rsidRPr="00750B60">
          <w:rPr>
            <w:rFonts w:hint="eastAsia"/>
          </w:rPr>
          <w:t>要</w:t>
        </w:r>
      </w:ins>
      <w:r w:rsidR="00750B60" w:rsidRPr="00750B60">
        <w:rPr>
          <w:rFonts w:hint="eastAsia"/>
        </w:rPr>
        <w:t>换一张</w:t>
      </w:r>
      <w:del w:id="3331" w:author="芙兰朵露" w:date="2022-05-22T01:45:00Z">
        <w:r>
          <w:rPr>
            <w:rFonts w:eastAsia="宋体" w:hint="eastAsia"/>
          </w:rPr>
          <w:delText>，听到这样奇怪</w:delText>
        </w:r>
      </w:del>
      <w:ins w:id="3332" w:author="芙兰朵露" w:date="2022-05-22T01:45:00Z">
        <w:r w:rsidR="00750B60" w:rsidRPr="00750B60">
          <w:rPr>
            <w:rFonts w:hint="eastAsia"/>
          </w:rPr>
          <w:t>脸</w:t>
        </w:r>
      </w:ins>
      <w:r w:rsidR="00750B60" w:rsidRPr="00750B60">
        <w:rPr>
          <w:rFonts w:hint="eastAsia"/>
        </w:rPr>
        <w:t>的要求</w:t>
      </w:r>
      <w:r w:rsidR="00483C78" w:rsidRPr="00750B60">
        <w:rPr>
          <w:rFonts w:hint="eastAsia"/>
        </w:rPr>
        <w:t>，</w:t>
      </w:r>
      <w:proofErr w:type="gramStart"/>
      <w:r w:rsidR="00483C78" w:rsidRPr="00750B60">
        <w:rPr>
          <w:rFonts w:hint="eastAsia"/>
        </w:rPr>
        <w:t>玛</w:t>
      </w:r>
      <w:proofErr w:type="gramEnd"/>
      <w:r w:rsidR="00483C78" w:rsidRPr="00750B60">
        <w:rPr>
          <w:rFonts w:hint="eastAsia"/>
        </w:rPr>
        <w:t>农稍微歪了歪</w:t>
      </w:r>
      <w:del w:id="3333" w:author="芙兰朵露" w:date="2022-05-22T01:45:00Z">
        <w:r>
          <w:rPr>
            <w:rFonts w:eastAsia="宋体" w:hint="eastAsia"/>
          </w:rPr>
          <w:delText>头。</w:delText>
        </w:r>
      </w:del>
      <w:ins w:id="3334" w:author="芙兰朵露" w:date="2022-05-22T01:45:00Z">
        <w:r w:rsidR="00483C78" w:rsidRPr="00750B60">
          <w:rPr>
            <w:rFonts w:hint="eastAsia"/>
          </w:rPr>
          <w:t>头</w:t>
        </w:r>
        <w:r w:rsidR="00750B60" w:rsidRPr="00750B60">
          <w:rPr>
            <w:rFonts w:hint="eastAsia"/>
          </w:rPr>
          <w:t>道：</w:t>
        </w:r>
      </w:ins>
    </w:p>
    <w:p w14:paraId="172496FA" w14:textId="21CDEB33" w:rsidR="00483C78" w:rsidRPr="00750B60" w:rsidRDefault="00873996" w:rsidP="00483C78">
      <w:pPr>
        <w:pPrChange w:id="3335" w:author="芙兰朵露" w:date="2022-05-22T01:45:00Z">
          <w:pPr>
            <w:ind w:firstLineChars="200" w:firstLine="420"/>
          </w:pPr>
        </w:pPrChange>
      </w:pPr>
      <w:del w:id="3336" w:author="芙兰朵露" w:date="2022-05-22T01:45:00Z">
        <w:r>
          <w:rPr>
            <w:rFonts w:eastAsia="宋体" w:hint="eastAsia"/>
          </w:rPr>
          <w:delText>“</w:delText>
        </w:r>
      </w:del>
      <w:ins w:id="3337" w:author="芙兰朵露" w:date="2022-05-22T01:45:00Z">
        <w:r w:rsidR="00483C78" w:rsidRPr="00750B60">
          <w:rPr>
            <w:rFonts w:hint="eastAsia"/>
          </w:rPr>
          <w:t>「</w:t>
        </w:r>
      </w:ins>
      <w:r w:rsidR="00483C78" w:rsidRPr="00750B60">
        <w:rPr>
          <w:rFonts w:hint="eastAsia"/>
        </w:rPr>
        <w:t>哎呀</w:t>
      </w:r>
      <w:del w:id="3338" w:author="芙兰朵露" w:date="2022-05-22T01:45:00Z">
        <w:r>
          <w:rPr>
            <w:rFonts w:eastAsia="宋体" w:hint="eastAsia"/>
          </w:rPr>
          <w:delText>......</w:delText>
        </w:r>
      </w:del>
      <w:ins w:id="3339" w:author="芙兰朵露" w:date="2022-05-22T01:45:00Z">
        <w:r w:rsidR="00675838" w:rsidRPr="00750B60">
          <w:t>……</w:t>
        </w:r>
      </w:ins>
      <w:r w:rsidR="00483C78" w:rsidRPr="00750B60">
        <w:t>是吗？</w:t>
      </w:r>
      <w:del w:id="3340" w:author="芙兰朵露" w:date="2022-05-22T01:45:00Z">
        <w:r>
          <w:rPr>
            <w:rFonts w:eastAsia="宋体" w:hint="eastAsia"/>
          </w:rPr>
          <w:delText>”</w:delText>
        </w:r>
      </w:del>
      <w:ins w:id="3341" w:author="芙兰朵露" w:date="2022-05-22T01:45:00Z">
        <w:r w:rsidR="00483C78" w:rsidRPr="00750B60">
          <w:t>」</w:t>
        </w:r>
      </w:ins>
    </w:p>
    <w:p w14:paraId="71C0B7A7" w14:textId="73C4CAEE" w:rsidR="00483C78" w:rsidRPr="00750B60" w:rsidRDefault="00750B60" w:rsidP="00483C78">
      <w:pPr>
        <w:pPrChange w:id="3342" w:author="芙兰朵露" w:date="2022-05-22T01:45:00Z">
          <w:pPr>
            <w:ind w:firstLineChars="200" w:firstLine="420"/>
          </w:pPr>
        </w:pPrChange>
      </w:pPr>
      <w:ins w:id="3343" w:author="芙兰朵露" w:date="2022-05-22T01:45:00Z">
        <w:r w:rsidRPr="00750B60">
          <w:rPr>
            <w:rFonts w:hint="eastAsia"/>
          </w:rPr>
          <w:t>她</w:t>
        </w:r>
      </w:ins>
      <w:r w:rsidR="00483C78" w:rsidRPr="00750B60">
        <w:rPr>
          <w:rFonts w:hint="eastAsia"/>
        </w:rPr>
        <w:t>语气</w:t>
      </w:r>
      <w:del w:id="3344" w:author="芙兰朵露" w:date="2022-05-22T01:45:00Z">
        <w:r w:rsidR="00873996">
          <w:rPr>
            <w:rFonts w:eastAsia="宋体" w:hint="eastAsia"/>
          </w:rPr>
          <w:delText>也</w:delText>
        </w:r>
      </w:del>
      <w:r w:rsidR="00483C78" w:rsidRPr="00750B60">
        <w:rPr>
          <w:rFonts w:hint="eastAsia"/>
        </w:rPr>
        <w:t>发生了改变。</w:t>
      </w:r>
    </w:p>
    <w:p w14:paraId="095282C6" w14:textId="1A4D0094" w:rsidR="00483C78" w:rsidRPr="00750B60" w:rsidRDefault="00483C78" w:rsidP="00483C78">
      <w:pPr>
        <w:pPrChange w:id="3345" w:author="芙兰朵露" w:date="2022-05-22T01:45:00Z">
          <w:pPr>
            <w:ind w:firstLineChars="200" w:firstLine="420"/>
          </w:pPr>
        </w:pPrChange>
      </w:pPr>
      <w:r w:rsidRPr="00750B60">
        <w:rPr>
          <w:rFonts w:hint="eastAsia"/>
        </w:rPr>
        <w:t>伴随着空间的晃动，</w:t>
      </w:r>
      <w:proofErr w:type="gramStart"/>
      <w:r w:rsidRPr="00750B60">
        <w:rPr>
          <w:rFonts w:hint="eastAsia"/>
        </w:rPr>
        <w:t>玛</w:t>
      </w:r>
      <w:proofErr w:type="gramEnd"/>
      <w:r w:rsidRPr="00750B60">
        <w:rPr>
          <w:rFonts w:hint="eastAsia"/>
        </w:rPr>
        <w:t>农的脸正在变化。渐渐浮现出了与朴素和服不同的美貌。深蓝色的三股辫也慢慢变成了颜色轻薄的淡淡栗色。</w:t>
      </w:r>
      <w:del w:id="3346" w:author="芙兰朵露" w:date="2022-05-22T01:45:00Z">
        <w:r w:rsidR="00873996">
          <w:rPr>
            <w:rFonts w:eastAsia="宋体" w:hint="eastAsia"/>
          </w:rPr>
          <w:delText>带着些许大人神色</w:delText>
        </w:r>
      </w:del>
      <w:ins w:id="3347" w:author="芙兰朵露" w:date="2022-05-22T01:45:00Z">
        <w:r w:rsidR="00750B60" w:rsidRPr="00750B60">
          <w:rPr>
            <w:rFonts w:hint="eastAsia"/>
          </w:rPr>
          <w:t>眼眸在成熟</w:t>
        </w:r>
      </w:ins>
      <w:r w:rsidR="00750B60" w:rsidRPr="00750B60">
        <w:rPr>
          <w:rFonts w:hint="eastAsia"/>
        </w:rPr>
        <w:t>的</w:t>
      </w:r>
      <w:del w:id="3348" w:author="芙兰朵露" w:date="2022-05-22T01:45:00Z">
        <w:r w:rsidR="00873996">
          <w:rPr>
            <w:rFonts w:eastAsia="宋体" w:hint="eastAsia"/>
          </w:rPr>
          <w:delText>瞳孔中</w:delText>
        </w:r>
      </w:del>
      <w:ins w:id="3349" w:author="芙兰朵露" w:date="2022-05-22T01:45:00Z">
        <w:r w:rsidR="00750B60" w:rsidRPr="00750B60">
          <w:rPr>
            <w:rFonts w:hint="eastAsia"/>
          </w:rPr>
          <w:t>外表下，</w:t>
        </w:r>
      </w:ins>
      <w:r w:rsidRPr="00750B60">
        <w:rPr>
          <w:rFonts w:hint="eastAsia"/>
        </w:rPr>
        <w:t>可以感受到眼前的人心中的坚强意志和强大力量。</w:t>
      </w:r>
    </w:p>
    <w:p w14:paraId="3D6F9835" w14:textId="77777777" w:rsidR="00483C78" w:rsidRPr="00750B60" w:rsidRDefault="00483C78" w:rsidP="00483C78">
      <w:pPr>
        <w:pPrChange w:id="3350" w:author="芙兰朵露" w:date="2022-05-22T01:45:00Z">
          <w:pPr>
            <w:ind w:firstLineChars="200" w:firstLine="420"/>
          </w:pPr>
        </w:pPrChange>
      </w:pPr>
      <w:r w:rsidRPr="00750B60">
        <w:rPr>
          <w:rFonts w:hint="eastAsia"/>
        </w:rPr>
        <w:t>处刑人『阳炎的后继』。</w:t>
      </w:r>
    </w:p>
    <w:p w14:paraId="7D2EFE85" w14:textId="254EE5AB" w:rsidR="00483C78" w:rsidRPr="00750B60" w:rsidRDefault="00750B60" w:rsidP="00483C78">
      <w:pPr>
        <w:pPrChange w:id="3351" w:author="芙兰朵露" w:date="2022-05-22T01:45:00Z">
          <w:pPr>
            <w:ind w:firstLineChars="200" w:firstLine="420"/>
          </w:pPr>
        </w:pPrChange>
      </w:pPr>
      <w:ins w:id="3352" w:author="芙兰朵露" w:date="2022-05-22T01:45:00Z">
        <w:r w:rsidRPr="00750B60">
          <w:rPr>
            <w:rFonts w:hint="eastAsia"/>
          </w:rPr>
          <w:t>梅诺</w:t>
        </w:r>
      </w:ins>
      <w:r w:rsidR="00483C78" w:rsidRPr="00750B60">
        <w:rPr>
          <w:rFonts w:hint="eastAsia"/>
        </w:rPr>
        <w:t>比</w:t>
      </w:r>
      <w:proofErr w:type="gramStart"/>
      <w:r w:rsidR="00483C78" w:rsidRPr="00750B60">
        <w:rPr>
          <w:rFonts w:hint="eastAsia"/>
        </w:rPr>
        <w:t>茉茉</w:t>
      </w:r>
      <w:proofErr w:type="gramEnd"/>
      <w:r w:rsidR="00483C78" w:rsidRPr="00750B60">
        <w:rPr>
          <w:rFonts w:hint="eastAsia"/>
        </w:rPr>
        <w:t>更早一步</w:t>
      </w:r>
      <w:del w:id="3353" w:author="芙兰朵露" w:date="2022-05-22T01:45:00Z">
        <w:r w:rsidR="00873996">
          <w:rPr>
            <w:rFonts w:eastAsia="宋体" w:hint="eastAsia"/>
          </w:rPr>
          <w:delText>，</w:delText>
        </w:r>
      </w:del>
      <w:r w:rsidR="00483C78" w:rsidRPr="00750B60">
        <w:rPr>
          <w:rFonts w:hint="eastAsia"/>
        </w:rPr>
        <w:t>顺利入侵</w:t>
      </w:r>
      <w:ins w:id="3354" w:author="芙兰朵露" w:date="2022-05-22T01:45:00Z">
        <w:r w:rsidRPr="00750B60">
          <w:rPr>
            <w:rFonts w:hint="eastAsia"/>
          </w:rPr>
          <w:t>到</w:t>
        </w:r>
      </w:ins>
      <w:r w:rsidR="00483C78" w:rsidRPr="00750B60">
        <w:rPr>
          <w:rFonts w:hint="eastAsia"/>
        </w:rPr>
        <w:t>了圣地的大圣堂</w:t>
      </w:r>
      <w:del w:id="3355" w:author="芙兰朵露" w:date="2022-05-22T01:45:00Z">
        <w:r w:rsidR="00873996">
          <w:rPr>
            <w:rFonts w:eastAsia="宋体" w:hint="eastAsia"/>
          </w:rPr>
          <w:delText>的梅诺</w:delText>
        </w:r>
      </w:del>
      <w:ins w:id="3356" w:author="芙兰朵露" w:date="2022-05-22T01:45:00Z">
        <w:r w:rsidRPr="00750B60">
          <w:rPr>
            <w:rFonts w:hint="eastAsia"/>
          </w:rPr>
          <w:t>，</w:t>
        </w:r>
      </w:ins>
      <w:r w:rsidR="00483C78" w:rsidRPr="00750B60">
        <w:rPr>
          <w:rFonts w:hint="eastAsia"/>
        </w:rPr>
        <w:t>盘腿坐下</w:t>
      </w:r>
      <w:ins w:id="3357" w:author="芙兰朵露" w:date="2022-05-22T01:45:00Z">
        <w:r w:rsidRPr="00750B60">
          <w:rPr>
            <w:rFonts w:hint="eastAsia"/>
          </w:rPr>
          <w:t>道</w:t>
        </w:r>
      </w:ins>
      <w:r w:rsidR="00483C78" w:rsidRPr="00750B60">
        <w:rPr>
          <w:rFonts w:hint="eastAsia"/>
        </w:rPr>
        <w:t>：</w:t>
      </w:r>
    </w:p>
    <w:p w14:paraId="0EE72948" w14:textId="35562D09" w:rsidR="00483C78" w:rsidRPr="00750B60" w:rsidRDefault="00873996" w:rsidP="00483C78">
      <w:pPr>
        <w:pPrChange w:id="3358" w:author="芙兰朵露" w:date="2022-05-22T01:45:00Z">
          <w:pPr>
            <w:ind w:firstLineChars="200" w:firstLine="420"/>
          </w:pPr>
        </w:pPrChange>
      </w:pPr>
      <w:del w:id="3359" w:author="芙兰朵露" w:date="2022-05-22T01:45:00Z">
        <w:r>
          <w:rPr>
            <w:rFonts w:eastAsia="宋体" w:hint="eastAsia"/>
          </w:rPr>
          <w:delText>“那么</w:delText>
        </w:r>
      </w:del>
      <w:ins w:id="3360" w:author="芙兰朵露" w:date="2022-05-22T01:45:00Z">
        <w:r w:rsidR="00483C78" w:rsidRPr="00750B60">
          <w:rPr>
            <w:rFonts w:hint="eastAsia"/>
          </w:rPr>
          <w:t>「</w:t>
        </w:r>
      </w:ins>
      <w:r w:rsidR="00483C78" w:rsidRPr="00750B60">
        <w:rPr>
          <w:rFonts w:hint="eastAsia"/>
        </w:rPr>
        <w:t>再次</w:t>
      </w:r>
      <w:del w:id="3361" w:author="芙兰朵露" w:date="2022-05-22T01:45:00Z">
        <w:r>
          <w:rPr>
            <w:rFonts w:eastAsia="宋体" w:hint="eastAsia"/>
          </w:rPr>
          <w:delText>，</w:delText>
        </w:r>
      </w:del>
      <w:r w:rsidR="00750B60" w:rsidRPr="00750B60">
        <w:rPr>
          <w:rFonts w:hint="eastAsia"/>
        </w:rPr>
        <w:t>对</w:t>
      </w:r>
      <w:r w:rsidR="00483C78" w:rsidRPr="00750B60">
        <w:rPr>
          <w:rFonts w:hint="eastAsia"/>
        </w:rPr>
        <w:t>您的协助表示感谢，『盟主』</w:t>
      </w:r>
      <w:del w:id="3362" w:author="芙兰朵露" w:date="2022-05-22T01:45:00Z">
        <w:r>
          <w:rPr>
            <w:rFonts w:eastAsia="宋体" w:hint="eastAsia"/>
          </w:rPr>
          <w:delText>。”</w:delText>
        </w:r>
      </w:del>
      <w:ins w:id="3363" w:author="芙兰朵露" w:date="2022-05-22T01:45:00Z">
        <w:r w:rsidR="00483C78" w:rsidRPr="00750B60">
          <w:rPr>
            <w:rFonts w:hint="eastAsia"/>
          </w:rPr>
          <w:t>」</w:t>
        </w:r>
      </w:ins>
    </w:p>
    <w:p w14:paraId="55277776" w14:textId="2BF947E4" w:rsidR="00483C78" w:rsidRPr="00750B60" w:rsidRDefault="00873996" w:rsidP="00483C78">
      <w:pPr>
        <w:pPrChange w:id="3364" w:author="芙兰朵露" w:date="2022-05-22T01:45:00Z">
          <w:pPr>
            <w:ind w:firstLineChars="200" w:firstLine="420"/>
          </w:pPr>
        </w:pPrChange>
      </w:pPr>
      <w:del w:id="3365" w:author="芙兰朵露" w:date="2022-05-22T01:45:00Z">
        <w:r>
          <w:rPr>
            <w:rFonts w:eastAsia="宋体" w:hint="eastAsia"/>
          </w:rPr>
          <w:delText>“</w:delText>
        </w:r>
      </w:del>
      <w:ins w:id="3366" w:author="芙兰朵露" w:date="2022-05-22T01:45:00Z">
        <w:r w:rsidR="00483C78" w:rsidRPr="00750B60">
          <w:rPr>
            <w:rFonts w:hint="eastAsia"/>
          </w:rPr>
          <w:t>「</w:t>
        </w:r>
      </w:ins>
      <w:r w:rsidR="00483C78" w:rsidRPr="00750B60">
        <w:rPr>
          <w:rFonts w:hint="eastAsia"/>
        </w:rPr>
        <w:t>哪里</w:t>
      </w:r>
      <w:proofErr w:type="gramStart"/>
      <w:r w:rsidR="00483C78" w:rsidRPr="00750B60">
        <w:rPr>
          <w:rFonts w:hint="eastAsia"/>
        </w:rPr>
        <w:t>哪里</w:t>
      </w:r>
      <w:proofErr w:type="gramEnd"/>
      <w:r w:rsidR="00483C78" w:rsidRPr="00750B60">
        <w:rPr>
          <w:rFonts w:hint="eastAsia"/>
        </w:rPr>
        <w:t>，你可是我旧友的弟子。</w:t>
      </w:r>
      <w:del w:id="3367" w:author="芙兰朵露" w:date="2022-05-22T01:45:00Z">
        <w:r>
          <w:rPr>
            <w:rFonts w:eastAsia="宋体" w:hint="eastAsia"/>
          </w:rPr>
          <w:delText>不在意</w:delText>
        </w:r>
      </w:del>
      <w:ins w:id="3368" w:author="芙兰朵露" w:date="2022-05-22T01:45:00Z">
        <w:r w:rsidR="00750B60" w:rsidRPr="00750B60">
          <w:rPr>
            <w:rFonts w:hint="eastAsia"/>
          </w:rPr>
          <w:t>可以</w:t>
        </w:r>
      </w:ins>
      <w:r w:rsidR="00483C78" w:rsidRPr="00750B60">
        <w:rPr>
          <w:rFonts w:hint="eastAsia"/>
        </w:rPr>
        <w:t>的话就</w:t>
      </w:r>
      <w:del w:id="3369" w:author="芙兰朵露" w:date="2022-05-22T01:45:00Z">
        <w:r>
          <w:rPr>
            <w:rFonts w:eastAsia="宋体" w:hint="eastAsia"/>
          </w:rPr>
          <w:delText>用</w:delText>
        </w:r>
      </w:del>
      <w:ins w:id="3370" w:author="芙兰朵露" w:date="2022-05-22T01:45:00Z">
        <w:r w:rsidR="00750B60" w:rsidRPr="00750B60">
          <w:rPr>
            <w:rFonts w:hint="eastAsia"/>
          </w:rPr>
          <w:t>叫我</w:t>
        </w:r>
      </w:ins>
      <w:r w:rsidR="00483C78" w:rsidRPr="00750B60">
        <w:rPr>
          <w:rFonts w:hint="eastAsia"/>
        </w:rPr>
        <w:t>『卡嘉尔玛大叔』</w:t>
      </w:r>
      <w:del w:id="3371" w:author="芙兰朵露" w:date="2022-05-22T01:45:00Z">
        <w:r>
          <w:rPr>
            <w:rFonts w:eastAsia="宋体" w:hint="eastAsia"/>
          </w:rPr>
          <w:delText>叫我就行了。”</w:delText>
        </w:r>
      </w:del>
      <w:ins w:id="3372" w:author="芙兰朵露" w:date="2022-05-22T01:45:00Z">
        <w:r w:rsidR="00750B60" w:rsidRPr="00750B60">
          <w:rPr>
            <w:rFonts w:hint="eastAsia"/>
          </w:rPr>
          <w:t>吧</w:t>
        </w:r>
        <w:r w:rsidR="00483C78" w:rsidRPr="00750B60">
          <w:rPr>
            <w:rFonts w:hint="eastAsia"/>
          </w:rPr>
          <w:t>」</w:t>
        </w:r>
      </w:ins>
    </w:p>
    <w:p w14:paraId="661ECE92" w14:textId="7BFA0731" w:rsidR="00483C78" w:rsidRPr="00750B60" w:rsidRDefault="00873996" w:rsidP="00483C78">
      <w:pPr>
        <w:pPrChange w:id="3373" w:author="芙兰朵露" w:date="2022-05-22T01:45:00Z">
          <w:pPr>
            <w:ind w:firstLineChars="200" w:firstLine="420"/>
          </w:pPr>
        </w:pPrChange>
      </w:pPr>
      <w:del w:id="3374" w:author="芙兰朵露" w:date="2022-05-22T01:45:00Z">
        <w:r>
          <w:rPr>
            <w:rFonts w:eastAsia="宋体" w:hint="eastAsia"/>
          </w:rPr>
          <w:delText>“</w:delText>
        </w:r>
        <w:r>
          <w:rPr>
            <w:rFonts w:eastAsia="宋体" w:hint="eastAsia"/>
          </w:rPr>
          <w:delText>......</w:delText>
        </w:r>
        <w:r>
          <w:rPr>
            <w:rFonts w:eastAsia="宋体" w:hint="eastAsia"/>
          </w:rPr>
          <w:delText>这</w:delText>
        </w:r>
      </w:del>
      <w:ins w:id="3375" w:author="芙兰朵露" w:date="2022-05-22T01:45:00Z">
        <w:r w:rsidR="00483C78" w:rsidRPr="00750B60">
          <w:rPr>
            <w:rFonts w:hint="eastAsia"/>
          </w:rPr>
          <w:t>「</w:t>
        </w:r>
        <w:r w:rsidR="00675838" w:rsidRPr="00750B60">
          <w:t>……</w:t>
        </w:r>
        <w:r w:rsidR="00750B60" w:rsidRPr="00750B60">
          <w:rPr>
            <w:rFonts w:hint="eastAsia"/>
          </w:rPr>
          <w:t>那</w:t>
        </w:r>
      </w:ins>
      <w:r w:rsidR="00750B60" w:rsidRPr="00750B60">
        <w:rPr>
          <w:rFonts w:hint="eastAsia"/>
        </w:rPr>
        <w:t>还是</w:t>
      </w:r>
      <w:del w:id="3376" w:author="芙兰朵露" w:date="2022-05-22T01:45:00Z">
        <w:r>
          <w:rPr>
            <w:rFonts w:eastAsia="宋体" w:hint="eastAsia"/>
          </w:rPr>
          <w:delText>敬谢不敏。”</w:delText>
        </w:r>
      </w:del>
      <w:ins w:id="3377" w:author="芙兰朵露" w:date="2022-05-22T01:45:00Z">
        <w:r w:rsidR="00750B60" w:rsidRPr="00750B60">
          <w:rPr>
            <w:rFonts w:hint="eastAsia"/>
          </w:rPr>
          <w:t>算了吧</w:t>
        </w:r>
        <w:r w:rsidR="00483C78" w:rsidRPr="00750B60">
          <w:t>」</w:t>
        </w:r>
      </w:ins>
    </w:p>
    <w:p w14:paraId="46E795AC" w14:textId="77777777" w:rsidR="00483C78" w:rsidRPr="00750B60" w:rsidRDefault="00483C78" w:rsidP="00483C78">
      <w:pPr>
        <w:pPrChange w:id="3378" w:author="芙兰朵露" w:date="2022-05-22T01:45:00Z">
          <w:pPr>
            <w:ind w:firstLineChars="200" w:firstLine="420"/>
          </w:pPr>
        </w:pPrChange>
      </w:pPr>
      <w:r w:rsidRPr="00750B60">
        <w:rPr>
          <w:rFonts w:hint="eastAsia"/>
        </w:rPr>
        <w:t>关系太过亲近反而会产生一点微妙的恶感。</w:t>
      </w:r>
    </w:p>
    <w:p w14:paraId="2C4C9939" w14:textId="115FF836" w:rsidR="008F3199" w:rsidRDefault="00483C78" w:rsidP="00483C78">
      <w:pPr>
        <w:rPr>
          <w:ins w:id="3379" w:author="芙兰朵露" w:date="2022-05-22T01:45:00Z"/>
        </w:rPr>
      </w:pPr>
      <w:r w:rsidRPr="00750B60">
        <w:rPr>
          <w:rFonts w:hint="eastAsia"/>
        </w:rPr>
        <w:t>梅诺现在稍微明白当时用着平和的语气埋怨卡嘉尔玛的</w:t>
      </w:r>
      <w:proofErr w:type="gramStart"/>
      <w:r w:rsidRPr="00750B60">
        <w:rPr>
          <w:rFonts w:hint="eastAsia"/>
        </w:rPr>
        <w:t>玛</w:t>
      </w:r>
      <w:proofErr w:type="gramEnd"/>
      <w:r w:rsidRPr="00750B60">
        <w:rPr>
          <w:rFonts w:hint="eastAsia"/>
        </w:rPr>
        <w:t>农的心情。</w:t>
      </w:r>
    </w:p>
    <w:p w14:paraId="29C1F1A1" w14:textId="683D106E" w:rsidR="005937EF" w:rsidRDefault="005937EF" w:rsidP="00483C78">
      <w:pPr>
        <w:pPrChange w:id="3380" w:author="芙兰朵露" w:date="2022-05-22T01:45:00Z">
          <w:pPr>
            <w:ind w:firstLineChars="200" w:firstLine="420"/>
          </w:pPr>
        </w:pPrChange>
      </w:pPr>
      <w:ins w:id="3381" w:author="芙兰朵露" w:date="2022-05-22T01:45:00Z">
        <w:r>
          <w:rPr>
            <w:noProof/>
          </w:rPr>
          <w:drawing>
            <wp:inline distT="0" distB="0" distL="0" distR="0" wp14:anchorId="6EE092E0" wp14:editId="09E9C527">
              <wp:extent cx="5276850" cy="7534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6850" cy="7534275"/>
                      </a:xfrm>
                      <a:prstGeom prst="rect">
                        <a:avLst/>
                      </a:prstGeom>
                      <a:noFill/>
                      <a:ln>
                        <a:noFill/>
                      </a:ln>
                    </pic:spPr>
                  </pic:pic>
                </a:graphicData>
              </a:graphic>
            </wp:inline>
          </w:drawing>
        </w:r>
      </w:ins>
    </w:p>
    <w:sectPr w:rsidR="005937EF">
      <w:headerReference w:type="default" r:id="rId10"/>
      <w:footerReference w:type="default" r:id="rId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9E759" w14:textId="77777777" w:rsidR="008836FF" w:rsidRDefault="008836FF" w:rsidP="00483C78">
      <w:r>
        <w:separator/>
      </w:r>
    </w:p>
  </w:endnote>
  <w:endnote w:type="continuationSeparator" w:id="0">
    <w:p w14:paraId="44FD8852" w14:textId="77777777" w:rsidR="008836FF" w:rsidRDefault="008836FF" w:rsidP="00483C78">
      <w:r>
        <w:continuationSeparator/>
      </w:r>
    </w:p>
  </w:endnote>
  <w:endnote w:type="continuationNotice" w:id="1">
    <w:p w14:paraId="02C12543" w14:textId="77777777" w:rsidR="008836FF" w:rsidRDefault="008836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905AE" w14:textId="77777777" w:rsidR="008836FF" w:rsidRDefault="008836F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672EE" w14:textId="77777777" w:rsidR="008836FF" w:rsidRDefault="008836FF" w:rsidP="00483C78">
      <w:r>
        <w:separator/>
      </w:r>
    </w:p>
  </w:footnote>
  <w:footnote w:type="continuationSeparator" w:id="0">
    <w:p w14:paraId="05839147" w14:textId="77777777" w:rsidR="008836FF" w:rsidRDefault="008836FF" w:rsidP="00483C78">
      <w:r>
        <w:continuationSeparator/>
      </w:r>
    </w:p>
  </w:footnote>
  <w:footnote w:type="continuationNotice" w:id="1">
    <w:p w14:paraId="1B778C15" w14:textId="77777777" w:rsidR="008836FF" w:rsidRDefault="008836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737C5" w14:textId="77777777" w:rsidR="008836FF" w:rsidRDefault="008836FF">
    <w:pPr>
      <w:pStyle w:val="a3"/>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夜 夜">
    <w15:presenceInfo w15:providerId="Windows Live" w15:userId="3fd0191020d69d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proofState w:spelling="clean" w:grammar="clean"/>
  <w:defaultTabStop w:val="420"/>
  <w:characterSpacingControl w:val="doNotCompress"/>
  <w:hdrShapeDefaults>
    <o:shapedefaults v:ext="edit" spidmax="2050">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9E1854"/>
    <w:rsid w:val="00010AAD"/>
    <w:rsid w:val="00020093"/>
    <w:rsid w:val="00021459"/>
    <w:rsid w:val="0006421F"/>
    <w:rsid w:val="0008392B"/>
    <w:rsid w:val="0008554C"/>
    <w:rsid w:val="000A3C5E"/>
    <w:rsid w:val="000C4B61"/>
    <w:rsid w:val="000E21F0"/>
    <w:rsid w:val="000F63BD"/>
    <w:rsid w:val="001051F1"/>
    <w:rsid w:val="00113F22"/>
    <w:rsid w:val="001227D7"/>
    <w:rsid w:val="00123170"/>
    <w:rsid w:val="00156668"/>
    <w:rsid w:val="00166D9E"/>
    <w:rsid w:val="001863AC"/>
    <w:rsid w:val="00186D77"/>
    <w:rsid w:val="001A3C4F"/>
    <w:rsid w:val="001B5469"/>
    <w:rsid w:val="001F303A"/>
    <w:rsid w:val="002002B3"/>
    <w:rsid w:val="00246BDD"/>
    <w:rsid w:val="0025133C"/>
    <w:rsid w:val="00260EF9"/>
    <w:rsid w:val="002617D3"/>
    <w:rsid w:val="00262CA5"/>
    <w:rsid w:val="002C41AB"/>
    <w:rsid w:val="002F0107"/>
    <w:rsid w:val="002F0A4E"/>
    <w:rsid w:val="003123B7"/>
    <w:rsid w:val="0032025D"/>
    <w:rsid w:val="0033178D"/>
    <w:rsid w:val="0037285C"/>
    <w:rsid w:val="003A6980"/>
    <w:rsid w:val="003D2404"/>
    <w:rsid w:val="003D3AE4"/>
    <w:rsid w:val="003F4A18"/>
    <w:rsid w:val="003F75FC"/>
    <w:rsid w:val="004122AC"/>
    <w:rsid w:val="00474111"/>
    <w:rsid w:val="00483C78"/>
    <w:rsid w:val="004867BA"/>
    <w:rsid w:val="00492531"/>
    <w:rsid w:val="004946CD"/>
    <w:rsid w:val="004A6B40"/>
    <w:rsid w:val="004B4F72"/>
    <w:rsid w:val="004B59B9"/>
    <w:rsid w:val="004C70DD"/>
    <w:rsid w:val="004C77D6"/>
    <w:rsid w:val="004D6605"/>
    <w:rsid w:val="004E22D6"/>
    <w:rsid w:val="004E66F3"/>
    <w:rsid w:val="004F011A"/>
    <w:rsid w:val="00503E15"/>
    <w:rsid w:val="00504FEA"/>
    <w:rsid w:val="00513FC8"/>
    <w:rsid w:val="00546FA9"/>
    <w:rsid w:val="00551EF0"/>
    <w:rsid w:val="00557125"/>
    <w:rsid w:val="005733E0"/>
    <w:rsid w:val="00574E81"/>
    <w:rsid w:val="005937EF"/>
    <w:rsid w:val="005D3F6C"/>
    <w:rsid w:val="005D7F44"/>
    <w:rsid w:val="005E0794"/>
    <w:rsid w:val="005E584B"/>
    <w:rsid w:val="005F3927"/>
    <w:rsid w:val="005F396A"/>
    <w:rsid w:val="005F3982"/>
    <w:rsid w:val="005F7FA9"/>
    <w:rsid w:val="0060081C"/>
    <w:rsid w:val="0062768E"/>
    <w:rsid w:val="00634E43"/>
    <w:rsid w:val="006567C1"/>
    <w:rsid w:val="006635EE"/>
    <w:rsid w:val="00675838"/>
    <w:rsid w:val="00694D90"/>
    <w:rsid w:val="006A1E69"/>
    <w:rsid w:val="006C7330"/>
    <w:rsid w:val="006D32D9"/>
    <w:rsid w:val="006D7D51"/>
    <w:rsid w:val="006F116B"/>
    <w:rsid w:val="00701028"/>
    <w:rsid w:val="00710244"/>
    <w:rsid w:val="00725544"/>
    <w:rsid w:val="00732142"/>
    <w:rsid w:val="00736CB8"/>
    <w:rsid w:val="00743069"/>
    <w:rsid w:val="00750B60"/>
    <w:rsid w:val="007518F7"/>
    <w:rsid w:val="007531E7"/>
    <w:rsid w:val="00771862"/>
    <w:rsid w:val="00785BB9"/>
    <w:rsid w:val="007928BA"/>
    <w:rsid w:val="007C4E40"/>
    <w:rsid w:val="008579F3"/>
    <w:rsid w:val="00873996"/>
    <w:rsid w:val="008836FF"/>
    <w:rsid w:val="00893273"/>
    <w:rsid w:val="008B3C45"/>
    <w:rsid w:val="008C5082"/>
    <w:rsid w:val="008C5AF4"/>
    <w:rsid w:val="008E5216"/>
    <w:rsid w:val="008E5620"/>
    <w:rsid w:val="008F3199"/>
    <w:rsid w:val="00901ECB"/>
    <w:rsid w:val="00911947"/>
    <w:rsid w:val="00933F40"/>
    <w:rsid w:val="00947C9A"/>
    <w:rsid w:val="00965526"/>
    <w:rsid w:val="009808C3"/>
    <w:rsid w:val="009B649E"/>
    <w:rsid w:val="009C67CF"/>
    <w:rsid w:val="009C7B89"/>
    <w:rsid w:val="009D0C56"/>
    <w:rsid w:val="009D2B85"/>
    <w:rsid w:val="009D493F"/>
    <w:rsid w:val="009D5CA0"/>
    <w:rsid w:val="009E1854"/>
    <w:rsid w:val="009F7FD1"/>
    <w:rsid w:val="00A01536"/>
    <w:rsid w:val="00A05AAA"/>
    <w:rsid w:val="00A152AE"/>
    <w:rsid w:val="00A35BFA"/>
    <w:rsid w:val="00A37291"/>
    <w:rsid w:val="00A459E3"/>
    <w:rsid w:val="00A548C1"/>
    <w:rsid w:val="00A6171F"/>
    <w:rsid w:val="00A74BE4"/>
    <w:rsid w:val="00A8107A"/>
    <w:rsid w:val="00A97F28"/>
    <w:rsid w:val="00AD6602"/>
    <w:rsid w:val="00B0716B"/>
    <w:rsid w:val="00B079F8"/>
    <w:rsid w:val="00B16C6C"/>
    <w:rsid w:val="00B31EF1"/>
    <w:rsid w:val="00B34ABA"/>
    <w:rsid w:val="00B37939"/>
    <w:rsid w:val="00B56842"/>
    <w:rsid w:val="00B86BD5"/>
    <w:rsid w:val="00B9767A"/>
    <w:rsid w:val="00BA2448"/>
    <w:rsid w:val="00BD4484"/>
    <w:rsid w:val="00BD6154"/>
    <w:rsid w:val="00BE3DEA"/>
    <w:rsid w:val="00C12C1D"/>
    <w:rsid w:val="00C13A64"/>
    <w:rsid w:val="00C26C5E"/>
    <w:rsid w:val="00C50F4D"/>
    <w:rsid w:val="00C51EFD"/>
    <w:rsid w:val="00C608FA"/>
    <w:rsid w:val="00C71C78"/>
    <w:rsid w:val="00C71D36"/>
    <w:rsid w:val="00C82C09"/>
    <w:rsid w:val="00CB107C"/>
    <w:rsid w:val="00CD038D"/>
    <w:rsid w:val="00D03E7D"/>
    <w:rsid w:val="00D13E5F"/>
    <w:rsid w:val="00D34288"/>
    <w:rsid w:val="00D40200"/>
    <w:rsid w:val="00D417F6"/>
    <w:rsid w:val="00D51A9F"/>
    <w:rsid w:val="00D5286B"/>
    <w:rsid w:val="00D53CB9"/>
    <w:rsid w:val="00D85C30"/>
    <w:rsid w:val="00D8796F"/>
    <w:rsid w:val="00DA12F4"/>
    <w:rsid w:val="00DA2029"/>
    <w:rsid w:val="00DB4808"/>
    <w:rsid w:val="00DC3182"/>
    <w:rsid w:val="00DC3D40"/>
    <w:rsid w:val="00DC6449"/>
    <w:rsid w:val="00DD1C0C"/>
    <w:rsid w:val="00DE5C01"/>
    <w:rsid w:val="00E027EA"/>
    <w:rsid w:val="00E04C32"/>
    <w:rsid w:val="00E212EE"/>
    <w:rsid w:val="00E30826"/>
    <w:rsid w:val="00E47A2D"/>
    <w:rsid w:val="00E61217"/>
    <w:rsid w:val="00E6208C"/>
    <w:rsid w:val="00E80DE8"/>
    <w:rsid w:val="00E810E4"/>
    <w:rsid w:val="00E91B0E"/>
    <w:rsid w:val="00E93020"/>
    <w:rsid w:val="00EC6904"/>
    <w:rsid w:val="00EE0484"/>
    <w:rsid w:val="00F02DBC"/>
    <w:rsid w:val="00F07E41"/>
    <w:rsid w:val="00F7097C"/>
    <w:rsid w:val="00F80040"/>
    <w:rsid w:val="00FB3049"/>
    <w:rsid w:val="00FB4E03"/>
    <w:rsid w:val="00FB62CE"/>
    <w:rsid w:val="00FC0AFF"/>
    <w:rsid w:val="00FC5771"/>
    <w:rsid w:val="03C27505"/>
    <w:rsid w:val="080356EE"/>
    <w:rsid w:val="0E7E4127"/>
    <w:rsid w:val="1186692A"/>
    <w:rsid w:val="121956AD"/>
    <w:rsid w:val="15703886"/>
    <w:rsid w:val="17AB7D21"/>
    <w:rsid w:val="1C645580"/>
    <w:rsid w:val="1DFA199B"/>
    <w:rsid w:val="1E4A1173"/>
    <w:rsid w:val="1EB17619"/>
    <w:rsid w:val="22A358AB"/>
    <w:rsid w:val="264601F4"/>
    <w:rsid w:val="28937988"/>
    <w:rsid w:val="2A2F21F1"/>
    <w:rsid w:val="2CBE0722"/>
    <w:rsid w:val="30CA731A"/>
    <w:rsid w:val="33B54370"/>
    <w:rsid w:val="361B5AC7"/>
    <w:rsid w:val="3A7E5F3C"/>
    <w:rsid w:val="3AC40436"/>
    <w:rsid w:val="3B8611C5"/>
    <w:rsid w:val="3D453377"/>
    <w:rsid w:val="40AE43D8"/>
    <w:rsid w:val="40C31998"/>
    <w:rsid w:val="41C27092"/>
    <w:rsid w:val="4973248F"/>
    <w:rsid w:val="4B2132D9"/>
    <w:rsid w:val="4DE94CF9"/>
    <w:rsid w:val="4FD92ADC"/>
    <w:rsid w:val="502B27E0"/>
    <w:rsid w:val="5321753C"/>
    <w:rsid w:val="54796D59"/>
    <w:rsid w:val="55980B3C"/>
    <w:rsid w:val="56FB428B"/>
    <w:rsid w:val="5C3119FD"/>
    <w:rsid w:val="63A04020"/>
    <w:rsid w:val="646327F7"/>
    <w:rsid w:val="65527536"/>
    <w:rsid w:val="66B137AA"/>
    <w:rsid w:val="66C90CF3"/>
    <w:rsid w:val="67C23967"/>
    <w:rsid w:val="68056ED6"/>
    <w:rsid w:val="6B2914C8"/>
    <w:rsid w:val="6B8249B7"/>
    <w:rsid w:val="6F543ACA"/>
    <w:rsid w:val="73716A64"/>
    <w:rsid w:val="781305F4"/>
    <w:rsid w:val="792058BC"/>
    <w:rsid w:val="794D32CC"/>
    <w:rsid w:val="79C91DF0"/>
    <w:rsid w:val="7A896465"/>
    <w:rsid w:val="7B487455"/>
    <w:rsid w:val="7C4B5D64"/>
    <w:rsid w:val="7DD547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0614E38A"/>
  <w15:docId w15:val="{0CDF39BB-02E8-415E-A3E5-AC43371AB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36FF"/>
    <w:pPr>
      <w:widowControl w:val="0"/>
      <w:jc w:val="both"/>
      <w:pPrChange w:id="0" w:author="夜 夜" w:date="2022-05-22T01:45:00Z">
        <w:pPr>
          <w:widowControl w:val="0"/>
          <w:jc w:val="both"/>
        </w:pPr>
      </w:pPrChange>
    </w:pPr>
    <w:rPr>
      <w:rPrChange w:id="0" w:author="夜 夜" w:date="2022-05-22T01:45:00Z">
        <w:rPr>
          <w:rFonts w:asciiTheme="minorHAnsi" w:eastAsiaTheme="minorEastAsia" w:hAnsiTheme="minorHAnsi" w:cstheme="minorBidi"/>
          <w:kern w:val="2"/>
          <w:sz w:val="21"/>
          <w:szCs w:val="24"/>
          <w:lang w:val="en-US" w:eastAsia="zh-CN" w:bidi="ar-SA"/>
        </w:rPr>
      </w:rPrChang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836FF"/>
    <w:pPr>
      <w:tabs>
        <w:tab w:val="center" w:pos="4153"/>
        <w:tab w:val="right" w:pos="8306"/>
      </w:tabs>
      <w:snapToGrid w:val="0"/>
      <w:pPrChange w:id="1" w:author="夜 夜" w:date="2022-05-22T01:45:00Z">
        <w:pPr>
          <w:widowControl w:val="0"/>
          <w:pBdr>
            <w:bottom w:val="single" w:sz="6" w:space="1" w:color="auto"/>
          </w:pBdr>
          <w:tabs>
            <w:tab w:val="center" w:pos="4153"/>
            <w:tab w:val="right" w:pos="8306"/>
          </w:tabs>
          <w:snapToGrid w:val="0"/>
          <w:jc w:val="center"/>
        </w:pPr>
      </w:pPrChange>
    </w:pPr>
    <w:rPr>
      <w:rPrChange w:id="1" w:author="夜 夜" w:date="2022-05-22T01:45:00Z">
        <w:rPr>
          <w:rFonts w:asciiTheme="minorHAnsi" w:eastAsiaTheme="minorEastAsia" w:hAnsiTheme="minorHAnsi" w:cstheme="minorBidi"/>
          <w:kern w:val="2"/>
          <w:sz w:val="18"/>
          <w:szCs w:val="18"/>
          <w:lang w:val="en-US" w:eastAsia="zh-CN" w:bidi="ar-SA"/>
        </w:rPr>
      </w:rPrChange>
    </w:rPr>
  </w:style>
  <w:style w:type="character" w:customStyle="1" w:styleId="a4">
    <w:name w:val="页眉 字符"/>
    <w:basedOn w:val="a0"/>
    <w:link w:val="a3"/>
    <w:rsid w:val="00483C78"/>
  </w:style>
  <w:style w:type="paragraph" w:styleId="a5">
    <w:name w:val="footer"/>
    <w:basedOn w:val="a"/>
    <w:link w:val="a6"/>
    <w:unhideWhenUsed/>
    <w:rsid w:val="008836FF"/>
    <w:pPr>
      <w:tabs>
        <w:tab w:val="center" w:pos="4153"/>
        <w:tab w:val="right" w:pos="8306"/>
      </w:tabs>
      <w:snapToGrid w:val="0"/>
      <w:pPrChange w:id="2" w:author="夜 夜" w:date="2022-05-22T01:45:00Z">
        <w:pPr>
          <w:widowControl w:val="0"/>
          <w:tabs>
            <w:tab w:val="center" w:pos="4153"/>
            <w:tab w:val="right" w:pos="8306"/>
          </w:tabs>
          <w:snapToGrid w:val="0"/>
        </w:pPr>
      </w:pPrChange>
    </w:pPr>
    <w:rPr>
      <w:rPrChange w:id="2" w:author="夜 夜" w:date="2022-05-22T01:45:00Z">
        <w:rPr>
          <w:rFonts w:asciiTheme="minorHAnsi" w:eastAsiaTheme="minorEastAsia" w:hAnsiTheme="minorHAnsi" w:cstheme="minorBidi"/>
          <w:kern w:val="2"/>
          <w:sz w:val="18"/>
          <w:szCs w:val="18"/>
          <w:lang w:val="en-US" w:eastAsia="zh-CN" w:bidi="ar-SA"/>
        </w:rPr>
      </w:rPrChange>
    </w:rPr>
  </w:style>
  <w:style w:type="character" w:customStyle="1" w:styleId="a6">
    <w:name w:val="页脚 字符"/>
    <w:basedOn w:val="a0"/>
    <w:link w:val="a5"/>
    <w:rsid w:val="00483C78"/>
  </w:style>
  <w:style w:type="paragraph" w:styleId="a7">
    <w:name w:val="Normal (Web)"/>
    <w:basedOn w:val="a"/>
    <w:uiPriority w:val="99"/>
    <w:semiHidden/>
    <w:unhideWhenUsed/>
    <w:qFormat/>
    <w:rsid w:val="008836FF"/>
    <w:pPr>
      <w:widowControl/>
      <w:spacing w:before="100" w:beforeAutospacing="1" w:after="100" w:afterAutospacing="1"/>
      <w:jc w:val="left"/>
    </w:pPr>
    <w:rPr>
      <w:rFonts w:ascii="宋体" w:eastAsia="宋体" w:hAnsi="宋体" w:cs="宋体"/>
      <w:kern w:val="0"/>
      <w:sz w:val="24"/>
      <w:szCs w:val="24"/>
    </w:rPr>
  </w:style>
  <w:style w:type="paragraph" w:styleId="a8">
    <w:name w:val="Revision"/>
    <w:hidden/>
    <w:uiPriority w:val="99"/>
    <w:semiHidden/>
    <w:rsid w:val="00883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Pages>
  <Words>4801</Words>
  <Characters>27369</Characters>
  <Application>Microsoft Office Word</Application>
  <DocSecurity>0</DocSecurity>
  <Lines>228</Lines>
  <Paragraphs>64</Paragraphs>
  <ScaleCrop>false</ScaleCrop>
  <Company/>
  <LinksUpToDate>false</LinksUpToDate>
  <CharactersWithSpaces>32106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芙兰朵露</dc:creator>
  <cp:keywords/>
  <dc:description/>
  <cp:lastModifiedBy>夜 夜</cp:lastModifiedBy>
  <cp:revision>1</cp:revision>
  <dcterms:created xsi:type="dcterms:W3CDTF">2022-04-06T04:41:00Z</dcterms:created>
  <dcterms:modified xsi:type="dcterms:W3CDTF">2022-05-21T17:53:00Z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C88DF0F8A3904E27A72A4ED91B15982C</vt:lpwstr>
  </property>
</Properties>
</file>